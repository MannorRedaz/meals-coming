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5.xml" ContentType="application/vnd.openxmlformats-officedocument.wordprocessingml.foot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7D020" w14:textId="77777777" w:rsidR="00A27FAC" w:rsidRDefault="00A27FAC">
      <w:pPr>
        <w:widowControl w:val="0"/>
        <w:jc w:val="both"/>
        <w:rPr>
          <w:szCs w:val="22"/>
        </w:rPr>
      </w:pPr>
      <w:bookmarkStart w:id="0" w:name="_Toc8406342"/>
    </w:p>
    <w:p w14:paraId="2D584F64" w14:textId="77777777" w:rsidR="00A27FAC" w:rsidRDefault="00A27FAC">
      <w:pPr>
        <w:widowControl w:val="0"/>
        <w:jc w:val="center"/>
        <w:rPr>
          <w:szCs w:val="22"/>
        </w:rPr>
      </w:pPr>
    </w:p>
    <w:p w14:paraId="2FEA7B3B" w14:textId="77777777" w:rsidR="00A27FAC" w:rsidRDefault="00A27FAC">
      <w:pPr>
        <w:widowControl w:val="0"/>
        <w:jc w:val="center"/>
        <w:rPr>
          <w:szCs w:val="22"/>
        </w:rPr>
      </w:pPr>
    </w:p>
    <w:p w14:paraId="51866059" w14:textId="77777777" w:rsidR="00A27FAC" w:rsidRDefault="00000000">
      <w:pPr>
        <w:widowControl w:val="0"/>
        <w:jc w:val="center"/>
        <w:rPr>
          <w:szCs w:val="22"/>
        </w:rPr>
      </w:pPr>
      <w:r>
        <w:rPr>
          <w:noProof/>
          <w:szCs w:val="22"/>
        </w:rPr>
        <w:drawing>
          <wp:inline distT="0" distB="0" distL="0" distR="0" wp14:anchorId="436EB2B3" wp14:editId="669D1CA1">
            <wp:extent cx="1727835" cy="1729105"/>
            <wp:effectExtent l="0" t="0" r="5715" b="4445"/>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徽标&#10;&#10;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8000" cy="1729661"/>
                    </a:xfrm>
                    <a:prstGeom prst="rect">
                      <a:avLst/>
                    </a:prstGeom>
                  </pic:spPr>
                </pic:pic>
              </a:graphicData>
            </a:graphic>
          </wp:inline>
        </w:drawing>
      </w:r>
    </w:p>
    <w:p w14:paraId="2B2B0EF9" w14:textId="77777777" w:rsidR="00A27FAC" w:rsidRDefault="00A27FAC">
      <w:pPr>
        <w:widowControl w:val="0"/>
        <w:jc w:val="both"/>
        <w:rPr>
          <w:szCs w:val="22"/>
        </w:rPr>
      </w:pPr>
    </w:p>
    <w:p w14:paraId="2DEA3BBA" w14:textId="77777777" w:rsidR="00A27FAC" w:rsidRDefault="00000000">
      <w:pPr>
        <w:widowControl w:val="0"/>
        <w:spacing w:beforeLines="50" w:before="120" w:afterLines="20" w:after="48"/>
        <w:jc w:val="center"/>
        <w:rPr>
          <w:rFonts w:eastAsia="华文中宋"/>
          <w:sz w:val="48"/>
          <w:szCs w:val="48"/>
        </w:rPr>
      </w:pPr>
      <w:r>
        <w:rPr>
          <w:rFonts w:eastAsia="黑体"/>
          <w:sz w:val="48"/>
          <w:szCs w:val="48"/>
        </w:rPr>
        <w:t>本科毕业论文（设计）</w:t>
      </w:r>
    </w:p>
    <w:p w14:paraId="0225E938" w14:textId="77777777" w:rsidR="00A27FAC" w:rsidRDefault="00000000">
      <w:pPr>
        <w:widowControl w:val="0"/>
        <w:jc w:val="center"/>
        <w:rPr>
          <w:sz w:val="48"/>
          <w:szCs w:val="22"/>
        </w:rPr>
      </w:pPr>
      <w:r>
        <w:rPr>
          <w:rFonts w:eastAsia="黑体" w:hint="eastAsia"/>
          <w:sz w:val="36"/>
          <w:szCs w:val="36"/>
        </w:rPr>
        <w:t>“饭来了”校园外卖平台的设计与实现</w:t>
      </w:r>
    </w:p>
    <w:p w14:paraId="0370C0B8" w14:textId="77777777" w:rsidR="00A27FAC" w:rsidRDefault="00A27FAC">
      <w:pPr>
        <w:widowControl w:val="0"/>
        <w:jc w:val="center"/>
        <w:rPr>
          <w:sz w:val="48"/>
          <w:szCs w:val="22"/>
        </w:rPr>
      </w:pPr>
    </w:p>
    <w:tbl>
      <w:tblPr>
        <w:tblW w:w="0" w:type="auto"/>
        <w:jc w:val="center"/>
        <w:tblLook w:val="04A0" w:firstRow="1" w:lastRow="0" w:firstColumn="1" w:lastColumn="0" w:noHBand="0" w:noVBand="1"/>
      </w:tblPr>
      <w:tblGrid>
        <w:gridCol w:w="1926"/>
        <w:gridCol w:w="564"/>
        <w:gridCol w:w="3461"/>
      </w:tblGrid>
      <w:tr w:rsidR="00A27FAC" w14:paraId="22ED6292" w14:textId="77777777">
        <w:trPr>
          <w:trHeight w:val="634"/>
          <w:jc w:val="center"/>
        </w:trPr>
        <w:tc>
          <w:tcPr>
            <w:tcW w:w="1926" w:type="dxa"/>
            <w:vAlign w:val="bottom"/>
          </w:tcPr>
          <w:p w14:paraId="179E0F3E" w14:textId="77777777" w:rsidR="00A27FAC" w:rsidRDefault="00000000">
            <w:pPr>
              <w:spacing w:line="400" w:lineRule="exact"/>
              <w:jc w:val="center"/>
              <w:rPr>
                <w:rFonts w:eastAsia="黑体"/>
                <w:sz w:val="32"/>
              </w:rPr>
            </w:pPr>
            <w:bookmarkStart w:id="1" w:name="_Hlk102681652"/>
            <w:r>
              <w:rPr>
                <w:rFonts w:eastAsia="黑体"/>
                <w:sz w:val="32"/>
              </w:rPr>
              <w:t>姓</w:t>
            </w:r>
            <w:r>
              <w:rPr>
                <w:rFonts w:eastAsia="黑体"/>
                <w:sz w:val="32"/>
              </w:rPr>
              <w:t xml:space="preserve">    </w:t>
            </w:r>
            <w:r>
              <w:rPr>
                <w:rFonts w:eastAsia="黑体"/>
                <w:sz w:val="32"/>
              </w:rPr>
              <w:t>名：</w:t>
            </w:r>
          </w:p>
        </w:tc>
        <w:tc>
          <w:tcPr>
            <w:tcW w:w="4025" w:type="dxa"/>
            <w:gridSpan w:val="2"/>
            <w:tcBorders>
              <w:top w:val="nil"/>
              <w:left w:val="nil"/>
              <w:bottom w:val="single" w:sz="8" w:space="0" w:color="auto"/>
              <w:right w:val="nil"/>
            </w:tcBorders>
            <w:vAlign w:val="bottom"/>
          </w:tcPr>
          <w:p w14:paraId="25BB7111" w14:textId="77777777" w:rsidR="00A27FAC" w:rsidRDefault="00000000">
            <w:pPr>
              <w:spacing w:line="400" w:lineRule="exact"/>
              <w:jc w:val="center"/>
              <w:rPr>
                <w:sz w:val="32"/>
              </w:rPr>
            </w:pPr>
            <w:r>
              <w:rPr>
                <w:rFonts w:hint="eastAsia"/>
                <w:sz w:val="32"/>
              </w:rPr>
              <w:t>杨自强</w:t>
            </w:r>
          </w:p>
        </w:tc>
      </w:tr>
      <w:tr w:rsidR="00A27FAC" w14:paraId="6F08D62B" w14:textId="77777777">
        <w:trPr>
          <w:trHeight w:val="634"/>
          <w:jc w:val="center"/>
        </w:trPr>
        <w:tc>
          <w:tcPr>
            <w:tcW w:w="1926" w:type="dxa"/>
            <w:vAlign w:val="bottom"/>
          </w:tcPr>
          <w:p w14:paraId="07EB3E84" w14:textId="77777777" w:rsidR="00A27FAC" w:rsidRDefault="00000000">
            <w:pPr>
              <w:spacing w:line="400" w:lineRule="exact"/>
              <w:jc w:val="center"/>
              <w:rPr>
                <w:rFonts w:eastAsia="黑体"/>
                <w:sz w:val="32"/>
              </w:rPr>
            </w:pPr>
            <w:r>
              <w:rPr>
                <w:rFonts w:eastAsia="黑体"/>
                <w:sz w:val="32"/>
              </w:rPr>
              <w:t>学</w:t>
            </w:r>
            <w:r>
              <w:rPr>
                <w:rFonts w:eastAsia="黑体"/>
                <w:sz w:val="32"/>
              </w:rPr>
              <w:t xml:space="preserve">    </w:t>
            </w:r>
            <w:r>
              <w:rPr>
                <w:rFonts w:eastAsia="黑体"/>
                <w:sz w:val="32"/>
              </w:rPr>
              <w:t>号：</w:t>
            </w:r>
          </w:p>
        </w:tc>
        <w:tc>
          <w:tcPr>
            <w:tcW w:w="4025" w:type="dxa"/>
            <w:gridSpan w:val="2"/>
            <w:tcBorders>
              <w:top w:val="single" w:sz="8" w:space="0" w:color="auto"/>
              <w:left w:val="nil"/>
              <w:bottom w:val="single" w:sz="8" w:space="0" w:color="auto"/>
              <w:right w:val="nil"/>
            </w:tcBorders>
            <w:vAlign w:val="bottom"/>
          </w:tcPr>
          <w:p w14:paraId="66CA0403" w14:textId="77777777" w:rsidR="00A27FAC" w:rsidRDefault="00000000">
            <w:pPr>
              <w:spacing w:line="400" w:lineRule="exact"/>
              <w:jc w:val="center"/>
              <w:rPr>
                <w:sz w:val="32"/>
              </w:rPr>
            </w:pPr>
            <w:r>
              <w:rPr>
                <w:sz w:val="32"/>
              </w:rPr>
              <w:t>202</w:t>
            </w:r>
            <w:r>
              <w:rPr>
                <w:rFonts w:hint="eastAsia"/>
                <w:sz w:val="32"/>
              </w:rPr>
              <w:t>110804090</w:t>
            </w:r>
          </w:p>
        </w:tc>
      </w:tr>
      <w:tr w:rsidR="00A27FAC" w14:paraId="499E3C37" w14:textId="77777777">
        <w:trPr>
          <w:trHeight w:val="634"/>
          <w:jc w:val="center"/>
        </w:trPr>
        <w:tc>
          <w:tcPr>
            <w:tcW w:w="1926" w:type="dxa"/>
            <w:vAlign w:val="bottom"/>
          </w:tcPr>
          <w:p w14:paraId="410D2782" w14:textId="77777777" w:rsidR="00A27FAC" w:rsidRDefault="00000000">
            <w:pPr>
              <w:spacing w:line="400" w:lineRule="exact"/>
              <w:jc w:val="center"/>
              <w:rPr>
                <w:rFonts w:eastAsia="黑体"/>
                <w:sz w:val="32"/>
              </w:rPr>
            </w:pPr>
            <w:r>
              <w:rPr>
                <w:rFonts w:eastAsia="黑体"/>
                <w:sz w:val="32"/>
              </w:rPr>
              <w:t>学</w:t>
            </w:r>
            <w:r>
              <w:rPr>
                <w:rFonts w:eastAsia="黑体"/>
                <w:sz w:val="32"/>
              </w:rPr>
              <w:t xml:space="preserve">    </w:t>
            </w:r>
            <w:r>
              <w:rPr>
                <w:rFonts w:eastAsia="黑体"/>
                <w:sz w:val="32"/>
              </w:rPr>
              <w:t>院：</w:t>
            </w:r>
          </w:p>
        </w:tc>
        <w:tc>
          <w:tcPr>
            <w:tcW w:w="4025" w:type="dxa"/>
            <w:gridSpan w:val="2"/>
            <w:tcBorders>
              <w:top w:val="single" w:sz="8" w:space="0" w:color="auto"/>
              <w:left w:val="nil"/>
              <w:bottom w:val="single" w:sz="8" w:space="0" w:color="auto"/>
              <w:right w:val="nil"/>
            </w:tcBorders>
            <w:vAlign w:val="bottom"/>
          </w:tcPr>
          <w:p w14:paraId="30B171AE" w14:textId="77777777" w:rsidR="00A27FAC" w:rsidRDefault="00000000">
            <w:pPr>
              <w:spacing w:line="400" w:lineRule="exact"/>
              <w:jc w:val="center"/>
              <w:rPr>
                <w:sz w:val="32"/>
              </w:rPr>
            </w:pPr>
            <w:r>
              <w:rPr>
                <w:sz w:val="32"/>
              </w:rPr>
              <w:t>数学与计算机学院</w:t>
            </w:r>
          </w:p>
          <w:p w14:paraId="2262F6AE" w14:textId="77777777" w:rsidR="00A27FAC" w:rsidRDefault="00000000">
            <w:pPr>
              <w:spacing w:line="400" w:lineRule="exact"/>
              <w:jc w:val="center"/>
              <w:rPr>
                <w:sz w:val="32"/>
              </w:rPr>
            </w:pPr>
            <w:r>
              <w:rPr>
                <w:sz w:val="32"/>
              </w:rPr>
              <w:t>（大数据学院）</w:t>
            </w:r>
          </w:p>
        </w:tc>
      </w:tr>
      <w:tr w:rsidR="00A27FAC" w14:paraId="5B97D2B4" w14:textId="77777777">
        <w:trPr>
          <w:trHeight w:val="634"/>
          <w:jc w:val="center"/>
        </w:trPr>
        <w:tc>
          <w:tcPr>
            <w:tcW w:w="1926" w:type="dxa"/>
            <w:vAlign w:val="bottom"/>
          </w:tcPr>
          <w:p w14:paraId="5678DD00" w14:textId="77777777" w:rsidR="00A27FAC" w:rsidRDefault="00000000">
            <w:pPr>
              <w:spacing w:line="400" w:lineRule="exact"/>
              <w:jc w:val="center"/>
              <w:rPr>
                <w:rFonts w:eastAsia="黑体"/>
                <w:sz w:val="32"/>
              </w:rPr>
            </w:pPr>
            <w:r>
              <w:rPr>
                <w:rFonts w:eastAsia="黑体"/>
                <w:sz w:val="32"/>
              </w:rPr>
              <w:t>班</w:t>
            </w:r>
            <w:r>
              <w:rPr>
                <w:rFonts w:eastAsia="黑体"/>
                <w:sz w:val="32"/>
              </w:rPr>
              <w:t xml:space="preserve">    </w:t>
            </w:r>
            <w:r>
              <w:rPr>
                <w:rFonts w:eastAsia="黑体"/>
                <w:sz w:val="32"/>
              </w:rPr>
              <w:t>级：</w:t>
            </w:r>
          </w:p>
        </w:tc>
        <w:tc>
          <w:tcPr>
            <w:tcW w:w="4025" w:type="dxa"/>
            <w:gridSpan w:val="2"/>
            <w:tcBorders>
              <w:top w:val="single" w:sz="8" w:space="0" w:color="auto"/>
              <w:left w:val="nil"/>
              <w:bottom w:val="single" w:sz="8" w:space="0" w:color="auto"/>
              <w:right w:val="nil"/>
            </w:tcBorders>
            <w:vAlign w:val="bottom"/>
          </w:tcPr>
          <w:p w14:paraId="75C32CBA" w14:textId="77777777" w:rsidR="00A27FAC" w:rsidRDefault="00000000">
            <w:pPr>
              <w:spacing w:line="400" w:lineRule="exact"/>
              <w:jc w:val="center"/>
              <w:rPr>
                <w:rFonts w:eastAsia="黑体"/>
                <w:sz w:val="32"/>
              </w:rPr>
            </w:pPr>
            <w:r>
              <w:rPr>
                <w:sz w:val="32"/>
              </w:rPr>
              <w:t>202</w:t>
            </w:r>
            <w:r>
              <w:rPr>
                <w:rFonts w:hint="eastAsia"/>
                <w:sz w:val="32"/>
              </w:rPr>
              <w:t>1</w:t>
            </w:r>
            <w:r>
              <w:rPr>
                <w:sz w:val="32"/>
              </w:rPr>
              <w:t>级软件工程本科</w:t>
            </w:r>
            <w:r>
              <w:rPr>
                <w:rFonts w:hint="eastAsia"/>
                <w:sz w:val="32"/>
              </w:rPr>
              <w:t>2</w:t>
            </w:r>
            <w:r>
              <w:rPr>
                <w:sz w:val="32"/>
              </w:rPr>
              <w:t>班</w:t>
            </w:r>
          </w:p>
        </w:tc>
      </w:tr>
      <w:tr w:rsidR="00A27FAC" w14:paraId="7D8421B6" w14:textId="77777777">
        <w:trPr>
          <w:trHeight w:val="634"/>
          <w:jc w:val="center"/>
        </w:trPr>
        <w:tc>
          <w:tcPr>
            <w:tcW w:w="1926" w:type="dxa"/>
            <w:vAlign w:val="bottom"/>
          </w:tcPr>
          <w:p w14:paraId="6A7B3C66" w14:textId="77777777" w:rsidR="00A27FAC" w:rsidRDefault="00000000">
            <w:pPr>
              <w:spacing w:line="400" w:lineRule="exact"/>
              <w:jc w:val="center"/>
              <w:rPr>
                <w:rFonts w:eastAsia="黑体"/>
                <w:sz w:val="32"/>
              </w:rPr>
            </w:pPr>
            <w:r>
              <w:rPr>
                <w:rFonts w:eastAsia="黑体"/>
                <w:sz w:val="32"/>
              </w:rPr>
              <w:t>指导教师：</w:t>
            </w:r>
          </w:p>
        </w:tc>
        <w:tc>
          <w:tcPr>
            <w:tcW w:w="4025" w:type="dxa"/>
            <w:gridSpan w:val="2"/>
            <w:tcBorders>
              <w:top w:val="single" w:sz="8" w:space="0" w:color="auto"/>
              <w:left w:val="nil"/>
              <w:bottom w:val="single" w:sz="8" w:space="0" w:color="auto"/>
              <w:right w:val="nil"/>
            </w:tcBorders>
            <w:vAlign w:val="bottom"/>
          </w:tcPr>
          <w:p w14:paraId="14C8FC4F" w14:textId="77777777" w:rsidR="00A27FAC" w:rsidRDefault="00000000">
            <w:pPr>
              <w:spacing w:line="400" w:lineRule="exact"/>
              <w:jc w:val="center"/>
              <w:rPr>
                <w:sz w:val="32"/>
              </w:rPr>
            </w:pPr>
            <w:r>
              <w:rPr>
                <w:sz w:val="32"/>
              </w:rPr>
              <w:t>兰全祥</w:t>
            </w:r>
            <w:r>
              <w:rPr>
                <w:sz w:val="32"/>
              </w:rPr>
              <w:t xml:space="preserve">   </w:t>
            </w:r>
            <w:r>
              <w:rPr>
                <w:sz w:val="32"/>
              </w:rPr>
              <w:t>讲师</w:t>
            </w:r>
          </w:p>
        </w:tc>
      </w:tr>
      <w:bookmarkEnd w:id="1"/>
      <w:tr w:rsidR="00A27FAC" w14:paraId="5A1411B4" w14:textId="77777777">
        <w:trPr>
          <w:trHeight w:val="634"/>
          <w:jc w:val="center"/>
        </w:trPr>
        <w:tc>
          <w:tcPr>
            <w:tcW w:w="2490" w:type="dxa"/>
            <w:gridSpan w:val="2"/>
            <w:vAlign w:val="bottom"/>
          </w:tcPr>
          <w:p w14:paraId="510E3A1A" w14:textId="77777777" w:rsidR="00A27FAC" w:rsidRDefault="00000000">
            <w:pPr>
              <w:spacing w:line="400" w:lineRule="exact"/>
              <w:jc w:val="center"/>
              <w:rPr>
                <w:rFonts w:eastAsia="黑体"/>
                <w:sz w:val="32"/>
              </w:rPr>
            </w:pPr>
            <w:r>
              <w:rPr>
                <w:rFonts w:eastAsia="黑体" w:hint="eastAsia"/>
                <w:sz w:val="32"/>
              </w:rPr>
              <w:t>校外</w:t>
            </w:r>
            <w:r>
              <w:rPr>
                <w:rFonts w:eastAsia="黑体"/>
                <w:sz w:val="32"/>
              </w:rPr>
              <w:t>指导教师：</w:t>
            </w:r>
          </w:p>
        </w:tc>
        <w:tc>
          <w:tcPr>
            <w:tcW w:w="3461" w:type="dxa"/>
            <w:tcBorders>
              <w:top w:val="single" w:sz="8" w:space="0" w:color="auto"/>
              <w:left w:val="nil"/>
              <w:bottom w:val="single" w:sz="8" w:space="0" w:color="auto"/>
              <w:right w:val="nil"/>
            </w:tcBorders>
            <w:vAlign w:val="bottom"/>
          </w:tcPr>
          <w:p w14:paraId="29D7E25F" w14:textId="77777777" w:rsidR="00A27FAC" w:rsidRDefault="00000000">
            <w:pPr>
              <w:spacing w:line="400" w:lineRule="exact"/>
              <w:ind w:firstLineChars="100" w:firstLine="320"/>
              <w:rPr>
                <w:sz w:val="32"/>
              </w:rPr>
            </w:pPr>
            <w:r>
              <w:rPr>
                <w:rFonts w:hint="eastAsia"/>
                <w:sz w:val="32"/>
              </w:rPr>
              <w:t>李磊</w:t>
            </w:r>
            <w:r>
              <w:rPr>
                <w:rFonts w:hint="eastAsia"/>
                <w:sz w:val="32"/>
              </w:rPr>
              <w:t xml:space="preserve">  </w:t>
            </w:r>
            <w:r>
              <w:rPr>
                <w:rFonts w:hint="eastAsia"/>
                <w:sz w:val="32"/>
              </w:rPr>
              <w:t>软件工程师</w:t>
            </w:r>
          </w:p>
        </w:tc>
      </w:tr>
    </w:tbl>
    <w:p w14:paraId="4EF81343" w14:textId="77777777" w:rsidR="00A27FAC" w:rsidRDefault="00A27FAC">
      <w:pPr>
        <w:widowControl w:val="0"/>
        <w:tabs>
          <w:tab w:val="center" w:pos="4252"/>
          <w:tab w:val="left" w:pos="5775"/>
        </w:tabs>
        <w:spacing w:before="240"/>
        <w:rPr>
          <w:rFonts w:eastAsia="黑体"/>
          <w:sz w:val="32"/>
          <w:szCs w:val="32"/>
        </w:rPr>
      </w:pPr>
    </w:p>
    <w:p w14:paraId="1E07C842" w14:textId="77777777" w:rsidR="00A27FAC" w:rsidRDefault="00A27FAC">
      <w:pPr>
        <w:widowControl w:val="0"/>
        <w:tabs>
          <w:tab w:val="center" w:pos="4252"/>
          <w:tab w:val="left" w:pos="5775"/>
        </w:tabs>
        <w:spacing w:before="240"/>
        <w:rPr>
          <w:rFonts w:eastAsia="黑体"/>
          <w:sz w:val="32"/>
          <w:szCs w:val="32"/>
        </w:rPr>
      </w:pPr>
    </w:p>
    <w:p w14:paraId="2B9A5A6E" w14:textId="77777777" w:rsidR="00A27FAC" w:rsidRDefault="00A27FAC">
      <w:pPr>
        <w:widowControl w:val="0"/>
        <w:tabs>
          <w:tab w:val="center" w:pos="4252"/>
          <w:tab w:val="left" w:pos="5775"/>
        </w:tabs>
        <w:spacing w:before="240"/>
        <w:rPr>
          <w:rFonts w:eastAsia="黑体"/>
          <w:sz w:val="32"/>
          <w:szCs w:val="32"/>
        </w:rPr>
      </w:pPr>
    </w:p>
    <w:p w14:paraId="5B8BE841" w14:textId="77777777" w:rsidR="00A27FAC" w:rsidRDefault="00000000">
      <w:pPr>
        <w:widowControl w:val="0"/>
        <w:tabs>
          <w:tab w:val="center" w:pos="4252"/>
          <w:tab w:val="left" w:pos="5775"/>
        </w:tabs>
        <w:spacing w:line="360" w:lineRule="auto"/>
        <w:jc w:val="center"/>
        <w:rPr>
          <w:rFonts w:eastAsia="黑体"/>
          <w:sz w:val="30"/>
          <w:szCs w:val="30"/>
        </w:rPr>
      </w:pPr>
      <w:r>
        <w:rPr>
          <w:rFonts w:eastAsia="黑体"/>
          <w:sz w:val="30"/>
          <w:szCs w:val="30"/>
        </w:rPr>
        <w:t>攀枝花学院</w:t>
      </w:r>
    </w:p>
    <w:p w14:paraId="2159EB98" w14:textId="77777777" w:rsidR="00A27FAC" w:rsidRDefault="00000000">
      <w:pPr>
        <w:widowControl w:val="0"/>
        <w:tabs>
          <w:tab w:val="center" w:pos="4252"/>
          <w:tab w:val="left" w:pos="5775"/>
        </w:tabs>
        <w:spacing w:line="360" w:lineRule="auto"/>
        <w:jc w:val="center"/>
        <w:rPr>
          <w:rFonts w:eastAsia="黑体"/>
          <w:sz w:val="32"/>
          <w:szCs w:val="32"/>
        </w:rPr>
      </w:pPr>
      <w:r>
        <w:rPr>
          <w:rFonts w:eastAsia="黑体"/>
          <w:sz w:val="32"/>
          <w:szCs w:val="32"/>
        </w:rPr>
        <w:t>二〇二</w:t>
      </w:r>
      <w:r>
        <w:rPr>
          <w:rFonts w:eastAsia="黑体" w:hint="eastAsia"/>
          <w:sz w:val="32"/>
          <w:szCs w:val="32"/>
        </w:rPr>
        <w:t>五</w:t>
      </w:r>
      <w:r>
        <w:rPr>
          <w:rFonts w:eastAsia="黑体"/>
          <w:sz w:val="32"/>
          <w:szCs w:val="32"/>
        </w:rPr>
        <w:t>年六月</w:t>
      </w:r>
    </w:p>
    <w:p w14:paraId="11AFE1DD" w14:textId="77777777" w:rsidR="00A27FAC" w:rsidRDefault="00A27FAC">
      <w:pPr>
        <w:ind w:firstLine="640"/>
        <w:jc w:val="center"/>
        <w:rPr>
          <w:rFonts w:eastAsia="黑体"/>
          <w:sz w:val="32"/>
          <w:szCs w:val="32"/>
        </w:rPr>
        <w:sectPr w:rsidR="00A27FAC">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418" w:left="1701" w:header="851" w:footer="992" w:gutter="0"/>
          <w:cols w:space="425"/>
          <w:docGrid w:linePitch="326"/>
        </w:sectPr>
      </w:pPr>
    </w:p>
    <w:p w14:paraId="2378A53E" w14:textId="77777777" w:rsidR="00A27FAC" w:rsidRDefault="00A27FAC">
      <w:pPr>
        <w:jc w:val="both"/>
        <w:rPr>
          <w:rFonts w:eastAsia="黑体"/>
          <w:sz w:val="32"/>
          <w:szCs w:val="32"/>
        </w:rPr>
        <w:sectPr w:rsidR="00A27FAC">
          <w:type w:val="continuous"/>
          <w:pgSz w:w="11906" w:h="16838"/>
          <w:pgMar w:top="1701" w:right="1701" w:bottom="1418" w:left="1701" w:header="851" w:footer="992" w:gutter="0"/>
          <w:cols w:space="425"/>
          <w:docGrid w:linePitch="326"/>
        </w:sectPr>
      </w:pPr>
    </w:p>
    <w:p w14:paraId="0EE76801" w14:textId="77777777" w:rsidR="00A27FAC" w:rsidRDefault="00A27FAC">
      <w:pPr>
        <w:kinsoku w:val="0"/>
        <w:autoSpaceDE w:val="0"/>
        <w:autoSpaceDN w:val="0"/>
        <w:adjustRightInd w:val="0"/>
        <w:snapToGrid w:val="0"/>
        <w:spacing w:line="286" w:lineRule="auto"/>
        <w:textAlignment w:val="baseline"/>
        <w:rPr>
          <w:rFonts w:ascii="Arial" w:eastAsia="Arial" w:hAnsi="Arial" w:cs="Arial"/>
          <w:snapToGrid w:val="0"/>
          <w:color w:val="000000"/>
          <w:kern w:val="0"/>
          <w:szCs w:val="21"/>
        </w:rPr>
      </w:pPr>
    </w:p>
    <w:p w14:paraId="5E8DA55C" w14:textId="77777777" w:rsidR="00A27FAC" w:rsidRDefault="00A27FAC">
      <w:pPr>
        <w:kinsoku w:val="0"/>
        <w:autoSpaceDE w:val="0"/>
        <w:autoSpaceDN w:val="0"/>
        <w:adjustRightInd w:val="0"/>
        <w:snapToGrid w:val="0"/>
        <w:spacing w:line="286" w:lineRule="auto"/>
        <w:textAlignment w:val="baseline"/>
        <w:rPr>
          <w:rFonts w:ascii="Arial" w:eastAsia="Arial" w:hAnsi="Arial" w:cs="Arial"/>
          <w:snapToGrid w:val="0"/>
          <w:color w:val="000000"/>
          <w:kern w:val="0"/>
          <w:szCs w:val="21"/>
        </w:rPr>
      </w:pPr>
    </w:p>
    <w:p w14:paraId="7B0DA0B2" w14:textId="77777777" w:rsidR="00A27FAC" w:rsidRDefault="00000000">
      <w:pPr>
        <w:kinsoku w:val="0"/>
        <w:autoSpaceDE w:val="0"/>
        <w:autoSpaceDN w:val="0"/>
        <w:adjustRightInd w:val="0"/>
        <w:snapToGrid w:val="0"/>
        <w:spacing w:before="107" w:line="218" w:lineRule="auto"/>
        <w:ind w:left="556"/>
        <w:textAlignment w:val="baseline"/>
        <w:rPr>
          <w:rFonts w:ascii="仿宋" w:eastAsia="仿宋" w:hAnsi="仿宋" w:cs="仿宋" w:hint="eastAsia"/>
          <w:snapToGrid w:val="0"/>
          <w:color w:val="000000"/>
          <w:kern w:val="0"/>
          <w:sz w:val="33"/>
          <w:szCs w:val="33"/>
        </w:rPr>
      </w:pPr>
      <w:r>
        <w:rPr>
          <w:rFonts w:ascii="仿宋" w:eastAsia="仿宋" w:hAnsi="仿宋" w:cs="仿宋"/>
          <w:b/>
          <w:bCs/>
          <w:snapToGrid w:val="0"/>
          <w:color w:val="000000"/>
          <w:kern w:val="0"/>
          <w:sz w:val="33"/>
          <w:szCs w:val="33"/>
        </w:rPr>
        <w:t>攀枝花学院毕业论文(设计)学位论文原创性声明</w:t>
      </w:r>
    </w:p>
    <w:p w14:paraId="54DACA8B" w14:textId="77777777" w:rsidR="00A27FAC" w:rsidRDefault="00A27FAC">
      <w:pPr>
        <w:kinsoku w:val="0"/>
        <w:autoSpaceDE w:val="0"/>
        <w:autoSpaceDN w:val="0"/>
        <w:adjustRightInd w:val="0"/>
        <w:snapToGrid w:val="0"/>
        <w:spacing w:line="282" w:lineRule="auto"/>
        <w:textAlignment w:val="baseline"/>
        <w:rPr>
          <w:rFonts w:ascii="Arial" w:eastAsia="Arial" w:hAnsi="Arial" w:cs="Arial"/>
          <w:snapToGrid w:val="0"/>
          <w:color w:val="000000"/>
          <w:kern w:val="0"/>
          <w:szCs w:val="21"/>
        </w:rPr>
      </w:pPr>
    </w:p>
    <w:p w14:paraId="68991654" w14:textId="77777777" w:rsidR="00A27FAC" w:rsidRDefault="00A27FAC">
      <w:pPr>
        <w:kinsoku w:val="0"/>
        <w:autoSpaceDE w:val="0"/>
        <w:autoSpaceDN w:val="0"/>
        <w:adjustRightInd w:val="0"/>
        <w:snapToGrid w:val="0"/>
        <w:spacing w:line="282" w:lineRule="auto"/>
        <w:textAlignment w:val="baseline"/>
        <w:rPr>
          <w:rFonts w:ascii="Arial" w:eastAsia="Arial" w:hAnsi="Arial" w:cs="Arial"/>
          <w:snapToGrid w:val="0"/>
          <w:color w:val="000000"/>
          <w:kern w:val="0"/>
          <w:szCs w:val="21"/>
        </w:rPr>
      </w:pPr>
    </w:p>
    <w:p w14:paraId="53FA7A91" w14:textId="77777777" w:rsidR="00A27FAC" w:rsidRDefault="00000000">
      <w:pPr>
        <w:kinsoku w:val="0"/>
        <w:autoSpaceDE w:val="0"/>
        <w:autoSpaceDN w:val="0"/>
        <w:adjustRightInd w:val="0"/>
        <w:snapToGrid w:val="0"/>
        <w:spacing w:before="94" w:line="314" w:lineRule="auto"/>
        <w:ind w:left="283" w:right="523" w:firstLine="570"/>
        <w:jc w:val="both"/>
        <w:textAlignment w:val="baseline"/>
        <w:rPr>
          <w:rFonts w:ascii="仿宋" w:eastAsia="仿宋" w:hAnsi="仿宋" w:cs="仿宋" w:hint="eastAsia"/>
          <w:snapToGrid w:val="0"/>
          <w:color w:val="000000"/>
          <w:kern w:val="0"/>
          <w:sz w:val="29"/>
          <w:szCs w:val="29"/>
        </w:rPr>
      </w:pPr>
      <w:r>
        <w:rPr>
          <w:rFonts w:ascii="仿宋" w:eastAsia="仿宋" w:hAnsi="仿宋" w:cs="仿宋"/>
          <w:snapToGrid w:val="0"/>
          <w:color w:val="000000"/>
          <w:spacing w:val="-6"/>
          <w:kern w:val="0"/>
          <w:sz w:val="29"/>
          <w:szCs w:val="29"/>
        </w:rPr>
        <w:t>本人声明所呈交的学位论文《</w:t>
      </w:r>
      <w:r>
        <w:rPr>
          <w:rFonts w:ascii="仿宋" w:eastAsia="仿宋" w:hAnsi="仿宋" w:cs="仿宋" w:hint="eastAsia"/>
          <w:snapToGrid w:val="0"/>
          <w:color w:val="000000"/>
          <w:spacing w:val="-6"/>
          <w:kern w:val="0"/>
          <w:sz w:val="29"/>
          <w:szCs w:val="29"/>
        </w:rPr>
        <w:t>“饭来了”校园外卖平台的设计与实现</w:t>
      </w:r>
      <w:r>
        <w:rPr>
          <w:rFonts w:ascii="仿宋" w:eastAsia="仿宋" w:hAnsi="仿宋" w:cs="仿宋"/>
          <w:snapToGrid w:val="0"/>
          <w:color w:val="000000"/>
          <w:spacing w:val="-6"/>
          <w:kern w:val="0"/>
          <w:sz w:val="29"/>
          <w:szCs w:val="29"/>
        </w:rPr>
        <w:t>》,是本人在导师</w:t>
      </w:r>
      <w:r>
        <w:rPr>
          <w:rFonts w:ascii="仿宋" w:eastAsia="仿宋" w:hAnsi="仿宋" w:cs="仿宋"/>
          <w:snapToGrid w:val="0"/>
          <w:color w:val="000000"/>
          <w:spacing w:val="-13"/>
          <w:kern w:val="0"/>
          <w:sz w:val="29"/>
          <w:szCs w:val="29"/>
        </w:rPr>
        <w:t>的指导下，独立进行研究取得的成果。除文中已经注明引用的内容外，本论文不含任何其他个人或集体已经发表或撰写过的</w:t>
      </w:r>
      <w:r>
        <w:rPr>
          <w:rFonts w:ascii="仿宋" w:eastAsia="仿宋" w:hAnsi="仿宋" w:cs="仿宋"/>
          <w:snapToGrid w:val="0"/>
          <w:color w:val="000000"/>
          <w:spacing w:val="-12"/>
          <w:kern w:val="0"/>
          <w:sz w:val="29"/>
          <w:szCs w:val="29"/>
        </w:rPr>
        <w:t>作品成果。对本文的研究做出贡献的个人和集体，均已在文中</w:t>
      </w:r>
      <w:r>
        <w:rPr>
          <w:rFonts w:ascii="仿宋" w:eastAsia="仿宋" w:hAnsi="仿宋" w:cs="仿宋"/>
          <w:snapToGrid w:val="0"/>
          <w:color w:val="000000"/>
          <w:spacing w:val="-11"/>
          <w:kern w:val="0"/>
          <w:sz w:val="29"/>
          <w:szCs w:val="29"/>
        </w:rPr>
        <w:t>以明确方式标明。本人完全意识到本声明的法律后</w:t>
      </w:r>
      <w:r>
        <w:rPr>
          <w:rFonts w:ascii="仿宋" w:eastAsia="仿宋" w:hAnsi="仿宋" w:cs="仿宋"/>
          <w:snapToGrid w:val="0"/>
          <w:color w:val="000000"/>
          <w:spacing w:val="-12"/>
          <w:kern w:val="0"/>
          <w:sz w:val="29"/>
          <w:szCs w:val="29"/>
        </w:rPr>
        <w:t>果，并承诺</w:t>
      </w:r>
      <w:r>
        <w:rPr>
          <w:rFonts w:ascii="仿宋" w:eastAsia="仿宋" w:hAnsi="仿宋" w:cs="仿宋"/>
          <w:snapToGrid w:val="0"/>
          <w:color w:val="000000"/>
          <w:spacing w:val="-10"/>
          <w:kern w:val="0"/>
          <w:sz w:val="29"/>
          <w:szCs w:val="29"/>
        </w:rPr>
        <w:t>因本声明而产生的法律结果由本人承担。</w:t>
      </w:r>
    </w:p>
    <w:p w14:paraId="4B3CF5A6" w14:textId="77777777" w:rsidR="00A27FAC" w:rsidRDefault="00A27FAC">
      <w:pPr>
        <w:kinsoku w:val="0"/>
        <w:autoSpaceDE w:val="0"/>
        <w:autoSpaceDN w:val="0"/>
        <w:adjustRightInd w:val="0"/>
        <w:snapToGrid w:val="0"/>
        <w:spacing w:line="396" w:lineRule="auto"/>
        <w:textAlignment w:val="baseline"/>
        <w:rPr>
          <w:rFonts w:ascii="Arial" w:eastAsia="Arial" w:hAnsi="Arial" w:cs="Arial"/>
          <w:snapToGrid w:val="0"/>
          <w:color w:val="000000"/>
          <w:kern w:val="0"/>
          <w:szCs w:val="21"/>
        </w:rPr>
      </w:pPr>
    </w:p>
    <w:p w14:paraId="7CA8CD7F" w14:textId="77777777" w:rsidR="00A27FAC" w:rsidRDefault="00000000">
      <w:pPr>
        <w:kinsoku w:val="0"/>
        <w:autoSpaceDE w:val="0"/>
        <w:autoSpaceDN w:val="0"/>
        <w:adjustRightInd w:val="0"/>
        <w:snapToGrid w:val="0"/>
        <w:spacing w:before="107" w:line="227" w:lineRule="auto"/>
        <w:ind w:left="283"/>
        <w:textAlignment w:val="baseline"/>
        <w:rPr>
          <w:rFonts w:ascii="仿宋" w:eastAsia="仿宋" w:hAnsi="仿宋" w:cs="仿宋" w:hint="eastAsia"/>
          <w:snapToGrid w:val="0"/>
          <w:color w:val="000000"/>
          <w:kern w:val="0"/>
          <w:sz w:val="33"/>
          <w:szCs w:val="33"/>
        </w:rPr>
      </w:pPr>
      <w:r>
        <w:rPr>
          <w:rFonts w:ascii="仿宋" w:eastAsia="仿宋" w:hAnsi="仿宋" w:cs="仿宋"/>
          <w:snapToGrid w:val="0"/>
          <w:color w:val="000000"/>
          <w:spacing w:val="-12"/>
          <w:kern w:val="0"/>
          <w:sz w:val="29"/>
          <w:szCs w:val="29"/>
        </w:rPr>
        <w:t>论文作者签名：</w:t>
      </w:r>
      <w:r>
        <w:rPr>
          <w:noProof/>
          <w:u w:val="single"/>
        </w:rPr>
        <w:drawing>
          <wp:inline distT="0" distB="0" distL="0" distR="0" wp14:anchorId="08CA622F" wp14:editId="572560CA">
            <wp:extent cx="1073150" cy="457200"/>
            <wp:effectExtent l="0" t="0" r="0" b="0"/>
            <wp:docPr id="549284286"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4286" name="图片 3" descr="文本&#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rot="505798">
                      <a:off x="0" y="0"/>
                      <a:ext cx="1073150" cy="457200"/>
                    </a:xfrm>
                    <a:prstGeom prst="rect">
                      <a:avLst/>
                    </a:prstGeom>
                    <a:noFill/>
                    <a:ln>
                      <a:noFill/>
                    </a:ln>
                  </pic:spPr>
                </pic:pic>
              </a:graphicData>
            </a:graphic>
          </wp:inline>
        </w:drawing>
      </w:r>
      <w:r>
        <w:rPr>
          <w:rFonts w:ascii="仿宋" w:eastAsia="仿宋" w:hAnsi="仿宋" w:cs="仿宋"/>
          <w:snapToGrid w:val="0"/>
          <w:color w:val="000000"/>
          <w:spacing w:val="-12"/>
          <w:kern w:val="0"/>
          <w:sz w:val="29"/>
          <w:szCs w:val="29"/>
        </w:rPr>
        <w:t xml:space="preserve">   日期：</w:t>
      </w:r>
      <w:r>
        <w:rPr>
          <w:rFonts w:ascii="仿宋" w:eastAsia="仿宋" w:hAnsi="仿宋" w:cs="仿宋"/>
          <w:snapToGrid w:val="0"/>
          <w:color w:val="000000"/>
          <w:spacing w:val="35"/>
          <w:kern w:val="0"/>
          <w:sz w:val="29"/>
          <w:szCs w:val="29"/>
          <w:u w:val="single"/>
        </w:rPr>
        <w:t xml:space="preserve">    </w:t>
      </w:r>
      <w:r>
        <w:rPr>
          <w:rFonts w:ascii="仿宋" w:eastAsia="仿宋" w:hAnsi="仿宋" w:cs="仿宋"/>
          <w:snapToGrid w:val="0"/>
          <w:color w:val="000000"/>
          <w:spacing w:val="-12"/>
          <w:kern w:val="0"/>
          <w:sz w:val="33"/>
          <w:szCs w:val="33"/>
        </w:rPr>
        <w:t>年</w:t>
      </w:r>
      <w:r>
        <w:rPr>
          <w:rFonts w:ascii="仿宋" w:eastAsia="仿宋" w:hAnsi="仿宋" w:cs="仿宋"/>
          <w:snapToGrid w:val="0"/>
          <w:color w:val="000000"/>
          <w:spacing w:val="35"/>
          <w:kern w:val="0"/>
          <w:sz w:val="29"/>
          <w:szCs w:val="29"/>
          <w:u w:val="single"/>
        </w:rPr>
        <w:t xml:space="preserve">  </w:t>
      </w:r>
      <w:r>
        <w:rPr>
          <w:rFonts w:ascii="仿宋" w:eastAsia="仿宋" w:hAnsi="仿宋" w:cs="仿宋" w:hint="eastAsia"/>
          <w:snapToGrid w:val="0"/>
          <w:color w:val="000000"/>
          <w:spacing w:val="35"/>
          <w:kern w:val="0"/>
          <w:sz w:val="29"/>
          <w:szCs w:val="29"/>
          <w:u w:val="single"/>
        </w:rPr>
        <w:t xml:space="preserve"> </w:t>
      </w:r>
      <w:r>
        <w:rPr>
          <w:rFonts w:ascii="仿宋" w:eastAsia="仿宋" w:hAnsi="仿宋" w:cs="仿宋"/>
          <w:snapToGrid w:val="0"/>
          <w:color w:val="000000"/>
          <w:spacing w:val="35"/>
          <w:kern w:val="0"/>
          <w:sz w:val="29"/>
          <w:szCs w:val="29"/>
          <w:u w:val="single"/>
        </w:rPr>
        <w:t xml:space="preserve"> </w:t>
      </w:r>
      <w:r>
        <w:rPr>
          <w:rFonts w:ascii="仿宋" w:eastAsia="仿宋" w:hAnsi="仿宋" w:cs="仿宋"/>
          <w:snapToGrid w:val="0"/>
          <w:color w:val="000000"/>
          <w:spacing w:val="-12"/>
          <w:kern w:val="0"/>
          <w:sz w:val="33"/>
          <w:szCs w:val="33"/>
        </w:rPr>
        <w:t>月</w:t>
      </w:r>
      <w:r>
        <w:rPr>
          <w:rFonts w:ascii="仿宋" w:eastAsia="仿宋" w:hAnsi="仿宋" w:cs="仿宋"/>
          <w:snapToGrid w:val="0"/>
          <w:color w:val="000000"/>
          <w:spacing w:val="35"/>
          <w:kern w:val="0"/>
          <w:sz w:val="29"/>
          <w:szCs w:val="29"/>
          <w:u w:val="single"/>
        </w:rPr>
        <w:t xml:space="preserve">    </w:t>
      </w:r>
      <w:r>
        <w:rPr>
          <w:rFonts w:ascii="仿宋" w:eastAsia="仿宋" w:hAnsi="仿宋" w:cs="仿宋"/>
          <w:snapToGrid w:val="0"/>
          <w:color w:val="000000"/>
          <w:spacing w:val="-12"/>
          <w:kern w:val="0"/>
          <w:position w:val="-1"/>
          <w:sz w:val="33"/>
          <w:szCs w:val="33"/>
        </w:rPr>
        <w:t>日</w:t>
      </w:r>
    </w:p>
    <w:p w14:paraId="72E08C6D" w14:textId="77777777" w:rsidR="00A27FAC" w:rsidRDefault="00A27FAC">
      <w:pPr>
        <w:kinsoku w:val="0"/>
        <w:autoSpaceDE w:val="0"/>
        <w:autoSpaceDN w:val="0"/>
        <w:adjustRightInd w:val="0"/>
        <w:snapToGrid w:val="0"/>
        <w:spacing w:line="241" w:lineRule="auto"/>
        <w:textAlignment w:val="baseline"/>
        <w:rPr>
          <w:rFonts w:ascii="Arial" w:eastAsia="Arial" w:hAnsi="Arial" w:cs="Arial"/>
          <w:snapToGrid w:val="0"/>
          <w:color w:val="000000"/>
          <w:kern w:val="0"/>
          <w:szCs w:val="21"/>
        </w:rPr>
      </w:pPr>
    </w:p>
    <w:p w14:paraId="2B782537" w14:textId="77777777" w:rsidR="00A27FAC" w:rsidRDefault="00A27FAC">
      <w:pPr>
        <w:kinsoku w:val="0"/>
        <w:autoSpaceDE w:val="0"/>
        <w:autoSpaceDN w:val="0"/>
        <w:adjustRightInd w:val="0"/>
        <w:snapToGrid w:val="0"/>
        <w:spacing w:line="241" w:lineRule="auto"/>
        <w:textAlignment w:val="baseline"/>
        <w:rPr>
          <w:rFonts w:ascii="Arial" w:eastAsia="Arial" w:hAnsi="Arial" w:cs="Arial"/>
          <w:snapToGrid w:val="0"/>
          <w:color w:val="000000"/>
          <w:kern w:val="0"/>
          <w:szCs w:val="21"/>
        </w:rPr>
      </w:pPr>
    </w:p>
    <w:p w14:paraId="3B386CF2" w14:textId="77777777" w:rsidR="00A27FAC" w:rsidRDefault="00A27FAC">
      <w:pPr>
        <w:kinsoku w:val="0"/>
        <w:autoSpaceDE w:val="0"/>
        <w:autoSpaceDN w:val="0"/>
        <w:adjustRightInd w:val="0"/>
        <w:snapToGrid w:val="0"/>
        <w:spacing w:line="242" w:lineRule="auto"/>
        <w:textAlignment w:val="baseline"/>
        <w:rPr>
          <w:rFonts w:ascii="Arial" w:eastAsia="Arial" w:hAnsi="Arial" w:cs="Arial"/>
          <w:snapToGrid w:val="0"/>
          <w:color w:val="000000"/>
          <w:kern w:val="0"/>
          <w:szCs w:val="21"/>
        </w:rPr>
      </w:pPr>
    </w:p>
    <w:p w14:paraId="7EB86211" w14:textId="77777777" w:rsidR="00A27FAC" w:rsidRDefault="00A27FAC">
      <w:pPr>
        <w:kinsoku w:val="0"/>
        <w:autoSpaceDE w:val="0"/>
        <w:autoSpaceDN w:val="0"/>
        <w:adjustRightInd w:val="0"/>
        <w:snapToGrid w:val="0"/>
        <w:spacing w:line="242" w:lineRule="auto"/>
        <w:textAlignment w:val="baseline"/>
        <w:rPr>
          <w:rFonts w:ascii="Arial" w:eastAsia="Arial" w:hAnsi="Arial" w:cs="Arial"/>
          <w:snapToGrid w:val="0"/>
          <w:color w:val="000000"/>
          <w:kern w:val="0"/>
          <w:szCs w:val="21"/>
        </w:rPr>
      </w:pPr>
    </w:p>
    <w:p w14:paraId="0297246F" w14:textId="77777777" w:rsidR="00A27FAC" w:rsidRDefault="00000000">
      <w:pPr>
        <w:kinsoku w:val="0"/>
        <w:autoSpaceDE w:val="0"/>
        <w:autoSpaceDN w:val="0"/>
        <w:adjustRightInd w:val="0"/>
        <w:snapToGrid w:val="0"/>
        <w:spacing w:before="107" w:line="219" w:lineRule="auto"/>
        <w:ind w:left="288"/>
        <w:textAlignment w:val="baseline"/>
        <w:rPr>
          <w:rFonts w:ascii="仿宋" w:eastAsia="仿宋" w:hAnsi="仿宋" w:cs="仿宋" w:hint="eastAsia"/>
          <w:snapToGrid w:val="0"/>
          <w:color w:val="000000"/>
          <w:kern w:val="0"/>
          <w:sz w:val="33"/>
          <w:szCs w:val="33"/>
        </w:rPr>
      </w:pPr>
      <w:r>
        <w:rPr>
          <w:rFonts w:ascii="仿宋" w:eastAsia="仿宋" w:hAnsi="仿宋" w:cs="仿宋"/>
          <w:b/>
          <w:bCs/>
          <w:snapToGrid w:val="0"/>
          <w:color w:val="000000"/>
          <w:kern w:val="0"/>
          <w:sz w:val="33"/>
          <w:szCs w:val="33"/>
        </w:rPr>
        <w:t>攀枝花学院毕业论文(设计)学位论文使用授权声明</w:t>
      </w:r>
    </w:p>
    <w:p w14:paraId="7B5D6C58" w14:textId="77777777" w:rsidR="00A27FAC" w:rsidRDefault="00A27FAC">
      <w:pPr>
        <w:kinsoku w:val="0"/>
        <w:autoSpaceDE w:val="0"/>
        <w:autoSpaceDN w:val="0"/>
        <w:adjustRightInd w:val="0"/>
        <w:snapToGrid w:val="0"/>
        <w:spacing w:line="271" w:lineRule="auto"/>
        <w:textAlignment w:val="baseline"/>
        <w:rPr>
          <w:rFonts w:ascii="Arial" w:eastAsia="Arial" w:hAnsi="Arial" w:cs="Arial"/>
          <w:snapToGrid w:val="0"/>
          <w:color w:val="000000"/>
          <w:kern w:val="0"/>
          <w:szCs w:val="21"/>
        </w:rPr>
      </w:pPr>
    </w:p>
    <w:p w14:paraId="4A126AC0" w14:textId="77777777" w:rsidR="00A27FAC" w:rsidRDefault="00A27FAC">
      <w:pPr>
        <w:kinsoku w:val="0"/>
        <w:autoSpaceDE w:val="0"/>
        <w:autoSpaceDN w:val="0"/>
        <w:adjustRightInd w:val="0"/>
        <w:snapToGrid w:val="0"/>
        <w:spacing w:line="272" w:lineRule="auto"/>
        <w:textAlignment w:val="baseline"/>
        <w:rPr>
          <w:rFonts w:ascii="Arial" w:eastAsia="Arial" w:hAnsi="Arial" w:cs="Arial"/>
          <w:snapToGrid w:val="0"/>
          <w:color w:val="000000"/>
          <w:kern w:val="0"/>
          <w:szCs w:val="21"/>
        </w:rPr>
      </w:pPr>
    </w:p>
    <w:p w14:paraId="3F961F31" w14:textId="77777777" w:rsidR="00A27FAC" w:rsidRDefault="00000000">
      <w:pPr>
        <w:kinsoku w:val="0"/>
        <w:autoSpaceDE w:val="0"/>
        <w:autoSpaceDN w:val="0"/>
        <w:adjustRightInd w:val="0"/>
        <w:snapToGrid w:val="0"/>
        <w:spacing w:before="95" w:line="314" w:lineRule="auto"/>
        <w:ind w:left="283" w:right="520" w:firstLine="560"/>
        <w:jc w:val="both"/>
        <w:textAlignment w:val="baseline"/>
        <w:rPr>
          <w:rFonts w:ascii="仿宋" w:eastAsia="仿宋" w:hAnsi="仿宋" w:cs="仿宋" w:hint="eastAsia"/>
          <w:snapToGrid w:val="0"/>
          <w:color w:val="000000"/>
          <w:kern w:val="0"/>
          <w:sz w:val="29"/>
          <w:szCs w:val="29"/>
        </w:rPr>
      </w:pPr>
      <w:r>
        <w:rPr>
          <w:rFonts w:ascii="仿宋" w:eastAsia="仿宋" w:hAnsi="仿宋" w:cs="仿宋"/>
          <w:snapToGrid w:val="0"/>
          <w:color w:val="000000"/>
          <w:kern w:val="0"/>
          <w:sz w:val="29"/>
          <w:szCs w:val="29"/>
        </w:rPr>
        <w:t>攀枝花学院有权保留本人所送交的学位论文复印件和电</w:t>
      </w:r>
      <w:r>
        <w:rPr>
          <w:rFonts w:ascii="仿宋" w:eastAsia="仿宋" w:hAnsi="仿宋" w:cs="仿宋"/>
          <w:snapToGrid w:val="0"/>
          <w:color w:val="000000"/>
          <w:spacing w:val="-11"/>
          <w:kern w:val="0"/>
          <w:sz w:val="29"/>
          <w:szCs w:val="29"/>
        </w:rPr>
        <w:t>子文档，可以采用影印、缩印或其他复制手段</w:t>
      </w:r>
      <w:r>
        <w:rPr>
          <w:rFonts w:ascii="仿宋" w:eastAsia="仿宋" w:hAnsi="仿宋" w:cs="仿宋"/>
          <w:snapToGrid w:val="0"/>
          <w:color w:val="000000"/>
          <w:spacing w:val="-12"/>
          <w:kern w:val="0"/>
          <w:sz w:val="29"/>
          <w:szCs w:val="29"/>
        </w:rPr>
        <w:t>保存论文。本人</w:t>
      </w:r>
      <w:r>
        <w:rPr>
          <w:rFonts w:ascii="仿宋" w:eastAsia="仿宋" w:hAnsi="仿宋" w:cs="仿宋"/>
          <w:snapToGrid w:val="0"/>
          <w:color w:val="000000"/>
          <w:spacing w:val="-13"/>
          <w:kern w:val="0"/>
          <w:sz w:val="29"/>
          <w:szCs w:val="29"/>
        </w:rPr>
        <w:t>电子文档的内容和纸质论文的内容相一致。除在保密期内的保</w:t>
      </w:r>
      <w:r>
        <w:rPr>
          <w:rFonts w:ascii="仿宋" w:eastAsia="仿宋" w:hAnsi="仿宋" w:cs="仿宋"/>
          <w:snapToGrid w:val="0"/>
          <w:color w:val="000000"/>
          <w:spacing w:val="-1"/>
          <w:kern w:val="0"/>
          <w:sz w:val="29"/>
          <w:szCs w:val="29"/>
        </w:rPr>
        <w:t>密论文外，允许论文被查阅和借阅，可以公布(包括刊登)论文的全部或部分内容。论文的公布(包括刊登)授权攀枝花学</w:t>
      </w:r>
      <w:r>
        <w:rPr>
          <w:rFonts w:ascii="仿宋" w:eastAsia="仿宋" w:hAnsi="仿宋" w:cs="仿宋"/>
          <w:snapToGrid w:val="0"/>
          <w:color w:val="000000"/>
          <w:spacing w:val="-15"/>
          <w:kern w:val="0"/>
          <w:sz w:val="29"/>
          <w:szCs w:val="29"/>
        </w:rPr>
        <w:t>院办理。</w:t>
      </w:r>
    </w:p>
    <w:p w14:paraId="7D3773AA" w14:textId="77777777" w:rsidR="00A27FAC" w:rsidRDefault="00A27FAC">
      <w:pPr>
        <w:kinsoku w:val="0"/>
        <w:autoSpaceDE w:val="0"/>
        <w:autoSpaceDN w:val="0"/>
        <w:adjustRightInd w:val="0"/>
        <w:snapToGrid w:val="0"/>
        <w:spacing w:before="66" w:line="238" w:lineRule="auto"/>
        <w:ind w:left="283" w:right="250"/>
        <w:textAlignment w:val="baseline"/>
        <w:rPr>
          <w:rFonts w:ascii="仿宋" w:eastAsia="仿宋" w:hAnsi="仿宋" w:cs="仿宋" w:hint="eastAsia"/>
          <w:snapToGrid w:val="0"/>
          <w:color w:val="000000"/>
          <w:spacing w:val="-10"/>
          <w:kern w:val="0"/>
          <w:sz w:val="29"/>
          <w:szCs w:val="29"/>
        </w:rPr>
      </w:pPr>
    </w:p>
    <w:p w14:paraId="535D2AEE" w14:textId="77777777" w:rsidR="00A27FAC" w:rsidRDefault="00000000">
      <w:pPr>
        <w:kinsoku w:val="0"/>
        <w:autoSpaceDE w:val="0"/>
        <w:autoSpaceDN w:val="0"/>
        <w:adjustRightInd w:val="0"/>
        <w:snapToGrid w:val="0"/>
        <w:spacing w:before="66" w:line="238" w:lineRule="auto"/>
        <w:ind w:left="283" w:right="250"/>
        <w:textAlignment w:val="baseline"/>
        <w:rPr>
          <w:rFonts w:ascii="仿宋" w:eastAsia="仿宋" w:hAnsi="仿宋" w:cs="仿宋" w:hint="eastAsia"/>
          <w:snapToGrid w:val="0"/>
          <w:color w:val="000000"/>
          <w:spacing w:val="32"/>
          <w:kern w:val="0"/>
          <w:position w:val="-1"/>
          <w:sz w:val="29"/>
          <w:szCs w:val="29"/>
        </w:rPr>
      </w:pPr>
      <w:r>
        <w:rPr>
          <w:rFonts w:ascii="仿宋" w:eastAsia="仿宋" w:hAnsi="仿宋" w:cs="仿宋"/>
          <w:snapToGrid w:val="0"/>
          <w:color w:val="000000"/>
          <w:spacing w:val="-10"/>
          <w:kern w:val="0"/>
          <w:sz w:val="29"/>
          <w:szCs w:val="29"/>
        </w:rPr>
        <w:t>论文作者签名：</w:t>
      </w:r>
      <w:r>
        <w:rPr>
          <w:rFonts w:ascii="仿宋" w:eastAsia="仿宋" w:hAnsi="仿宋" w:cs="仿宋"/>
          <w:snapToGrid w:val="0"/>
          <w:color w:val="000000"/>
          <w:spacing w:val="1"/>
          <w:kern w:val="0"/>
          <w:sz w:val="29"/>
          <w:szCs w:val="29"/>
          <w:u w:val="single"/>
        </w:rPr>
        <w:t xml:space="preserve">  </w:t>
      </w:r>
      <w:r>
        <w:rPr>
          <w:noProof/>
          <w:u w:val="single"/>
        </w:rPr>
        <w:drawing>
          <wp:inline distT="0" distB="0" distL="0" distR="0" wp14:anchorId="4FFF1CAB" wp14:editId="08FBAC8F">
            <wp:extent cx="1073150" cy="457200"/>
            <wp:effectExtent l="0" t="0" r="0" b="0"/>
            <wp:docPr id="1181663770"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63770" name="图片 3" descr="文本&#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073150" cy="457200"/>
                    </a:xfrm>
                    <a:prstGeom prst="rect">
                      <a:avLst/>
                    </a:prstGeom>
                    <a:noFill/>
                    <a:ln>
                      <a:noFill/>
                    </a:ln>
                  </pic:spPr>
                </pic:pic>
              </a:graphicData>
            </a:graphic>
          </wp:inline>
        </w:drawing>
      </w:r>
      <w:r>
        <w:rPr>
          <w:rFonts w:ascii="仿宋" w:eastAsia="仿宋" w:hAnsi="仿宋" w:cs="仿宋"/>
          <w:snapToGrid w:val="0"/>
          <w:color w:val="000000"/>
          <w:spacing w:val="1"/>
          <w:kern w:val="0"/>
          <w:sz w:val="29"/>
          <w:szCs w:val="29"/>
          <w:u w:val="single"/>
        </w:rPr>
        <w:t xml:space="preserve"> </w:t>
      </w:r>
      <w:r>
        <w:rPr>
          <w:rFonts w:ascii="仿宋" w:eastAsia="仿宋" w:hAnsi="仿宋" w:cs="仿宋" w:hint="eastAsia"/>
          <w:snapToGrid w:val="0"/>
          <w:color w:val="000000"/>
          <w:kern w:val="0"/>
          <w:sz w:val="29"/>
          <w:szCs w:val="29"/>
        </w:rPr>
        <w:t xml:space="preserve"> </w:t>
      </w:r>
      <w:r>
        <w:rPr>
          <w:rFonts w:ascii="仿宋" w:eastAsia="仿宋" w:hAnsi="仿宋" w:cs="仿宋"/>
          <w:snapToGrid w:val="0"/>
          <w:color w:val="000000"/>
          <w:spacing w:val="-10"/>
          <w:kern w:val="0"/>
          <w:sz w:val="29"/>
          <w:szCs w:val="29"/>
        </w:rPr>
        <w:t>日期：</w:t>
      </w:r>
      <w:r>
        <w:rPr>
          <w:rFonts w:ascii="仿宋" w:eastAsia="仿宋" w:hAnsi="仿宋" w:cs="仿宋"/>
          <w:snapToGrid w:val="0"/>
          <w:color w:val="000000"/>
          <w:spacing w:val="32"/>
          <w:kern w:val="0"/>
          <w:position w:val="-1"/>
          <w:sz w:val="29"/>
          <w:szCs w:val="29"/>
          <w:u w:val="single"/>
        </w:rPr>
        <w:t xml:space="preserve"> </w:t>
      </w:r>
      <w:r>
        <w:rPr>
          <w:rFonts w:ascii="仿宋" w:eastAsia="仿宋" w:hAnsi="仿宋" w:cs="仿宋" w:hint="eastAsia"/>
          <w:snapToGrid w:val="0"/>
          <w:color w:val="000000"/>
          <w:spacing w:val="32"/>
          <w:kern w:val="0"/>
          <w:position w:val="-1"/>
          <w:sz w:val="29"/>
          <w:szCs w:val="29"/>
          <w:u w:val="single"/>
        </w:rPr>
        <w:t xml:space="preserve"> </w:t>
      </w:r>
      <w:r>
        <w:rPr>
          <w:rFonts w:ascii="仿宋" w:eastAsia="仿宋" w:hAnsi="仿宋" w:cs="仿宋"/>
          <w:snapToGrid w:val="0"/>
          <w:color w:val="000000"/>
          <w:spacing w:val="32"/>
          <w:kern w:val="0"/>
          <w:position w:val="-1"/>
          <w:sz w:val="29"/>
          <w:szCs w:val="29"/>
          <w:u w:val="single"/>
        </w:rPr>
        <w:t xml:space="preserve"> </w:t>
      </w:r>
      <w:r>
        <w:rPr>
          <w:rFonts w:ascii="仿宋" w:eastAsia="仿宋" w:hAnsi="仿宋" w:cs="仿宋"/>
          <w:snapToGrid w:val="0"/>
          <w:color w:val="000000"/>
          <w:spacing w:val="32"/>
          <w:kern w:val="0"/>
          <w:position w:val="-1"/>
          <w:sz w:val="29"/>
          <w:szCs w:val="29"/>
        </w:rPr>
        <w:t>年</w:t>
      </w:r>
      <w:r>
        <w:rPr>
          <w:rFonts w:ascii="仿宋" w:eastAsia="仿宋" w:hAnsi="仿宋" w:cs="仿宋"/>
          <w:snapToGrid w:val="0"/>
          <w:color w:val="000000"/>
          <w:spacing w:val="32"/>
          <w:kern w:val="0"/>
          <w:position w:val="-1"/>
          <w:sz w:val="29"/>
          <w:szCs w:val="29"/>
          <w:u w:val="single"/>
        </w:rPr>
        <w:t xml:space="preserve"> </w:t>
      </w:r>
      <w:r>
        <w:rPr>
          <w:rFonts w:ascii="仿宋" w:eastAsia="仿宋" w:hAnsi="仿宋" w:cs="仿宋" w:hint="eastAsia"/>
          <w:snapToGrid w:val="0"/>
          <w:color w:val="000000"/>
          <w:spacing w:val="32"/>
          <w:kern w:val="0"/>
          <w:position w:val="-1"/>
          <w:sz w:val="29"/>
          <w:szCs w:val="29"/>
          <w:u w:val="single"/>
        </w:rPr>
        <w:t xml:space="preserve"> </w:t>
      </w:r>
      <w:r>
        <w:rPr>
          <w:rFonts w:ascii="仿宋" w:eastAsia="仿宋" w:hAnsi="仿宋" w:cs="仿宋"/>
          <w:snapToGrid w:val="0"/>
          <w:color w:val="000000"/>
          <w:spacing w:val="32"/>
          <w:kern w:val="0"/>
          <w:position w:val="-1"/>
          <w:sz w:val="29"/>
          <w:szCs w:val="29"/>
          <w:u w:val="single"/>
        </w:rPr>
        <w:t xml:space="preserve"> </w:t>
      </w:r>
      <w:r>
        <w:rPr>
          <w:rFonts w:ascii="仿宋" w:eastAsia="仿宋" w:hAnsi="仿宋" w:cs="仿宋"/>
          <w:snapToGrid w:val="0"/>
          <w:color w:val="000000"/>
          <w:spacing w:val="32"/>
          <w:kern w:val="0"/>
          <w:position w:val="-1"/>
          <w:sz w:val="29"/>
          <w:szCs w:val="29"/>
        </w:rPr>
        <w:t>月</w:t>
      </w:r>
      <w:r>
        <w:rPr>
          <w:rFonts w:ascii="仿宋" w:eastAsia="仿宋" w:hAnsi="仿宋" w:cs="仿宋"/>
          <w:snapToGrid w:val="0"/>
          <w:color w:val="000000"/>
          <w:spacing w:val="32"/>
          <w:kern w:val="0"/>
          <w:position w:val="-1"/>
          <w:sz w:val="29"/>
          <w:szCs w:val="29"/>
          <w:u w:val="single"/>
        </w:rPr>
        <w:t xml:space="preserve"> </w:t>
      </w:r>
      <w:r>
        <w:rPr>
          <w:rFonts w:ascii="仿宋" w:eastAsia="仿宋" w:hAnsi="仿宋" w:cs="仿宋" w:hint="eastAsia"/>
          <w:snapToGrid w:val="0"/>
          <w:color w:val="000000"/>
          <w:spacing w:val="32"/>
          <w:kern w:val="0"/>
          <w:position w:val="-1"/>
          <w:sz w:val="29"/>
          <w:szCs w:val="29"/>
          <w:u w:val="single"/>
        </w:rPr>
        <w:t xml:space="preserve"> </w:t>
      </w:r>
      <w:r>
        <w:rPr>
          <w:rFonts w:ascii="仿宋" w:eastAsia="仿宋" w:hAnsi="仿宋" w:cs="仿宋"/>
          <w:snapToGrid w:val="0"/>
          <w:color w:val="000000"/>
          <w:spacing w:val="32"/>
          <w:kern w:val="0"/>
          <w:position w:val="-1"/>
          <w:sz w:val="29"/>
          <w:szCs w:val="29"/>
          <w:u w:val="single"/>
        </w:rPr>
        <w:t xml:space="preserve"> </w:t>
      </w:r>
      <w:r>
        <w:rPr>
          <w:rFonts w:ascii="仿宋" w:eastAsia="仿宋" w:hAnsi="仿宋" w:cs="仿宋"/>
          <w:snapToGrid w:val="0"/>
          <w:color w:val="000000"/>
          <w:spacing w:val="32"/>
          <w:kern w:val="0"/>
          <w:position w:val="-1"/>
          <w:sz w:val="29"/>
          <w:szCs w:val="29"/>
        </w:rPr>
        <w:t>日</w:t>
      </w:r>
    </w:p>
    <w:p w14:paraId="3844D523" w14:textId="77777777" w:rsidR="00A27FAC" w:rsidRDefault="00000000">
      <w:pPr>
        <w:kinsoku w:val="0"/>
        <w:autoSpaceDE w:val="0"/>
        <w:autoSpaceDN w:val="0"/>
        <w:adjustRightInd w:val="0"/>
        <w:snapToGrid w:val="0"/>
        <w:spacing w:before="66" w:line="238" w:lineRule="auto"/>
        <w:ind w:left="283" w:right="250"/>
        <w:textAlignment w:val="baseline"/>
        <w:rPr>
          <w:rFonts w:ascii="仿宋" w:eastAsia="仿宋" w:hAnsi="仿宋" w:cs="仿宋" w:hint="eastAsia"/>
          <w:snapToGrid w:val="0"/>
          <w:color w:val="000000"/>
          <w:kern w:val="0"/>
          <w:sz w:val="29"/>
          <w:szCs w:val="29"/>
        </w:rPr>
      </w:pPr>
      <w:r>
        <w:rPr>
          <w:rFonts w:ascii="仿宋" w:eastAsia="仿宋" w:hAnsi="仿宋" w:cs="仿宋"/>
          <w:snapToGrid w:val="0"/>
          <w:color w:val="000000"/>
          <w:spacing w:val="-14"/>
          <w:kern w:val="0"/>
          <w:sz w:val="29"/>
          <w:szCs w:val="29"/>
        </w:rPr>
        <w:t>导师签名：</w:t>
      </w:r>
      <w:r>
        <w:rPr>
          <w:rFonts w:ascii="仿宋" w:eastAsia="仿宋" w:hAnsi="仿宋" w:cs="仿宋"/>
          <w:snapToGrid w:val="0"/>
          <w:color w:val="000000"/>
          <w:spacing w:val="8"/>
          <w:kern w:val="0"/>
          <w:sz w:val="29"/>
          <w:szCs w:val="29"/>
          <w:u w:val="single"/>
        </w:rPr>
        <w:t xml:space="preserve">   </w:t>
      </w:r>
      <w:r>
        <w:rPr>
          <w:noProof/>
          <w:szCs w:val="21"/>
          <w:u w:val="single"/>
        </w:rPr>
        <w:drawing>
          <wp:inline distT="0" distB="0" distL="0" distR="0" wp14:anchorId="3A1794A9" wp14:editId="35AEDF67">
            <wp:extent cx="603250" cy="374650"/>
            <wp:effectExtent l="0" t="0" r="6350" b="6350"/>
            <wp:docPr id="1862336138" name="图片 2"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36138" name="图片 2" descr="形状&#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03250" cy="374650"/>
                    </a:xfrm>
                    <a:prstGeom prst="rect">
                      <a:avLst/>
                    </a:prstGeom>
                    <a:noFill/>
                    <a:ln>
                      <a:noFill/>
                    </a:ln>
                  </pic:spPr>
                </pic:pic>
              </a:graphicData>
            </a:graphic>
          </wp:inline>
        </w:drawing>
      </w:r>
      <w:r>
        <w:rPr>
          <w:rFonts w:ascii="仿宋" w:eastAsia="仿宋" w:hAnsi="仿宋" w:cs="仿宋"/>
          <w:snapToGrid w:val="0"/>
          <w:color w:val="000000"/>
          <w:spacing w:val="8"/>
          <w:kern w:val="0"/>
          <w:sz w:val="29"/>
          <w:szCs w:val="29"/>
          <w:u w:val="single"/>
        </w:rPr>
        <w:t xml:space="preserve">       </w:t>
      </w:r>
      <w:r>
        <w:rPr>
          <w:rFonts w:ascii="仿宋" w:eastAsia="仿宋" w:hAnsi="仿宋" w:cs="仿宋"/>
          <w:snapToGrid w:val="0"/>
          <w:color w:val="000000"/>
          <w:spacing w:val="13"/>
          <w:kern w:val="0"/>
          <w:sz w:val="29"/>
          <w:szCs w:val="29"/>
        </w:rPr>
        <w:t xml:space="preserve"> </w:t>
      </w:r>
      <w:r>
        <w:rPr>
          <w:rFonts w:ascii="仿宋" w:eastAsia="仿宋" w:hAnsi="仿宋" w:cs="仿宋" w:hint="eastAsia"/>
          <w:snapToGrid w:val="0"/>
          <w:color w:val="000000"/>
          <w:spacing w:val="13"/>
          <w:kern w:val="0"/>
          <w:sz w:val="29"/>
          <w:szCs w:val="29"/>
        </w:rPr>
        <w:t xml:space="preserve">  </w:t>
      </w:r>
      <w:r>
        <w:rPr>
          <w:rFonts w:ascii="仿宋" w:eastAsia="仿宋" w:hAnsi="仿宋" w:cs="仿宋"/>
          <w:snapToGrid w:val="0"/>
          <w:color w:val="000000"/>
          <w:spacing w:val="-25"/>
          <w:kern w:val="0"/>
          <w:position w:val="-1"/>
          <w:sz w:val="29"/>
          <w:szCs w:val="29"/>
        </w:rPr>
        <w:t>日期：</w:t>
      </w:r>
      <w:r>
        <w:rPr>
          <w:rFonts w:ascii="仿宋" w:eastAsia="仿宋" w:hAnsi="仿宋" w:cs="仿宋"/>
          <w:snapToGrid w:val="0"/>
          <w:color w:val="000000"/>
          <w:spacing w:val="35"/>
          <w:kern w:val="0"/>
          <w:position w:val="-1"/>
          <w:sz w:val="29"/>
          <w:szCs w:val="29"/>
          <w:u w:val="single"/>
        </w:rPr>
        <w:t xml:space="preserve">   </w:t>
      </w:r>
      <w:r>
        <w:rPr>
          <w:rFonts w:ascii="仿宋" w:eastAsia="仿宋" w:hAnsi="仿宋" w:cs="仿宋"/>
          <w:snapToGrid w:val="0"/>
          <w:color w:val="000000"/>
          <w:spacing w:val="-133"/>
          <w:kern w:val="0"/>
          <w:position w:val="-1"/>
          <w:sz w:val="29"/>
          <w:szCs w:val="29"/>
        </w:rPr>
        <w:t xml:space="preserve"> </w:t>
      </w:r>
      <w:r>
        <w:rPr>
          <w:rFonts w:ascii="仿宋" w:eastAsia="仿宋" w:hAnsi="仿宋" w:cs="仿宋"/>
          <w:snapToGrid w:val="0"/>
          <w:color w:val="000000"/>
          <w:spacing w:val="-25"/>
          <w:kern w:val="0"/>
          <w:position w:val="1"/>
          <w:sz w:val="28"/>
          <w:szCs w:val="28"/>
        </w:rPr>
        <w:t>年</w:t>
      </w:r>
      <w:r>
        <w:rPr>
          <w:rFonts w:ascii="仿宋" w:eastAsia="仿宋" w:hAnsi="仿宋" w:cs="仿宋"/>
          <w:snapToGrid w:val="0"/>
          <w:color w:val="000000"/>
          <w:spacing w:val="11"/>
          <w:kern w:val="0"/>
          <w:position w:val="1"/>
          <w:sz w:val="28"/>
          <w:szCs w:val="28"/>
          <w:u w:val="single"/>
        </w:rPr>
        <w:t xml:space="preserve">    </w:t>
      </w:r>
      <w:r>
        <w:rPr>
          <w:rFonts w:ascii="仿宋" w:eastAsia="仿宋" w:hAnsi="仿宋" w:cs="仿宋"/>
          <w:snapToGrid w:val="0"/>
          <w:color w:val="000000"/>
          <w:spacing w:val="-25"/>
          <w:kern w:val="0"/>
          <w:sz w:val="28"/>
          <w:szCs w:val="28"/>
        </w:rPr>
        <w:t>月</w:t>
      </w:r>
      <w:r>
        <w:rPr>
          <w:rFonts w:ascii="仿宋" w:eastAsia="仿宋" w:hAnsi="仿宋" w:cs="仿宋"/>
          <w:snapToGrid w:val="0"/>
          <w:color w:val="000000"/>
          <w:spacing w:val="8"/>
          <w:kern w:val="0"/>
          <w:sz w:val="28"/>
          <w:szCs w:val="28"/>
          <w:u w:val="single"/>
        </w:rPr>
        <w:t xml:space="preserve">  </w:t>
      </w:r>
      <w:r>
        <w:rPr>
          <w:rFonts w:ascii="仿宋" w:eastAsia="仿宋" w:hAnsi="仿宋" w:cs="仿宋" w:hint="eastAsia"/>
          <w:snapToGrid w:val="0"/>
          <w:color w:val="000000"/>
          <w:spacing w:val="8"/>
          <w:kern w:val="0"/>
          <w:sz w:val="28"/>
          <w:szCs w:val="28"/>
          <w:u w:val="single"/>
        </w:rPr>
        <w:t xml:space="preserve"> </w:t>
      </w:r>
      <w:r>
        <w:rPr>
          <w:rFonts w:ascii="仿宋" w:eastAsia="仿宋" w:hAnsi="仿宋" w:cs="仿宋"/>
          <w:snapToGrid w:val="0"/>
          <w:color w:val="000000"/>
          <w:spacing w:val="8"/>
          <w:kern w:val="0"/>
          <w:sz w:val="28"/>
          <w:szCs w:val="28"/>
          <w:u w:val="single"/>
        </w:rPr>
        <w:t xml:space="preserve">  </w:t>
      </w:r>
      <w:r>
        <w:rPr>
          <w:rFonts w:ascii="仿宋" w:eastAsia="仿宋" w:hAnsi="仿宋" w:cs="仿宋"/>
          <w:snapToGrid w:val="0"/>
          <w:color w:val="000000"/>
          <w:spacing w:val="-130"/>
          <w:kern w:val="0"/>
          <w:sz w:val="28"/>
          <w:szCs w:val="28"/>
        </w:rPr>
        <w:t xml:space="preserve"> </w:t>
      </w:r>
      <w:r>
        <w:rPr>
          <w:rFonts w:ascii="仿宋" w:eastAsia="仿宋" w:hAnsi="仿宋" w:cs="仿宋"/>
          <w:snapToGrid w:val="0"/>
          <w:color w:val="000000"/>
          <w:spacing w:val="-25"/>
          <w:kern w:val="0"/>
          <w:position w:val="1"/>
          <w:sz w:val="29"/>
          <w:szCs w:val="29"/>
        </w:rPr>
        <w:t>日</w:t>
      </w:r>
    </w:p>
    <w:p w14:paraId="43B1700A" w14:textId="77777777" w:rsidR="00A27FAC" w:rsidRDefault="00A27FAC">
      <w:pPr>
        <w:kinsoku w:val="0"/>
        <w:autoSpaceDE w:val="0"/>
        <w:autoSpaceDN w:val="0"/>
        <w:adjustRightInd w:val="0"/>
        <w:snapToGrid w:val="0"/>
        <w:spacing w:line="14" w:lineRule="auto"/>
        <w:textAlignment w:val="baseline"/>
        <w:rPr>
          <w:rFonts w:ascii="Arial" w:eastAsia="Arial" w:hAnsi="Arial" w:cs="Arial"/>
          <w:snapToGrid w:val="0"/>
          <w:color w:val="000000"/>
          <w:kern w:val="0"/>
          <w:sz w:val="2"/>
          <w:szCs w:val="21"/>
        </w:rPr>
      </w:pPr>
    </w:p>
    <w:p w14:paraId="0923FEB0" w14:textId="77777777" w:rsidR="00A27FAC" w:rsidRDefault="00A27FAC">
      <w:pPr>
        <w:rPr>
          <w:rFonts w:ascii="宋体" w:hAnsi="宋体" w:cs="宋体" w:hint="eastAsia"/>
          <w:kern w:val="0"/>
          <w:sz w:val="24"/>
        </w:rPr>
      </w:pPr>
    </w:p>
    <w:p w14:paraId="09DCAAAF" w14:textId="77777777" w:rsidR="00A27FAC" w:rsidRDefault="00A27FAC">
      <w:pPr>
        <w:pStyle w:val="04"/>
      </w:pPr>
    </w:p>
    <w:p w14:paraId="619D0C58" w14:textId="77777777" w:rsidR="00A27FAC" w:rsidRDefault="00A27FAC">
      <w:pPr>
        <w:pStyle w:val="000"/>
        <w:ind w:firstLineChars="0" w:firstLine="0"/>
        <w:rPr>
          <w:rFonts w:cs="Times New Roman"/>
        </w:rPr>
      </w:pPr>
    </w:p>
    <w:p w14:paraId="185946EC" w14:textId="77777777" w:rsidR="00A27FAC" w:rsidRDefault="00A27FAC">
      <w:pPr>
        <w:pStyle w:val="000"/>
        <w:ind w:firstLineChars="0" w:firstLine="0"/>
        <w:rPr>
          <w:rFonts w:cs="Times New Roman"/>
        </w:rPr>
        <w:sectPr w:rsidR="00A27FAC">
          <w:headerReference w:type="default" r:id="rId17"/>
          <w:footerReference w:type="default" r:id="rId18"/>
          <w:pgSz w:w="11906" w:h="16838"/>
          <w:pgMar w:top="1701" w:right="1701" w:bottom="1417" w:left="1701" w:header="1247" w:footer="1021" w:gutter="0"/>
          <w:pgNumType w:fmt="upperRoman" w:start="1"/>
          <w:cols w:space="720"/>
          <w:docGrid w:type="lines" w:linePitch="319"/>
        </w:sectPr>
      </w:pPr>
    </w:p>
    <w:p w14:paraId="1B83CD09" w14:textId="77777777" w:rsidR="00A27FAC" w:rsidRDefault="00A27FAC">
      <w:pPr>
        <w:pStyle w:val="000"/>
        <w:ind w:firstLineChars="0" w:firstLine="0"/>
        <w:rPr>
          <w:rFonts w:cs="Times New Roman"/>
        </w:rPr>
        <w:sectPr w:rsidR="00A27FAC">
          <w:type w:val="continuous"/>
          <w:pgSz w:w="11906" w:h="16838"/>
          <w:pgMar w:top="1701" w:right="1701" w:bottom="1417" w:left="1701" w:header="1247" w:footer="1021" w:gutter="0"/>
          <w:pgNumType w:fmt="upperRoman" w:start="1"/>
          <w:cols w:space="720"/>
          <w:docGrid w:type="lines" w:linePitch="319"/>
        </w:sectPr>
      </w:pPr>
    </w:p>
    <w:p w14:paraId="3ED3BD45" w14:textId="77777777" w:rsidR="00A27FAC" w:rsidRDefault="00000000">
      <w:pPr>
        <w:pStyle w:val="010"/>
        <w:rPr>
          <w:rFonts w:ascii="Times New Roman" w:hAnsi="Times New Roman"/>
        </w:rPr>
      </w:pPr>
      <w:bookmarkStart w:id="2" w:name="_Toc195901930"/>
      <w:r>
        <w:rPr>
          <w:rFonts w:ascii="Times New Roman" w:hAnsi="Times New Roman"/>
        </w:rPr>
        <w:lastRenderedPageBreak/>
        <w:t>摘</w:t>
      </w:r>
      <w:r>
        <w:rPr>
          <w:rFonts w:ascii="Times New Roman" w:hAnsi="Times New Roman"/>
        </w:rPr>
        <w:t xml:space="preserve">  </w:t>
      </w:r>
      <w:r>
        <w:rPr>
          <w:rFonts w:ascii="Times New Roman" w:hAnsi="Times New Roman"/>
        </w:rPr>
        <w:t>要</w:t>
      </w:r>
      <w:bookmarkEnd w:id="0"/>
      <w:bookmarkEnd w:id="2"/>
    </w:p>
    <w:p w14:paraId="51975399" w14:textId="77777777" w:rsidR="00A27FAC" w:rsidRDefault="00000000">
      <w:pPr>
        <w:pStyle w:val="000"/>
        <w:ind w:firstLine="480"/>
        <w:rPr>
          <w:rFonts w:cs="Times New Roman"/>
        </w:rPr>
      </w:pPr>
      <w:bookmarkStart w:id="3" w:name="_Hlk197508745"/>
      <w:r>
        <w:t>当下校园外卖平台市场发展迅速</w:t>
      </w:r>
      <w:r>
        <w:rPr>
          <w:rFonts w:hint="eastAsia"/>
        </w:rPr>
        <w:t>，其</w:t>
      </w:r>
      <w:del w:id="4" w:author="炏燚" w:date="2025-05-05T18:06:00Z">
        <w:r>
          <w:rPr>
            <w:rFonts w:cs="Times New Roman"/>
          </w:rPr>
          <w:delText>快速</w:delText>
        </w:r>
      </w:del>
      <w:ins w:id="5" w:author="炏燚" w:date="2025-05-05T18:06:00Z">
        <w:r>
          <w:rPr>
            <w:rFonts w:cs="Times New Roman" w:hint="eastAsia"/>
          </w:rPr>
          <w:t>方便</w:t>
        </w:r>
      </w:ins>
      <w:r>
        <w:rPr>
          <w:rFonts w:cs="Times New Roman" w:hint="eastAsia"/>
        </w:rPr>
        <w:t>、</w:t>
      </w:r>
      <w:del w:id="6" w:author="炏燚" w:date="2025-05-05T18:06:00Z">
        <w:r>
          <w:rPr>
            <w:rFonts w:cs="Times New Roman"/>
          </w:rPr>
          <w:delText>便捷</w:delText>
        </w:r>
      </w:del>
      <w:ins w:id="7" w:author="炏燚" w:date="2025-05-05T18:06:00Z">
        <w:r>
          <w:rPr>
            <w:rFonts w:cs="Times New Roman" w:hint="eastAsia"/>
          </w:rPr>
          <w:t>快捷</w:t>
        </w:r>
      </w:ins>
      <w:r>
        <w:rPr>
          <w:rFonts w:cs="Times New Roman" w:hint="eastAsia"/>
        </w:rPr>
        <w:t>的</w:t>
      </w:r>
      <w:ins w:id="8" w:author="炏燚" w:date="2025-05-05T18:07:00Z">
        <w:r>
          <w:rPr>
            <w:rFonts w:cs="Times New Roman" w:hint="eastAsia"/>
          </w:rPr>
          <w:t>订餐</w:t>
        </w:r>
      </w:ins>
      <w:r>
        <w:rPr>
          <w:rFonts w:cs="Times New Roman" w:hint="eastAsia"/>
        </w:rPr>
        <w:t>模式惠及了大量的用户。</w:t>
      </w:r>
      <w:ins w:id="9" w:author="炏燚" w:date="2025-05-05T18:04:00Z">
        <w:r>
          <w:rPr>
            <w:rFonts w:cs="Times New Roman" w:hint="eastAsia"/>
          </w:rPr>
          <w:t>目前</w:t>
        </w:r>
      </w:ins>
      <w:r>
        <w:t>市面上已有诸多外卖平台，但</w:t>
      </w:r>
      <w:del w:id="10" w:author="炏燚" w:date="2025-05-05T18:04:00Z">
        <w:r>
          <w:delText>它们</w:delText>
        </w:r>
      </w:del>
      <w:ins w:id="11" w:author="炏燚" w:date="2025-05-05T18:04:00Z">
        <w:r>
          <w:rPr>
            <w:rFonts w:hint="eastAsia"/>
          </w:rPr>
          <w:t>这些平台大多</w:t>
        </w:r>
      </w:ins>
      <w:r>
        <w:t>面向社会</w:t>
      </w:r>
      <w:del w:id="12" w:author="炏燚" w:date="2025-05-05T18:04:00Z">
        <w:r>
          <w:delText>各</w:delText>
        </w:r>
      </w:del>
      <w:r>
        <w:t>群体，对校园场景</w:t>
      </w:r>
      <w:ins w:id="13" w:author="炏燚" w:date="2025-05-05T18:07:00Z">
        <w:r>
          <w:rPr>
            <w:rFonts w:hint="eastAsia"/>
          </w:rPr>
          <w:t>的</w:t>
        </w:r>
      </w:ins>
      <w:r>
        <w:t>针对性稍显不足，</w:t>
      </w:r>
      <w:ins w:id="14" w:author="炏燚" w:date="2025-05-05T18:05:00Z">
        <w:r>
          <w:rPr>
            <w:rFonts w:hint="eastAsia"/>
          </w:rPr>
          <w:t>不太能够满足</w:t>
        </w:r>
      </w:ins>
      <w:del w:id="15" w:author="炏燚" w:date="2025-05-05T18:05:00Z">
        <w:r>
          <w:delText>缺少贴合</w:delText>
        </w:r>
      </w:del>
      <w:r>
        <w:t>校园</w:t>
      </w:r>
      <w:ins w:id="16" w:author="炏燚" w:date="2025-05-05T18:07:00Z">
        <w:r>
          <w:rPr>
            <w:rFonts w:hint="eastAsia"/>
          </w:rPr>
          <w:t>的</w:t>
        </w:r>
      </w:ins>
      <w:r>
        <w:t>特殊需求</w:t>
      </w:r>
      <w:ins w:id="17" w:author="炏燚" w:date="2025-05-05T18:06:00Z">
        <w:r>
          <w:rPr>
            <w:rFonts w:hint="eastAsia"/>
          </w:rPr>
          <w:t>。</w:t>
        </w:r>
      </w:ins>
      <w:del w:id="18" w:author="炏燚" w:date="2025-05-05T18:07:00Z">
        <w:r>
          <w:delText>、专注校园服务的专属外卖平台。</w:delText>
        </w:r>
      </w:del>
      <w:r>
        <w:rPr>
          <w:rFonts w:hint="eastAsia"/>
        </w:rPr>
        <w:t>因此</w:t>
      </w:r>
      <w:del w:id="19" w:author="炏燚" w:date="2025-05-05T18:06:00Z">
        <w:r>
          <w:delText>研究这款</w:delText>
        </w:r>
      </w:del>
      <w:ins w:id="20" w:author="炏燚" w:date="2025-05-05T18:06:00Z">
        <w:r>
          <w:rPr>
            <w:rFonts w:hint="eastAsia"/>
          </w:rPr>
          <w:t>设计并实现一款</w:t>
        </w:r>
        <w:r>
          <w:t>专注校园服务的专属外卖平台</w:t>
        </w:r>
      </w:ins>
      <w:del w:id="21" w:author="炏燚" w:date="2025-05-05T18:06:00Z">
        <w:r>
          <w:rPr>
            <w:rFonts w:hint="eastAsia"/>
          </w:rPr>
          <w:delText>校园外卖平台</w:delText>
        </w:r>
      </w:del>
      <w:r>
        <w:rPr>
          <w:rFonts w:hint="eastAsia"/>
        </w:rPr>
        <w:t>是</w:t>
      </w:r>
      <w:ins w:id="22" w:author="炏燚" w:date="2025-05-05T18:06:00Z">
        <w:r>
          <w:rPr>
            <w:rFonts w:hint="eastAsia"/>
          </w:rPr>
          <w:t>有</w:t>
        </w:r>
      </w:ins>
      <w:r>
        <w:rPr>
          <w:rFonts w:hint="eastAsia"/>
        </w:rPr>
        <w:t>必要的。</w:t>
      </w:r>
    </w:p>
    <w:p w14:paraId="4F8C0B0B" w14:textId="77777777" w:rsidR="00A27FAC" w:rsidRDefault="00000000">
      <w:pPr>
        <w:pStyle w:val="000"/>
        <w:ind w:firstLine="480"/>
        <w:rPr>
          <w:rFonts w:cs="Times New Roman"/>
        </w:rPr>
      </w:pPr>
      <w:r>
        <w:rPr>
          <w:rFonts w:cs="Times New Roman" w:hint="eastAsia"/>
        </w:rPr>
        <w:t>平台采用了</w:t>
      </w:r>
      <w:r>
        <w:rPr>
          <w:rFonts w:cs="Times New Roman"/>
        </w:rPr>
        <w:t>Vue.js</w:t>
      </w:r>
      <w:r>
        <w:rPr>
          <w:rFonts w:cs="Times New Roman" w:hint="eastAsia"/>
        </w:rPr>
        <w:t>、</w:t>
      </w:r>
      <w:proofErr w:type="spellStart"/>
      <w:r>
        <w:rPr>
          <w:rFonts w:cs="Times New Roman"/>
        </w:rPr>
        <w:t>ECharts</w:t>
      </w:r>
      <w:proofErr w:type="spellEnd"/>
      <w:r>
        <w:rPr>
          <w:rFonts w:cs="Times New Roman" w:hint="eastAsia"/>
        </w:rPr>
        <w:t>和</w:t>
      </w:r>
      <w:r>
        <w:rPr>
          <w:rFonts w:cs="Times New Roman"/>
        </w:rPr>
        <w:t>Element UI</w:t>
      </w:r>
      <w:r>
        <w:rPr>
          <w:rFonts w:cs="Times New Roman" w:hint="eastAsia"/>
        </w:rPr>
        <w:t>框架来开发前端，</w:t>
      </w:r>
      <w:del w:id="23" w:author="炏燚" w:date="2025-05-05T18:07:00Z">
        <w:r>
          <w:rPr>
            <w:rFonts w:cs="Times New Roman" w:hint="eastAsia"/>
          </w:rPr>
          <w:delText>并</w:delText>
        </w:r>
      </w:del>
      <w:r>
        <w:rPr>
          <w:rFonts w:cs="Times New Roman" w:hint="eastAsia"/>
        </w:rPr>
        <w:t>使用</w:t>
      </w:r>
      <w:r>
        <w:rPr>
          <w:rFonts w:cs="Times New Roman" w:hint="eastAsia"/>
        </w:rPr>
        <w:t>Spring</w:t>
      </w:r>
      <w:r>
        <w:rPr>
          <w:rFonts w:cs="Times New Roman" w:hint="eastAsia"/>
        </w:rPr>
        <w:t>、</w:t>
      </w:r>
      <w:r>
        <w:rPr>
          <w:rFonts w:cs="Times New Roman" w:hint="eastAsia"/>
        </w:rPr>
        <w:t>Spring Boot</w:t>
      </w:r>
      <w:r>
        <w:rPr>
          <w:rFonts w:cs="Times New Roman" w:hint="eastAsia"/>
        </w:rPr>
        <w:t>和</w:t>
      </w:r>
      <w:proofErr w:type="spellStart"/>
      <w:r>
        <w:rPr>
          <w:rFonts w:cs="Times New Roman" w:hint="eastAsia"/>
        </w:rPr>
        <w:t>MyBatis</w:t>
      </w:r>
      <w:proofErr w:type="spellEnd"/>
      <w:r>
        <w:rPr>
          <w:rFonts w:cs="Times New Roman" w:hint="eastAsia"/>
        </w:rPr>
        <w:t>-Plus</w:t>
      </w:r>
      <w:r>
        <w:rPr>
          <w:rFonts w:cs="Times New Roman" w:hint="eastAsia"/>
        </w:rPr>
        <w:t>来开发后端</w:t>
      </w:r>
      <w:del w:id="24" w:author="炏燚" w:date="2025-05-05T18:07:00Z">
        <w:r>
          <w:rPr>
            <w:rFonts w:cs="Times New Roman" w:hint="eastAsia"/>
          </w:rPr>
          <w:delText>服务器</w:delText>
        </w:r>
      </w:del>
      <w:r>
        <w:rPr>
          <w:rFonts w:cs="Times New Roman" w:hint="eastAsia"/>
        </w:rPr>
        <w:t>。采用</w:t>
      </w:r>
      <w:del w:id="25" w:author="炏燚" w:date="2025-05-05T18:08:00Z">
        <w:r>
          <w:rPr>
            <w:rFonts w:cs="Times New Roman" w:hint="eastAsia"/>
          </w:rPr>
          <w:delText>了</w:delText>
        </w:r>
      </w:del>
      <w:r>
        <w:rPr>
          <w:rFonts w:cs="Times New Roman" w:hint="eastAsia"/>
        </w:rPr>
        <w:t>JWT</w:t>
      </w:r>
      <w:r>
        <w:rPr>
          <w:rFonts w:cs="Times New Roman" w:hint="eastAsia"/>
        </w:rPr>
        <w:t>技术来</w:t>
      </w:r>
      <w:ins w:id="26" w:author="炏燚" w:date="2025-05-05T18:08:00Z">
        <w:r>
          <w:rPr>
            <w:rFonts w:cs="Times New Roman" w:hint="eastAsia"/>
          </w:rPr>
          <w:t>进行</w:t>
        </w:r>
      </w:ins>
      <w:del w:id="27" w:author="炏燚" w:date="2025-05-05T18:08:00Z">
        <w:r>
          <w:rPr>
            <w:rFonts w:cs="Times New Roman" w:hint="eastAsia"/>
          </w:rPr>
          <w:delText>校验</w:delText>
        </w:r>
      </w:del>
      <w:r>
        <w:rPr>
          <w:rFonts w:cs="Times New Roman" w:hint="eastAsia"/>
        </w:rPr>
        <w:t>登录</w:t>
      </w:r>
      <w:ins w:id="28" w:author="炏燚" w:date="2025-05-05T18:08:00Z">
        <w:r>
          <w:rPr>
            <w:rFonts w:cs="Times New Roman" w:hint="eastAsia"/>
          </w:rPr>
          <w:t>校验</w:t>
        </w:r>
      </w:ins>
      <w:r>
        <w:rPr>
          <w:rFonts w:cs="Times New Roman" w:hint="eastAsia"/>
        </w:rPr>
        <w:t>，同时</w:t>
      </w:r>
      <w:del w:id="29" w:author="炏燚" w:date="2025-05-05T18:08:00Z">
        <w:r>
          <w:rPr>
            <w:rFonts w:cs="Times New Roman"/>
          </w:rPr>
          <w:delText>结合了</w:delText>
        </w:r>
      </w:del>
      <w:ins w:id="30" w:author="炏燚" w:date="2025-05-05T18:08:00Z">
        <w:r>
          <w:rPr>
            <w:rFonts w:cs="Times New Roman" w:hint="eastAsia"/>
          </w:rPr>
          <w:t>利用</w:t>
        </w:r>
      </w:ins>
      <w:r>
        <w:rPr>
          <w:rFonts w:cs="Times New Roman" w:hint="eastAsia"/>
        </w:rPr>
        <w:t>阿里云平台的短信服务</w:t>
      </w:r>
      <w:ins w:id="31" w:author="炏燚" w:date="2025-05-05T18:08:00Z">
        <w:r>
          <w:rPr>
            <w:rFonts w:cs="Times New Roman" w:hint="eastAsia"/>
          </w:rPr>
          <w:t>实现了</w:t>
        </w:r>
      </w:ins>
      <w:del w:id="32" w:author="炏燚" w:date="2025-05-05T18:08:00Z">
        <w:r>
          <w:rPr>
            <w:rFonts w:cs="Times New Roman" w:hint="eastAsia"/>
          </w:rPr>
          <w:delText>集成</w:delText>
        </w:r>
      </w:del>
      <w:r>
        <w:rPr>
          <w:rFonts w:cs="Times New Roman" w:hint="eastAsia"/>
        </w:rPr>
        <w:t>短信登录。系统最终实现</w:t>
      </w:r>
      <w:del w:id="33" w:author="炏燚" w:date="2025-05-05T18:09:00Z">
        <w:r>
          <w:rPr>
            <w:rFonts w:cs="Times New Roman" w:hint="eastAsia"/>
          </w:rPr>
          <w:delText>的功能包括</w:delText>
        </w:r>
      </w:del>
      <w:ins w:id="34" w:author="炏燚" w:date="2025-05-05T18:09:00Z">
        <w:r>
          <w:rPr>
            <w:rFonts w:cs="Times New Roman" w:hint="eastAsia"/>
          </w:rPr>
          <w:t>了</w:t>
        </w:r>
      </w:ins>
      <w:r>
        <w:rPr>
          <w:rFonts w:hint="eastAsia"/>
        </w:rPr>
        <w:t>商家管理、用户管理、菜品管理、套餐管理、订单管理、评价管理、数据统计分析等功能。</w:t>
      </w:r>
    </w:p>
    <w:p w14:paraId="617733BD" w14:textId="77777777" w:rsidR="00A27FAC" w:rsidRDefault="00000000">
      <w:pPr>
        <w:pStyle w:val="000"/>
        <w:ind w:firstLine="480"/>
        <w:rPr>
          <w:del w:id="35" w:author="炏燚" w:date="2025-05-05T18:10:00Z"/>
          <w:rFonts w:cs="Times New Roman"/>
        </w:rPr>
      </w:pPr>
      <w:r>
        <w:rPr>
          <w:rFonts w:cs="Times New Roman" w:hint="eastAsia"/>
        </w:rPr>
        <w:t>“饭来了”校园外卖平台可以满足校园外卖需求，</w:t>
      </w:r>
      <w:ins w:id="36" w:author="炏燚" w:date="2025-05-05T18:09:00Z">
        <w:r>
          <w:rPr>
            <w:rFonts w:cs="Times New Roman" w:hint="eastAsia"/>
          </w:rPr>
          <w:t>不仅</w:t>
        </w:r>
      </w:ins>
      <w:r>
        <w:rPr>
          <w:rFonts w:cs="Times New Roman" w:hint="eastAsia"/>
        </w:rPr>
        <w:t>提升</w:t>
      </w:r>
      <w:ins w:id="37" w:author="炏燚" w:date="2025-05-05T18:09:00Z">
        <w:r>
          <w:rPr>
            <w:rFonts w:cs="Times New Roman" w:hint="eastAsia"/>
          </w:rPr>
          <w:t>了校园师生的</w:t>
        </w:r>
      </w:ins>
      <w:r>
        <w:rPr>
          <w:rFonts w:cs="Times New Roman" w:hint="eastAsia"/>
        </w:rPr>
        <w:t>生活便捷性</w:t>
      </w:r>
      <w:del w:id="38" w:author="炏燚" w:date="2025-05-05T18:09:00Z">
        <w:r>
          <w:rPr>
            <w:rFonts w:cs="Times New Roman" w:hint="eastAsia"/>
          </w:rPr>
          <w:delText>。系统将</w:delText>
        </w:r>
      </w:del>
      <w:ins w:id="39" w:author="炏燚" w:date="2025-05-05T18:09:00Z">
        <w:r>
          <w:rPr>
            <w:rFonts w:cs="Times New Roman" w:hint="eastAsia"/>
          </w:rPr>
          <w:t>，还能</w:t>
        </w:r>
      </w:ins>
      <w:r>
        <w:rPr>
          <w:rFonts w:cs="Times New Roman" w:hint="eastAsia"/>
        </w:rPr>
        <w:t>助力商家精准经营，优化资源配置。</w:t>
      </w:r>
      <w:ins w:id="40" w:author="炏燚" w:date="2025-05-05T18:10:00Z">
        <w:r>
          <w:rPr>
            <w:rFonts w:cs="Times New Roman" w:hint="eastAsia"/>
          </w:rPr>
          <w:t>该平台</w:t>
        </w:r>
      </w:ins>
      <w:del w:id="41" w:author="炏燚" w:date="2025-05-05T18:10:00Z">
        <w:r>
          <w:rPr>
            <w:rFonts w:cs="Times New Roman"/>
          </w:rPr>
          <w:delText>提升平台竞争力，</w:delText>
        </w:r>
      </w:del>
      <w:ins w:id="42" w:author="炏燚" w:date="2025-05-05T18:10:00Z">
        <w:r>
          <w:rPr>
            <w:rFonts w:cs="Times New Roman" w:hint="eastAsia"/>
          </w:rPr>
          <w:t>还能</w:t>
        </w:r>
      </w:ins>
      <w:r>
        <w:rPr>
          <w:rFonts w:cs="Times New Roman" w:hint="eastAsia"/>
        </w:rPr>
        <w:t>促进校园餐饮生态健康发展，</w:t>
      </w:r>
      <w:del w:id="43" w:author="炏燚" w:date="2025-05-05T18:10:00Z">
        <w:r>
          <w:rPr>
            <w:rFonts w:cs="Times New Roman" w:hint="eastAsia"/>
          </w:rPr>
          <w:delText>带动相关经济。</w:delText>
        </w:r>
      </w:del>
      <w:r>
        <w:rPr>
          <w:rFonts w:cs="Times New Roman" w:hint="eastAsia"/>
        </w:rPr>
        <w:t>为校园</w:t>
      </w:r>
      <w:bookmarkStart w:id="44" w:name="_Hlk194938544"/>
      <w:r>
        <w:rPr>
          <w:rFonts w:cs="Times New Roman" w:hint="eastAsia"/>
        </w:rPr>
        <w:t>数字化管理</w:t>
      </w:r>
      <w:bookmarkEnd w:id="44"/>
      <w:r>
        <w:rPr>
          <w:rFonts w:cs="Times New Roman" w:hint="eastAsia"/>
        </w:rPr>
        <w:t>提供参考，推动智慧校园建设。</w:t>
      </w:r>
      <w:del w:id="45" w:author="炏燚" w:date="2025-05-05T18:10:00Z">
        <w:r>
          <w:rPr>
            <w:rFonts w:cs="Times New Roman" w:hint="eastAsia"/>
          </w:rPr>
          <w:delText>该项目对校园内各方多有益处，在应用前景、社会经济价值等方面表现积极，有望推动校园外卖领域持续良好发展。</w:delText>
        </w:r>
      </w:del>
    </w:p>
    <w:bookmarkEnd w:id="3"/>
    <w:p w14:paraId="7793819A" w14:textId="77777777" w:rsidR="00A27FAC" w:rsidRDefault="00A27FAC">
      <w:pPr>
        <w:pStyle w:val="000"/>
        <w:ind w:firstLine="480"/>
        <w:rPr>
          <w:ins w:id="46" w:author="炏燚" w:date="2025-05-05T18:10:00Z"/>
          <w:rFonts w:cs="Times New Roman"/>
        </w:rPr>
      </w:pPr>
    </w:p>
    <w:p w14:paraId="6E22C3E7" w14:textId="77777777" w:rsidR="00A27FAC" w:rsidRDefault="00A27FAC">
      <w:pPr>
        <w:pStyle w:val="000"/>
        <w:ind w:firstLine="480"/>
        <w:rPr>
          <w:ins w:id="47" w:author="炏燚" w:date="2025-05-05T18:10:00Z"/>
          <w:rFonts w:cs="Times New Roman"/>
        </w:rPr>
      </w:pPr>
    </w:p>
    <w:p w14:paraId="0EA7F963" w14:textId="77777777" w:rsidR="00A27FAC" w:rsidRDefault="00A27FAC">
      <w:pPr>
        <w:pStyle w:val="000"/>
        <w:ind w:firstLine="480"/>
        <w:rPr>
          <w:rFonts w:cs="Times New Roman"/>
        </w:rPr>
      </w:pPr>
    </w:p>
    <w:p w14:paraId="3508B1A1" w14:textId="77777777" w:rsidR="00A27FAC" w:rsidRDefault="00000000">
      <w:pPr>
        <w:spacing w:line="400" w:lineRule="exact"/>
        <w:rPr>
          <w:rStyle w:val="001"/>
          <w:rFonts w:cs="Times New Roman"/>
        </w:rPr>
      </w:pPr>
      <w:r>
        <w:rPr>
          <w:rFonts w:eastAsia="黑体"/>
          <w:bCs/>
          <w:sz w:val="24"/>
        </w:rPr>
        <w:t>关键词</w:t>
      </w:r>
      <w:r>
        <w:rPr>
          <w:sz w:val="24"/>
        </w:rPr>
        <w:t xml:space="preserve">  </w:t>
      </w:r>
      <w:del w:id="48" w:author="炏燚" w:date="2025-05-05T18:10:00Z">
        <w:r>
          <w:rPr>
            <w:rFonts w:hint="eastAsia"/>
            <w:sz w:val="24"/>
          </w:rPr>
          <w:delText>“饭来了”，</w:delText>
        </w:r>
      </w:del>
      <w:r>
        <w:rPr>
          <w:rStyle w:val="001"/>
          <w:rFonts w:cs="Times New Roman" w:hint="eastAsia"/>
        </w:rPr>
        <w:t>校园外卖</w:t>
      </w:r>
      <w:r>
        <w:rPr>
          <w:rStyle w:val="001"/>
          <w:rFonts w:cs="Times New Roman"/>
        </w:rPr>
        <w:t>，</w:t>
      </w:r>
      <w:bookmarkStart w:id="49" w:name="_Hlk197509079"/>
      <w:ins w:id="50" w:author="炏燚" w:date="2025-05-05T18:11:00Z">
        <w:r>
          <w:rPr>
            <w:rStyle w:val="001"/>
            <w:rFonts w:cs="Times New Roman" w:hint="eastAsia"/>
          </w:rPr>
          <w:t>菜品管理，订单管理，</w:t>
        </w:r>
      </w:ins>
      <w:r>
        <w:rPr>
          <w:rStyle w:val="001"/>
          <w:rFonts w:cs="Times New Roman" w:hint="eastAsia"/>
        </w:rPr>
        <w:t>统计分析</w:t>
      </w:r>
      <w:r>
        <w:rPr>
          <w:rStyle w:val="001"/>
          <w:rFonts w:cs="Times New Roman"/>
        </w:rPr>
        <w:t>，</w:t>
      </w:r>
      <w:ins w:id="51" w:author="炏燚" w:date="2025-05-05T18:11:00Z">
        <w:r>
          <w:rPr>
            <w:rStyle w:val="001"/>
            <w:rFonts w:cs="Times New Roman" w:hint="eastAsia"/>
          </w:rPr>
          <w:t>校园</w:t>
        </w:r>
      </w:ins>
      <w:r>
        <w:rPr>
          <w:rStyle w:val="001"/>
          <w:rFonts w:cs="Times New Roman" w:hint="eastAsia"/>
        </w:rPr>
        <w:t>数字化</w:t>
      </w:r>
      <w:bookmarkEnd w:id="49"/>
    </w:p>
    <w:p w14:paraId="29932A68" w14:textId="77777777" w:rsidR="00A27FAC" w:rsidRDefault="00A27FAC">
      <w:pPr>
        <w:spacing w:line="360" w:lineRule="auto"/>
        <w:rPr>
          <w:sz w:val="24"/>
        </w:rPr>
      </w:pPr>
    </w:p>
    <w:p w14:paraId="0DCEA51C" w14:textId="77777777" w:rsidR="00A27FAC" w:rsidRDefault="00A27FAC">
      <w:pPr>
        <w:spacing w:line="360" w:lineRule="auto"/>
        <w:rPr>
          <w:sz w:val="24"/>
        </w:rPr>
        <w:sectPr w:rsidR="00A27FAC">
          <w:headerReference w:type="default" r:id="rId19"/>
          <w:footerReference w:type="default" r:id="rId20"/>
          <w:pgSz w:w="11906" w:h="16838"/>
          <w:pgMar w:top="1701" w:right="1701" w:bottom="1417" w:left="1701" w:header="1247" w:footer="1021" w:gutter="0"/>
          <w:pgNumType w:fmt="upperRoman" w:start="1"/>
          <w:cols w:space="720"/>
          <w:docGrid w:type="lines" w:linePitch="319"/>
        </w:sectPr>
      </w:pPr>
    </w:p>
    <w:p w14:paraId="76F251F8" w14:textId="77777777" w:rsidR="00A27FAC" w:rsidRDefault="00000000">
      <w:pPr>
        <w:pStyle w:val="010"/>
        <w:rPr>
          <w:rFonts w:ascii="Times New Roman" w:hAnsi="Times New Roman"/>
          <w:b/>
          <w:bCs w:val="0"/>
        </w:rPr>
      </w:pPr>
      <w:bookmarkStart w:id="52" w:name="_Toc195901931"/>
      <w:bookmarkStart w:id="53" w:name="_Toc8406343"/>
      <w:r>
        <w:rPr>
          <w:rFonts w:ascii="Times New Roman" w:hAnsi="Times New Roman"/>
          <w:b/>
          <w:bCs w:val="0"/>
        </w:rPr>
        <w:lastRenderedPageBreak/>
        <w:t>ABSTRACT</w:t>
      </w:r>
      <w:bookmarkEnd w:id="52"/>
      <w:bookmarkEnd w:id="53"/>
    </w:p>
    <w:p w14:paraId="552D0F4C" w14:textId="77777777" w:rsidR="00A27FAC" w:rsidRDefault="00000000">
      <w:pPr>
        <w:pStyle w:val="000"/>
        <w:ind w:firstLine="480"/>
        <w:rPr>
          <w:rFonts w:cs="Times New Roman"/>
        </w:rPr>
      </w:pPr>
      <w:r>
        <w:rPr>
          <w:rFonts w:cs="Times New Roman"/>
        </w:rPr>
        <w:t>At present, the market of campus food delivery platforms is developing rapidly. Its fast and convenient model has benefited a large number of users. There are already many food delivery platforms on the market, but they are targeted at various social groups, and they are slightly insufficient in terms of targeting the campus scenario. There is a lack of exclusive food delivery platforms that are tailored to the special needs of the campus and focus on campus services. Therefore, it is necessary to study this campus food delivery platform.</w:t>
      </w:r>
      <w:commentRangeStart w:id="54"/>
      <w:commentRangeEnd w:id="54"/>
      <w:r>
        <w:commentReference w:id="54"/>
      </w:r>
    </w:p>
    <w:p w14:paraId="60E403A8" w14:textId="77777777" w:rsidR="00A27FAC" w:rsidRDefault="00000000">
      <w:pPr>
        <w:pStyle w:val="000"/>
        <w:ind w:firstLine="480"/>
        <w:rPr>
          <w:rFonts w:cs="Times New Roman"/>
        </w:rPr>
      </w:pPr>
      <w:r>
        <w:rPr>
          <w:rFonts w:cs="Times New Roman"/>
        </w:rPr>
        <w:t xml:space="preserve">The platform uses Vue.js, </w:t>
      </w:r>
      <w:proofErr w:type="spellStart"/>
      <w:r>
        <w:rPr>
          <w:rFonts w:cs="Times New Roman"/>
        </w:rPr>
        <w:t>ECharts</w:t>
      </w:r>
      <w:proofErr w:type="spellEnd"/>
      <w:r>
        <w:rPr>
          <w:rFonts w:cs="Times New Roman"/>
        </w:rPr>
        <w:t xml:space="preserve">, and Element UI frameworks to develop the front-end, and uses Spring, Spring Boot, and </w:t>
      </w:r>
      <w:proofErr w:type="spellStart"/>
      <w:r>
        <w:rPr>
          <w:rFonts w:cs="Times New Roman"/>
        </w:rPr>
        <w:t>MyBatis</w:t>
      </w:r>
      <w:proofErr w:type="spellEnd"/>
      <w:r>
        <w:rPr>
          <w:rFonts w:cs="Times New Roman"/>
        </w:rPr>
        <w:t>-Plus to develop the back-end server. The JWT technology is adopted to verify the login, and at the same time, the SMS service of Alibaba Cloud platform is integrated to enable SMS login. The functions finally achieved by the system include merchant management, user management, dish management, package management, order management, evaluation management, data statistics and analysis, and other functions.</w:t>
      </w:r>
    </w:p>
    <w:p w14:paraId="2634908E" w14:textId="77777777" w:rsidR="00A27FAC" w:rsidRDefault="00000000">
      <w:pPr>
        <w:pStyle w:val="000"/>
        <w:ind w:firstLine="480"/>
        <w:rPr>
          <w:rFonts w:cs="Times New Roman"/>
        </w:rPr>
      </w:pPr>
      <w:r>
        <w:rPr>
          <w:rFonts w:cs="Times New Roman"/>
        </w:rPr>
        <w:t>The "</w:t>
      </w:r>
      <w:proofErr w:type="spellStart"/>
      <w:r>
        <w:rPr>
          <w:rFonts w:cs="Times New Roman"/>
        </w:rPr>
        <w:t>Fanlailai</w:t>
      </w:r>
      <w:proofErr w:type="spellEnd"/>
      <w:r>
        <w:rPr>
          <w:rFonts w:cs="Times New Roman"/>
        </w:rPr>
        <w:t xml:space="preserve">" campus food delivery platform can meet the campus food delivery needs and improve the convenience of life. The system will help merchants operate accurately and optimize the allocation of resources. It will enhance the competitiveness of the platform, promote the healthy development of the campus catering ecosystem, and drive the related economy. It provides a reference for the digital management of the campus and promotes the construction of a smart campus. This project is beneficial to all parties on campus, and it shows positive performance in terms of application prospects, social and economic value, etc., and is expected to promote the continuous and good development of the campus food delivery </w:t>
      </w:r>
      <w:proofErr w:type="gramStart"/>
      <w:r>
        <w:rPr>
          <w:rFonts w:cs="Times New Roman"/>
        </w:rPr>
        <w:t>field.  .</w:t>
      </w:r>
      <w:proofErr w:type="gramEnd"/>
    </w:p>
    <w:p w14:paraId="6512C118" w14:textId="77777777" w:rsidR="00A27FAC" w:rsidRDefault="00A27FAC">
      <w:pPr>
        <w:pStyle w:val="000"/>
        <w:ind w:firstLine="480"/>
        <w:rPr>
          <w:rFonts w:cs="Times New Roman"/>
        </w:rPr>
      </w:pPr>
    </w:p>
    <w:p w14:paraId="1640BB79" w14:textId="77777777" w:rsidR="00A27FAC" w:rsidRDefault="00A27FAC">
      <w:pPr>
        <w:pStyle w:val="000"/>
        <w:ind w:firstLine="480"/>
        <w:rPr>
          <w:rFonts w:cs="Times New Roman"/>
        </w:rPr>
      </w:pPr>
    </w:p>
    <w:p w14:paraId="2AB7610E" w14:textId="77777777" w:rsidR="00A27FAC" w:rsidRDefault="00000000">
      <w:pPr>
        <w:pStyle w:val="tgt0"/>
        <w:shd w:val="clear" w:color="auto" w:fill="FFFFFF"/>
        <w:spacing w:before="0" w:beforeAutospacing="0" w:after="0" w:afterAutospacing="0" w:line="390" w:lineRule="atLeast"/>
        <w:rPr>
          <w:rStyle w:val="001"/>
          <w:rFonts w:ascii="Times New Roman" w:hAnsi="Times New Roman" w:cs="Times New Roman"/>
        </w:rPr>
      </w:pPr>
      <w:proofErr w:type="gramStart"/>
      <w:r>
        <w:rPr>
          <w:rFonts w:ascii="Times New Roman" w:hAnsi="Times New Roman" w:cs="Times New Roman"/>
          <w:b/>
          <w:bCs/>
        </w:rPr>
        <w:t>Keywords</w:t>
      </w:r>
      <w:r>
        <w:rPr>
          <w:rFonts w:ascii="Times New Roman" w:hAnsi="Times New Roman" w:cs="Times New Roman"/>
          <w:b/>
          <w:bCs/>
          <w:sz w:val="28"/>
          <w:szCs w:val="28"/>
        </w:rPr>
        <w:t xml:space="preserve">  </w:t>
      </w:r>
      <w:r>
        <w:rPr>
          <w:rFonts w:ascii="Times New Roman" w:hAnsi="Times New Roman" w:cs="Times New Roman"/>
        </w:rPr>
        <w:t>"</w:t>
      </w:r>
      <w:proofErr w:type="spellStart"/>
      <w:proofErr w:type="gramEnd"/>
      <w:r>
        <w:rPr>
          <w:rFonts w:ascii="Times New Roman" w:hAnsi="Times New Roman" w:cs="Times New Roman"/>
        </w:rPr>
        <w:t>Fanlailai</w:t>
      </w:r>
      <w:proofErr w:type="spellEnd"/>
      <w:r>
        <w:rPr>
          <w:rFonts w:ascii="Times New Roman" w:hAnsi="Times New Roman" w:cs="Times New Roman"/>
        </w:rPr>
        <w:t>"</w:t>
      </w:r>
      <w:r>
        <w:rPr>
          <w:rStyle w:val="001"/>
          <w:rFonts w:ascii="Times New Roman" w:hAnsi="Times New Roman" w:cs="Times New Roman"/>
        </w:rPr>
        <w:t xml:space="preserve">, </w:t>
      </w:r>
      <w:r>
        <w:rPr>
          <w:rFonts w:ascii="Times New Roman" w:hAnsi="Times New Roman" w:cs="Times New Roman"/>
        </w:rPr>
        <w:t>Campus food delivery</w:t>
      </w:r>
      <w:r>
        <w:rPr>
          <w:rStyle w:val="001"/>
          <w:rFonts w:ascii="Times New Roman" w:hAnsi="Times New Roman" w:cs="Times New Roman"/>
        </w:rPr>
        <w:t xml:space="preserve">, </w:t>
      </w:r>
      <w:r>
        <w:rPr>
          <w:rFonts w:ascii="Times New Roman" w:hAnsi="Times New Roman" w:cs="Times New Roman"/>
        </w:rPr>
        <w:t>Statistical analysis</w:t>
      </w:r>
      <w:r>
        <w:rPr>
          <w:rStyle w:val="001"/>
          <w:rFonts w:ascii="Times New Roman" w:hAnsi="Times New Roman" w:cs="Times New Roman"/>
        </w:rPr>
        <w:t xml:space="preserve">, </w:t>
      </w:r>
      <w:r>
        <w:rPr>
          <w:rFonts w:ascii="Times New Roman" w:hAnsi="Times New Roman" w:cs="Times New Roman"/>
        </w:rPr>
        <w:t>Digitalization</w:t>
      </w:r>
      <w:commentRangeStart w:id="55"/>
      <w:commentRangeEnd w:id="55"/>
      <w:r>
        <w:commentReference w:id="55"/>
      </w:r>
    </w:p>
    <w:p w14:paraId="499A56D3" w14:textId="77777777" w:rsidR="00A27FAC" w:rsidRDefault="00A27FAC">
      <w:pPr>
        <w:pStyle w:val="tgt0"/>
        <w:shd w:val="clear" w:color="auto" w:fill="FFFFFF"/>
        <w:spacing w:before="0" w:beforeAutospacing="0" w:after="0" w:afterAutospacing="0" w:line="390" w:lineRule="atLeast"/>
        <w:rPr>
          <w:rFonts w:ascii="Times New Roman" w:hAnsi="Times New Roman" w:cs="Times New Roman"/>
        </w:rPr>
        <w:sectPr w:rsidR="00A27FAC">
          <w:headerReference w:type="even" r:id="rId24"/>
          <w:headerReference w:type="default" r:id="rId25"/>
          <w:pgSz w:w="11906" w:h="16838"/>
          <w:pgMar w:top="1701" w:right="1701" w:bottom="1417" w:left="1701" w:header="1247" w:footer="1021" w:gutter="0"/>
          <w:pgNumType w:fmt="upperRoman"/>
          <w:cols w:space="720"/>
          <w:docGrid w:type="lines" w:linePitch="319"/>
        </w:sectPr>
      </w:pPr>
    </w:p>
    <w:p w14:paraId="7B833D44" w14:textId="77777777" w:rsidR="00A27FAC" w:rsidRDefault="00000000">
      <w:pPr>
        <w:pStyle w:val="010"/>
        <w:rPr>
          <w:rFonts w:ascii="Times New Roman" w:hAnsi="Times New Roman"/>
        </w:rPr>
      </w:pPr>
      <w:bookmarkStart w:id="56" w:name="_Toc39997803"/>
      <w:bookmarkStart w:id="57" w:name="_Toc40028888"/>
      <w:bookmarkStart w:id="58" w:name="_Toc39997677"/>
      <w:bookmarkStart w:id="59" w:name="_Toc516744270"/>
      <w:bookmarkStart w:id="60" w:name="_Toc11152"/>
      <w:bookmarkStart w:id="61" w:name="_Toc39414087"/>
      <w:bookmarkStart w:id="62" w:name="_Toc1115"/>
      <w:bookmarkStart w:id="63" w:name="_Toc8406344"/>
      <w:bookmarkStart w:id="64" w:name="_Toc40349580"/>
      <w:bookmarkStart w:id="65" w:name="_Toc8408130"/>
      <w:bookmarkStart w:id="66" w:name="_Toc12219"/>
      <w:bookmarkStart w:id="67" w:name="_Toc169643578"/>
      <w:bookmarkStart w:id="68" w:name="_Toc165827516"/>
      <w:bookmarkStart w:id="69" w:name="_Toc8406664"/>
      <w:bookmarkStart w:id="70" w:name="_Toc166576359"/>
      <w:bookmarkStart w:id="71" w:name="_Toc195901932"/>
      <w:bookmarkStart w:id="72" w:name="_Toc139897641"/>
      <w:bookmarkStart w:id="73" w:name="_Toc165289230"/>
      <w:bookmarkStart w:id="74" w:name="_Toc166515103"/>
      <w:r>
        <w:rPr>
          <w:rFonts w:ascii="Times New Roman" w:hAnsi="Times New Roman"/>
        </w:rPr>
        <w:lastRenderedPageBreak/>
        <w:t>目</w:t>
      </w:r>
      <w:r>
        <w:rPr>
          <w:rFonts w:ascii="Times New Roman" w:hAnsi="Times New Roman"/>
        </w:rPr>
        <w:t xml:space="preserve">  </w:t>
      </w:r>
      <w:r>
        <w:rPr>
          <w:rFonts w:ascii="Times New Roman" w:hAnsi="Times New Roman"/>
        </w:rPr>
        <w:t>录</w:t>
      </w:r>
      <w:bookmarkStart w:id="75" w:name="_Toc197677545"/>
      <w:bookmarkStart w:id="76" w:name="_Toc197677149"/>
      <w:bookmarkStart w:id="77" w:name="_Toc197677446"/>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commentRangeStart w:id="78"/>
    <w:p w14:paraId="747738C9" w14:textId="77777777" w:rsidR="00A27FAC" w:rsidRDefault="00000000">
      <w:pPr>
        <w:pStyle w:val="TOC1"/>
        <w:tabs>
          <w:tab w:val="right" w:leader="dot" w:pos="8494"/>
        </w:tabs>
        <w:rPr>
          <w:rFonts w:asciiTheme="minorHAnsi" w:eastAsiaTheme="minorEastAsia" w:hAnsiTheme="minorHAnsi" w:cstheme="minorBidi"/>
          <w:b w:val="0"/>
          <w:sz w:val="22"/>
          <w14:ligatures w14:val="standardContextual"/>
        </w:rPr>
      </w:pPr>
      <w:r>
        <w:rPr>
          <w:rFonts w:eastAsiaTheme="majorEastAsia"/>
          <w:b w:val="0"/>
        </w:rPr>
        <w:fldChar w:fldCharType="begin"/>
      </w:r>
      <w:r>
        <w:rPr>
          <w:rFonts w:eastAsiaTheme="majorEastAsia"/>
          <w:b w:val="0"/>
        </w:rPr>
        <w:instrText xml:space="preserve"> TOC \o "1-3" \h \z \u </w:instrText>
      </w:r>
      <w:r>
        <w:rPr>
          <w:rFonts w:eastAsiaTheme="majorEastAsia"/>
          <w:b w:val="0"/>
        </w:rPr>
        <w:fldChar w:fldCharType="separate"/>
      </w:r>
      <w:hyperlink w:anchor="_Toc195901930" w:history="1">
        <w:r w:rsidR="00A27FAC">
          <w:rPr>
            <w:rStyle w:val="aff0"/>
            <w:rFonts w:hint="eastAsia"/>
          </w:rPr>
          <w:t>摘</w:t>
        </w:r>
        <w:r w:rsidR="00A27FAC">
          <w:rPr>
            <w:rStyle w:val="aff0"/>
            <w:rFonts w:hint="eastAsia"/>
          </w:rPr>
          <w:t xml:space="preserve">  </w:t>
        </w:r>
        <w:r w:rsidR="00A27FAC">
          <w:rPr>
            <w:rStyle w:val="aff0"/>
            <w:rFonts w:hint="eastAsia"/>
          </w:rPr>
          <w:t>要</w:t>
        </w:r>
        <w:r w:rsidR="00A27FAC">
          <w:rPr>
            <w:rFonts w:hint="eastAsia"/>
          </w:rPr>
          <w:tab/>
        </w:r>
        <w:r w:rsidR="00A27FAC">
          <w:rPr>
            <w:rFonts w:hint="eastAsia"/>
          </w:rPr>
          <w:fldChar w:fldCharType="begin"/>
        </w:r>
        <w:r w:rsidR="00A27FAC">
          <w:rPr>
            <w:rFonts w:hint="eastAsia"/>
          </w:rPr>
          <w:instrText xml:space="preserve"> </w:instrText>
        </w:r>
        <w:r w:rsidR="00A27FAC">
          <w:instrText>PAGEREF _Toc195901930 \h</w:instrText>
        </w:r>
        <w:r w:rsidR="00A27FAC">
          <w:rPr>
            <w:rFonts w:hint="eastAsia"/>
          </w:rPr>
          <w:instrText xml:space="preserve"> </w:instrText>
        </w:r>
        <w:r w:rsidR="00A27FAC">
          <w:rPr>
            <w:rFonts w:hint="eastAsia"/>
          </w:rPr>
        </w:r>
        <w:r w:rsidR="00A27FAC">
          <w:rPr>
            <w:rFonts w:hint="eastAsia"/>
          </w:rPr>
          <w:fldChar w:fldCharType="separate"/>
        </w:r>
        <w:r w:rsidR="00A27FAC">
          <w:t>I</w:t>
        </w:r>
        <w:r w:rsidR="00A27FAC">
          <w:rPr>
            <w:rFonts w:hint="eastAsia"/>
          </w:rPr>
          <w:fldChar w:fldCharType="end"/>
        </w:r>
      </w:hyperlink>
    </w:p>
    <w:p w14:paraId="1CCA6072" w14:textId="77777777" w:rsidR="00A27FAC" w:rsidRDefault="00A27FAC">
      <w:pPr>
        <w:pStyle w:val="TOC1"/>
        <w:tabs>
          <w:tab w:val="right" w:leader="dot" w:pos="8494"/>
        </w:tabs>
        <w:rPr>
          <w:rFonts w:asciiTheme="minorHAnsi" w:eastAsiaTheme="minorEastAsia" w:hAnsiTheme="minorHAnsi" w:cstheme="minorBidi"/>
          <w:b w:val="0"/>
          <w:sz w:val="22"/>
          <w14:ligatures w14:val="standardContextual"/>
        </w:rPr>
      </w:pPr>
      <w:hyperlink w:anchor="_Toc195901931" w:history="1">
        <w:r>
          <w:rPr>
            <w:rStyle w:val="aff0"/>
            <w:rFonts w:hint="eastAsia"/>
          </w:rPr>
          <w:t>ABSTRACT</w:t>
        </w:r>
        <w:r>
          <w:rPr>
            <w:rFonts w:hint="eastAsia"/>
          </w:rPr>
          <w:tab/>
        </w:r>
        <w:r>
          <w:rPr>
            <w:rFonts w:hint="eastAsia"/>
          </w:rPr>
          <w:fldChar w:fldCharType="begin"/>
        </w:r>
        <w:r>
          <w:rPr>
            <w:rFonts w:hint="eastAsia"/>
          </w:rPr>
          <w:instrText xml:space="preserve"> </w:instrText>
        </w:r>
        <w:r>
          <w:instrText>PAGEREF _Toc195901931 \h</w:instrText>
        </w:r>
        <w:r>
          <w:rPr>
            <w:rFonts w:hint="eastAsia"/>
          </w:rPr>
          <w:instrText xml:space="preserve"> </w:instrText>
        </w:r>
        <w:r>
          <w:rPr>
            <w:rFonts w:hint="eastAsia"/>
          </w:rPr>
        </w:r>
        <w:r>
          <w:rPr>
            <w:rFonts w:hint="eastAsia"/>
          </w:rPr>
          <w:fldChar w:fldCharType="separate"/>
        </w:r>
        <w:r>
          <w:t>II</w:t>
        </w:r>
        <w:r>
          <w:rPr>
            <w:rFonts w:hint="eastAsia"/>
          </w:rPr>
          <w:fldChar w:fldCharType="end"/>
        </w:r>
      </w:hyperlink>
    </w:p>
    <w:p w14:paraId="1AE2BEC5" w14:textId="77777777" w:rsidR="00A27FAC" w:rsidRDefault="00A27FAC">
      <w:pPr>
        <w:pStyle w:val="TOC1"/>
        <w:tabs>
          <w:tab w:val="right" w:leader="dot" w:pos="8494"/>
        </w:tabs>
        <w:rPr>
          <w:rFonts w:asciiTheme="minorHAnsi" w:eastAsiaTheme="minorEastAsia" w:hAnsiTheme="minorHAnsi" w:cstheme="minorBidi"/>
          <w:b w:val="0"/>
          <w:sz w:val="22"/>
          <w14:ligatures w14:val="standardContextual"/>
        </w:rPr>
      </w:pPr>
      <w:hyperlink w:anchor="_Toc195901932" w:history="1"/>
    </w:p>
    <w:p w14:paraId="07BD5EBE" w14:textId="77777777" w:rsidR="00A27FAC" w:rsidRDefault="00A27FAC">
      <w:pPr>
        <w:pStyle w:val="TOC1"/>
        <w:tabs>
          <w:tab w:val="right" w:leader="dot" w:pos="8494"/>
        </w:tabs>
        <w:rPr>
          <w:rFonts w:asciiTheme="minorHAnsi" w:eastAsiaTheme="minorEastAsia" w:hAnsiTheme="minorHAnsi" w:cstheme="minorBidi"/>
          <w:b w:val="0"/>
          <w:sz w:val="22"/>
          <w14:ligatures w14:val="standardContextual"/>
        </w:rPr>
      </w:pPr>
      <w:hyperlink w:anchor="_Toc195901933" w:history="1">
        <w:r>
          <w:rPr>
            <w:rStyle w:val="aff0"/>
            <w:rFonts w:hint="eastAsia"/>
          </w:rPr>
          <w:t xml:space="preserve">1  </w:t>
        </w:r>
        <w:r>
          <w:rPr>
            <w:rStyle w:val="aff0"/>
            <w:rFonts w:hint="eastAsia"/>
          </w:rPr>
          <w:t>绪论</w:t>
        </w:r>
        <w:r>
          <w:rPr>
            <w:rFonts w:hint="eastAsia"/>
          </w:rPr>
          <w:tab/>
        </w:r>
        <w:r>
          <w:rPr>
            <w:rFonts w:hint="eastAsia"/>
          </w:rPr>
          <w:fldChar w:fldCharType="begin"/>
        </w:r>
        <w:r>
          <w:rPr>
            <w:rFonts w:hint="eastAsia"/>
          </w:rPr>
          <w:instrText xml:space="preserve"> </w:instrText>
        </w:r>
        <w:r>
          <w:instrText>PAGEREF _Toc195901933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06E843F8" w14:textId="77777777" w:rsidR="00A27FAC" w:rsidRDefault="00A27FAC">
      <w:pPr>
        <w:pStyle w:val="TOC2"/>
        <w:tabs>
          <w:tab w:val="right" w:leader="dot" w:pos="8494"/>
        </w:tabs>
        <w:ind w:left="420"/>
        <w:rPr>
          <w:rFonts w:asciiTheme="minorHAnsi" w:eastAsiaTheme="minorEastAsia" w:hAnsiTheme="minorHAnsi" w:cstheme="minorBidi"/>
          <w:b w:val="0"/>
          <w:sz w:val="22"/>
          <w14:ligatures w14:val="standardContextual"/>
        </w:rPr>
      </w:pPr>
      <w:hyperlink w:anchor="_Toc195901934" w:history="1">
        <w:r>
          <w:rPr>
            <w:rStyle w:val="aff0"/>
            <w:rFonts w:hint="eastAsia"/>
          </w:rPr>
          <w:t xml:space="preserve">1.1 </w:t>
        </w:r>
        <w:r>
          <w:rPr>
            <w:rStyle w:val="aff0"/>
            <w:rFonts w:hint="eastAsia"/>
          </w:rPr>
          <w:t>选题背景以及研究意义</w:t>
        </w:r>
        <w:r>
          <w:rPr>
            <w:rFonts w:hint="eastAsia"/>
          </w:rPr>
          <w:tab/>
        </w:r>
        <w:r>
          <w:rPr>
            <w:rFonts w:hint="eastAsia"/>
          </w:rPr>
          <w:fldChar w:fldCharType="begin"/>
        </w:r>
        <w:r>
          <w:rPr>
            <w:rFonts w:hint="eastAsia"/>
          </w:rPr>
          <w:instrText xml:space="preserve"> </w:instrText>
        </w:r>
        <w:r>
          <w:instrText>PAGEREF _Toc195901934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325458A7" w14:textId="77777777" w:rsidR="00A27FAC" w:rsidRDefault="00A27FAC">
      <w:pPr>
        <w:pStyle w:val="TOC2"/>
        <w:tabs>
          <w:tab w:val="right" w:leader="dot" w:pos="8494"/>
        </w:tabs>
        <w:ind w:left="420"/>
        <w:rPr>
          <w:rFonts w:asciiTheme="minorHAnsi" w:eastAsiaTheme="minorEastAsia" w:hAnsiTheme="minorHAnsi" w:cstheme="minorBidi"/>
          <w:b w:val="0"/>
          <w:sz w:val="22"/>
          <w14:ligatures w14:val="standardContextual"/>
        </w:rPr>
      </w:pPr>
      <w:hyperlink w:anchor="_Toc195901940" w:history="1">
        <w:r>
          <w:rPr>
            <w:rStyle w:val="aff0"/>
            <w:rFonts w:hint="eastAsia"/>
          </w:rPr>
          <w:t xml:space="preserve">1.2 </w:t>
        </w:r>
        <w:r>
          <w:rPr>
            <w:rStyle w:val="aff0"/>
            <w:rFonts w:hint="eastAsia"/>
          </w:rPr>
          <w:t>国内外研究现状</w:t>
        </w:r>
        <w:r>
          <w:rPr>
            <w:rFonts w:hint="eastAsia"/>
          </w:rPr>
          <w:tab/>
        </w:r>
        <w:r>
          <w:rPr>
            <w:rFonts w:hint="eastAsia"/>
          </w:rPr>
          <w:fldChar w:fldCharType="begin"/>
        </w:r>
        <w:r>
          <w:rPr>
            <w:rFonts w:hint="eastAsia"/>
          </w:rPr>
          <w:instrText xml:space="preserve"> </w:instrText>
        </w:r>
        <w:r>
          <w:instrText>PAGEREF _Toc195901940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68D9D0B6" w14:textId="77777777" w:rsidR="00A27FAC" w:rsidRDefault="00A27FAC">
      <w:pPr>
        <w:pStyle w:val="TOC2"/>
        <w:tabs>
          <w:tab w:val="right" w:leader="dot" w:pos="8494"/>
        </w:tabs>
        <w:ind w:left="420"/>
        <w:rPr>
          <w:rFonts w:asciiTheme="minorHAnsi" w:eastAsiaTheme="minorEastAsia" w:hAnsiTheme="minorHAnsi" w:cstheme="minorBidi"/>
          <w:b w:val="0"/>
          <w:sz w:val="22"/>
          <w14:ligatures w14:val="standardContextual"/>
        </w:rPr>
      </w:pPr>
      <w:hyperlink w:anchor="_Toc195901941" w:history="1">
        <w:r>
          <w:rPr>
            <w:rStyle w:val="aff0"/>
            <w:rFonts w:hint="eastAsia"/>
          </w:rPr>
          <w:t xml:space="preserve">1.3 </w:t>
        </w:r>
        <w:r>
          <w:rPr>
            <w:rStyle w:val="aff0"/>
            <w:rFonts w:hint="eastAsia"/>
          </w:rPr>
          <w:t>课题研究的主要内容</w:t>
        </w:r>
        <w:r>
          <w:rPr>
            <w:rFonts w:hint="eastAsia"/>
          </w:rPr>
          <w:tab/>
        </w:r>
        <w:r>
          <w:rPr>
            <w:rFonts w:hint="eastAsia"/>
          </w:rPr>
          <w:fldChar w:fldCharType="begin"/>
        </w:r>
        <w:r>
          <w:rPr>
            <w:rFonts w:hint="eastAsia"/>
          </w:rPr>
          <w:instrText xml:space="preserve"> </w:instrText>
        </w:r>
        <w:r>
          <w:instrText>PAGEREF _Toc195901941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0728D25A" w14:textId="77777777" w:rsidR="00A27FAC" w:rsidRDefault="00A27FAC">
      <w:pPr>
        <w:pStyle w:val="TOC1"/>
        <w:tabs>
          <w:tab w:val="right" w:leader="dot" w:pos="8494"/>
        </w:tabs>
        <w:rPr>
          <w:rFonts w:asciiTheme="minorHAnsi" w:eastAsiaTheme="minorEastAsia" w:hAnsiTheme="minorHAnsi" w:cstheme="minorBidi"/>
          <w:b w:val="0"/>
          <w:sz w:val="22"/>
          <w14:ligatures w14:val="standardContextual"/>
        </w:rPr>
      </w:pPr>
      <w:hyperlink w:anchor="_Toc195901942" w:history="1">
        <w:r>
          <w:rPr>
            <w:rStyle w:val="aff0"/>
            <w:rFonts w:hint="eastAsia"/>
          </w:rPr>
          <w:t xml:space="preserve">2 </w:t>
        </w:r>
        <w:r>
          <w:rPr>
            <w:rStyle w:val="aff0"/>
            <w:rFonts w:hint="eastAsia"/>
          </w:rPr>
          <w:t>技术研究及选型</w:t>
        </w:r>
        <w:r>
          <w:rPr>
            <w:rFonts w:hint="eastAsia"/>
          </w:rPr>
          <w:tab/>
        </w:r>
        <w:r>
          <w:rPr>
            <w:rFonts w:hint="eastAsia"/>
          </w:rPr>
          <w:fldChar w:fldCharType="begin"/>
        </w:r>
        <w:r>
          <w:rPr>
            <w:rFonts w:hint="eastAsia"/>
          </w:rPr>
          <w:instrText xml:space="preserve"> </w:instrText>
        </w:r>
        <w:r>
          <w:instrText>PAGEREF _Toc195901942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441A8051" w14:textId="77777777" w:rsidR="00A27FAC" w:rsidRDefault="00A27FAC">
      <w:pPr>
        <w:pStyle w:val="TOC2"/>
        <w:tabs>
          <w:tab w:val="right" w:leader="dot" w:pos="8494"/>
        </w:tabs>
        <w:ind w:left="420"/>
        <w:rPr>
          <w:rFonts w:asciiTheme="minorHAnsi" w:eastAsiaTheme="minorEastAsia" w:hAnsiTheme="minorHAnsi" w:cstheme="minorBidi"/>
          <w:b w:val="0"/>
          <w:sz w:val="22"/>
          <w14:ligatures w14:val="standardContextual"/>
        </w:rPr>
      </w:pPr>
      <w:hyperlink w:anchor="_Toc195901943" w:history="1">
        <w:r>
          <w:rPr>
            <w:rStyle w:val="aff0"/>
            <w:rFonts w:hint="eastAsia"/>
          </w:rPr>
          <w:t xml:space="preserve">2.1 </w:t>
        </w:r>
        <w:r>
          <w:rPr>
            <w:rStyle w:val="aff0"/>
            <w:rFonts w:hint="eastAsia"/>
          </w:rPr>
          <w:t>相关技术介绍</w:t>
        </w:r>
        <w:r>
          <w:rPr>
            <w:rFonts w:hint="eastAsia"/>
          </w:rPr>
          <w:tab/>
        </w:r>
        <w:r>
          <w:rPr>
            <w:rFonts w:hint="eastAsia"/>
          </w:rPr>
          <w:fldChar w:fldCharType="begin"/>
        </w:r>
        <w:r>
          <w:rPr>
            <w:rFonts w:hint="eastAsia"/>
          </w:rPr>
          <w:instrText xml:space="preserve"> </w:instrText>
        </w:r>
        <w:r>
          <w:instrText>PAGEREF _Toc195901943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47B9710D"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44" w:history="1">
        <w:r>
          <w:rPr>
            <w:rStyle w:val="aff0"/>
            <w:rFonts w:hint="eastAsia"/>
          </w:rPr>
          <w:t>2.1.1 Spring Boot</w:t>
        </w:r>
        <w:r>
          <w:rPr>
            <w:rStyle w:val="aff0"/>
            <w:rFonts w:hint="eastAsia"/>
          </w:rPr>
          <w:t>简介</w:t>
        </w:r>
        <w:r>
          <w:rPr>
            <w:rFonts w:hint="eastAsia"/>
          </w:rPr>
          <w:tab/>
        </w:r>
        <w:r>
          <w:rPr>
            <w:rFonts w:hint="eastAsia"/>
          </w:rPr>
          <w:fldChar w:fldCharType="begin"/>
        </w:r>
        <w:r>
          <w:rPr>
            <w:rFonts w:hint="eastAsia"/>
          </w:rPr>
          <w:instrText xml:space="preserve"> </w:instrText>
        </w:r>
        <w:r>
          <w:instrText>PAGEREF _Toc195901944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3032E075"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45" w:history="1">
        <w:r>
          <w:rPr>
            <w:rStyle w:val="aff0"/>
            <w:rFonts w:hint="eastAsia"/>
          </w:rPr>
          <w:t>2.1.2 MyBatis-Plus</w:t>
        </w:r>
        <w:r>
          <w:rPr>
            <w:rStyle w:val="aff0"/>
            <w:rFonts w:hint="eastAsia"/>
          </w:rPr>
          <w:t>简介</w:t>
        </w:r>
        <w:r>
          <w:rPr>
            <w:rFonts w:hint="eastAsia"/>
          </w:rPr>
          <w:tab/>
        </w:r>
        <w:r>
          <w:rPr>
            <w:rFonts w:hint="eastAsia"/>
          </w:rPr>
          <w:fldChar w:fldCharType="begin"/>
        </w:r>
        <w:r>
          <w:rPr>
            <w:rFonts w:hint="eastAsia"/>
          </w:rPr>
          <w:instrText xml:space="preserve"> </w:instrText>
        </w:r>
        <w:r>
          <w:instrText>PAGEREF _Toc195901945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2AD9AF17"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46" w:history="1">
        <w:r>
          <w:rPr>
            <w:rStyle w:val="aff0"/>
            <w:rFonts w:hint="eastAsia"/>
          </w:rPr>
          <w:t>2.1.3 Vue.js</w:t>
        </w:r>
        <w:r>
          <w:rPr>
            <w:rStyle w:val="aff0"/>
            <w:rFonts w:hint="eastAsia"/>
          </w:rPr>
          <w:t>简介</w:t>
        </w:r>
        <w:r>
          <w:rPr>
            <w:rFonts w:hint="eastAsia"/>
          </w:rPr>
          <w:tab/>
        </w:r>
        <w:r>
          <w:rPr>
            <w:rFonts w:hint="eastAsia"/>
          </w:rPr>
          <w:fldChar w:fldCharType="begin"/>
        </w:r>
        <w:r>
          <w:rPr>
            <w:rFonts w:hint="eastAsia"/>
          </w:rPr>
          <w:instrText xml:space="preserve"> </w:instrText>
        </w:r>
        <w:r>
          <w:instrText>PAGEREF _Toc195901946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C1EBCE0"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47" w:history="1">
        <w:r>
          <w:rPr>
            <w:rStyle w:val="aff0"/>
            <w:rFonts w:hint="eastAsia"/>
          </w:rPr>
          <w:t>2.1.4 Element UI</w:t>
        </w:r>
        <w:r>
          <w:rPr>
            <w:rStyle w:val="aff0"/>
            <w:rFonts w:hint="eastAsia"/>
          </w:rPr>
          <w:t>简介</w:t>
        </w:r>
        <w:r>
          <w:rPr>
            <w:rFonts w:hint="eastAsia"/>
          </w:rPr>
          <w:tab/>
        </w:r>
        <w:r>
          <w:rPr>
            <w:rFonts w:hint="eastAsia"/>
          </w:rPr>
          <w:fldChar w:fldCharType="begin"/>
        </w:r>
        <w:r>
          <w:rPr>
            <w:rFonts w:hint="eastAsia"/>
          </w:rPr>
          <w:instrText xml:space="preserve"> </w:instrText>
        </w:r>
        <w:r>
          <w:instrText>PAGEREF _Toc195901947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4240CE11" w14:textId="77777777" w:rsidR="00A27FAC" w:rsidRDefault="00A27FAC">
      <w:pPr>
        <w:pStyle w:val="TOC2"/>
        <w:tabs>
          <w:tab w:val="right" w:leader="dot" w:pos="8494"/>
        </w:tabs>
        <w:ind w:left="420"/>
        <w:rPr>
          <w:rFonts w:asciiTheme="minorHAnsi" w:eastAsiaTheme="minorEastAsia" w:hAnsiTheme="minorHAnsi" w:cstheme="minorBidi"/>
          <w:b w:val="0"/>
          <w:sz w:val="22"/>
          <w14:ligatures w14:val="standardContextual"/>
        </w:rPr>
      </w:pPr>
      <w:hyperlink w:anchor="_Toc195901948" w:history="1">
        <w:r>
          <w:rPr>
            <w:rStyle w:val="aff0"/>
            <w:rFonts w:hint="eastAsia"/>
          </w:rPr>
          <w:t xml:space="preserve">2.2 </w:t>
        </w:r>
        <w:r>
          <w:rPr>
            <w:rStyle w:val="aff0"/>
            <w:rFonts w:hint="eastAsia"/>
          </w:rPr>
          <w:t>技术选型</w:t>
        </w:r>
        <w:r>
          <w:rPr>
            <w:rFonts w:hint="eastAsia"/>
          </w:rPr>
          <w:tab/>
        </w:r>
        <w:r>
          <w:rPr>
            <w:rFonts w:hint="eastAsia"/>
          </w:rPr>
          <w:fldChar w:fldCharType="begin"/>
        </w:r>
        <w:r>
          <w:rPr>
            <w:rFonts w:hint="eastAsia"/>
          </w:rPr>
          <w:instrText xml:space="preserve"> </w:instrText>
        </w:r>
        <w:r>
          <w:instrText>PAGEREF _Toc195901948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4B2E4335" w14:textId="77777777" w:rsidR="00A27FAC" w:rsidRDefault="00A27FAC">
      <w:pPr>
        <w:pStyle w:val="TOC1"/>
        <w:tabs>
          <w:tab w:val="right" w:leader="dot" w:pos="8494"/>
        </w:tabs>
        <w:rPr>
          <w:rFonts w:asciiTheme="minorHAnsi" w:eastAsiaTheme="minorEastAsia" w:hAnsiTheme="minorHAnsi" w:cstheme="minorBidi"/>
          <w:b w:val="0"/>
          <w:sz w:val="22"/>
          <w14:ligatures w14:val="standardContextual"/>
        </w:rPr>
      </w:pPr>
      <w:hyperlink w:anchor="_Toc195901949" w:history="1">
        <w:r>
          <w:rPr>
            <w:rStyle w:val="aff0"/>
            <w:rFonts w:hint="eastAsia"/>
          </w:rPr>
          <w:t xml:space="preserve">3  </w:t>
        </w:r>
        <w:r>
          <w:rPr>
            <w:rStyle w:val="aff0"/>
            <w:rFonts w:hint="eastAsia"/>
          </w:rPr>
          <w:t>系统分析</w:t>
        </w:r>
        <w:r>
          <w:rPr>
            <w:rFonts w:hint="eastAsia"/>
          </w:rPr>
          <w:tab/>
        </w:r>
        <w:r>
          <w:rPr>
            <w:rFonts w:hint="eastAsia"/>
          </w:rPr>
          <w:fldChar w:fldCharType="begin"/>
        </w:r>
        <w:r>
          <w:rPr>
            <w:rFonts w:hint="eastAsia"/>
          </w:rPr>
          <w:instrText xml:space="preserve"> </w:instrText>
        </w:r>
        <w:r>
          <w:instrText>PAGEREF _Toc195901949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48D52AB6" w14:textId="77777777" w:rsidR="00A27FAC" w:rsidRDefault="00A27FAC">
      <w:pPr>
        <w:pStyle w:val="TOC2"/>
        <w:tabs>
          <w:tab w:val="right" w:leader="dot" w:pos="8494"/>
        </w:tabs>
        <w:ind w:left="420"/>
        <w:rPr>
          <w:rFonts w:asciiTheme="minorHAnsi" w:eastAsiaTheme="minorEastAsia" w:hAnsiTheme="minorHAnsi" w:cstheme="minorBidi"/>
          <w:b w:val="0"/>
          <w:sz w:val="22"/>
          <w14:ligatures w14:val="standardContextual"/>
        </w:rPr>
      </w:pPr>
      <w:hyperlink w:anchor="_Toc195901950" w:history="1">
        <w:r>
          <w:rPr>
            <w:rStyle w:val="aff0"/>
            <w:rFonts w:hint="eastAsia"/>
          </w:rPr>
          <w:t xml:space="preserve">3.1 </w:t>
        </w:r>
        <w:r>
          <w:rPr>
            <w:rStyle w:val="aff0"/>
            <w:rFonts w:hint="eastAsia"/>
          </w:rPr>
          <w:t>可行性分析</w:t>
        </w:r>
        <w:r>
          <w:rPr>
            <w:rFonts w:hint="eastAsia"/>
          </w:rPr>
          <w:tab/>
        </w:r>
        <w:r>
          <w:rPr>
            <w:rFonts w:hint="eastAsia"/>
          </w:rPr>
          <w:fldChar w:fldCharType="begin"/>
        </w:r>
        <w:r>
          <w:rPr>
            <w:rFonts w:hint="eastAsia"/>
          </w:rPr>
          <w:instrText xml:space="preserve"> </w:instrText>
        </w:r>
        <w:r>
          <w:instrText>PAGEREF _Toc195901950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34D45585"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51" w:history="1">
        <w:r>
          <w:rPr>
            <w:rStyle w:val="aff0"/>
            <w:rFonts w:hint="eastAsia"/>
          </w:rPr>
          <w:t xml:space="preserve">3.1.1 </w:t>
        </w:r>
        <w:r>
          <w:rPr>
            <w:rStyle w:val="aff0"/>
            <w:rFonts w:hint="eastAsia"/>
          </w:rPr>
          <w:t>技术可行性分析</w:t>
        </w:r>
        <w:r>
          <w:rPr>
            <w:rFonts w:hint="eastAsia"/>
          </w:rPr>
          <w:tab/>
        </w:r>
        <w:r>
          <w:rPr>
            <w:rFonts w:hint="eastAsia"/>
          </w:rPr>
          <w:fldChar w:fldCharType="begin"/>
        </w:r>
        <w:r>
          <w:rPr>
            <w:rFonts w:hint="eastAsia"/>
          </w:rPr>
          <w:instrText xml:space="preserve"> </w:instrText>
        </w:r>
        <w:r>
          <w:instrText>PAGEREF _Toc195901951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50E19B25"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52" w:history="1">
        <w:r>
          <w:rPr>
            <w:rStyle w:val="aff0"/>
            <w:rFonts w:hint="eastAsia"/>
          </w:rPr>
          <w:t xml:space="preserve">3.1.2 </w:t>
        </w:r>
        <w:r>
          <w:rPr>
            <w:rStyle w:val="aff0"/>
            <w:rFonts w:hint="eastAsia"/>
          </w:rPr>
          <w:t>经济可行性分析</w:t>
        </w:r>
        <w:r>
          <w:rPr>
            <w:rFonts w:hint="eastAsia"/>
          </w:rPr>
          <w:tab/>
        </w:r>
        <w:r>
          <w:rPr>
            <w:rFonts w:hint="eastAsia"/>
          </w:rPr>
          <w:fldChar w:fldCharType="begin"/>
        </w:r>
        <w:r>
          <w:rPr>
            <w:rFonts w:hint="eastAsia"/>
          </w:rPr>
          <w:instrText xml:space="preserve"> </w:instrText>
        </w:r>
        <w:r>
          <w:instrText>PAGEREF _Toc195901952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7A09AD62"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53" w:history="1">
        <w:r>
          <w:rPr>
            <w:rStyle w:val="aff0"/>
            <w:rFonts w:hint="eastAsia"/>
          </w:rPr>
          <w:t xml:space="preserve">3.1.3 </w:t>
        </w:r>
        <w:r>
          <w:rPr>
            <w:rStyle w:val="aff0"/>
            <w:rFonts w:hint="eastAsia"/>
          </w:rPr>
          <w:t>操作可行性分析</w:t>
        </w:r>
        <w:r>
          <w:rPr>
            <w:rFonts w:hint="eastAsia"/>
          </w:rPr>
          <w:tab/>
        </w:r>
        <w:r>
          <w:rPr>
            <w:rFonts w:hint="eastAsia"/>
          </w:rPr>
          <w:fldChar w:fldCharType="begin"/>
        </w:r>
        <w:r>
          <w:rPr>
            <w:rFonts w:hint="eastAsia"/>
          </w:rPr>
          <w:instrText xml:space="preserve"> </w:instrText>
        </w:r>
        <w:r>
          <w:instrText>PAGEREF _Toc195901953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604D8BB9"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54" w:history="1">
        <w:r>
          <w:rPr>
            <w:rStyle w:val="aff0"/>
            <w:rFonts w:hint="eastAsia"/>
          </w:rPr>
          <w:t xml:space="preserve">3.1.4 </w:t>
        </w:r>
        <w:r>
          <w:rPr>
            <w:rStyle w:val="aff0"/>
            <w:rFonts w:hint="eastAsia"/>
          </w:rPr>
          <w:t>法律可行性分析</w:t>
        </w:r>
        <w:r>
          <w:rPr>
            <w:rFonts w:hint="eastAsia"/>
          </w:rPr>
          <w:tab/>
        </w:r>
        <w:r>
          <w:rPr>
            <w:rFonts w:hint="eastAsia"/>
          </w:rPr>
          <w:fldChar w:fldCharType="begin"/>
        </w:r>
        <w:r>
          <w:rPr>
            <w:rFonts w:hint="eastAsia"/>
          </w:rPr>
          <w:instrText xml:space="preserve"> </w:instrText>
        </w:r>
        <w:r>
          <w:instrText>PAGEREF _Toc195901954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19F6339E" w14:textId="77777777" w:rsidR="00A27FAC" w:rsidRDefault="00A27FAC">
      <w:pPr>
        <w:pStyle w:val="TOC2"/>
        <w:tabs>
          <w:tab w:val="right" w:leader="dot" w:pos="8494"/>
        </w:tabs>
        <w:ind w:left="420"/>
        <w:rPr>
          <w:rFonts w:asciiTheme="minorHAnsi" w:eastAsiaTheme="minorEastAsia" w:hAnsiTheme="minorHAnsi" w:cstheme="minorBidi"/>
          <w:b w:val="0"/>
          <w:sz w:val="22"/>
          <w14:ligatures w14:val="standardContextual"/>
        </w:rPr>
      </w:pPr>
      <w:hyperlink w:anchor="_Toc195901955" w:history="1">
        <w:r>
          <w:rPr>
            <w:rStyle w:val="aff0"/>
            <w:rFonts w:hint="eastAsia"/>
          </w:rPr>
          <w:t xml:space="preserve">3.2 </w:t>
        </w:r>
        <w:r>
          <w:rPr>
            <w:rStyle w:val="aff0"/>
            <w:rFonts w:hint="eastAsia"/>
          </w:rPr>
          <w:t>功能性需求分析</w:t>
        </w:r>
        <w:r>
          <w:rPr>
            <w:rFonts w:hint="eastAsia"/>
          </w:rPr>
          <w:tab/>
        </w:r>
        <w:r>
          <w:rPr>
            <w:rFonts w:hint="eastAsia"/>
          </w:rPr>
          <w:fldChar w:fldCharType="begin"/>
        </w:r>
        <w:r>
          <w:rPr>
            <w:rFonts w:hint="eastAsia"/>
          </w:rPr>
          <w:instrText xml:space="preserve"> </w:instrText>
        </w:r>
        <w:r>
          <w:instrText>PAGEREF _Toc195901955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1526EE19"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56" w:history="1">
        <w:r>
          <w:rPr>
            <w:rStyle w:val="aff0"/>
            <w:rFonts w:hint="eastAsia"/>
          </w:rPr>
          <w:t xml:space="preserve">3.2.1 </w:t>
        </w:r>
        <w:r>
          <w:rPr>
            <w:rStyle w:val="aff0"/>
            <w:rFonts w:hint="eastAsia"/>
          </w:rPr>
          <w:t>客户</w:t>
        </w:r>
        <w:r>
          <w:rPr>
            <w:rFonts w:hint="eastAsia"/>
          </w:rPr>
          <w:tab/>
        </w:r>
        <w:r>
          <w:rPr>
            <w:rFonts w:hint="eastAsia"/>
          </w:rPr>
          <w:fldChar w:fldCharType="begin"/>
        </w:r>
        <w:r>
          <w:rPr>
            <w:rFonts w:hint="eastAsia"/>
          </w:rPr>
          <w:instrText xml:space="preserve"> </w:instrText>
        </w:r>
        <w:r>
          <w:instrText>PAGEREF _Toc195901956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1188E351"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57" w:history="1">
        <w:r>
          <w:rPr>
            <w:rStyle w:val="aff0"/>
            <w:rFonts w:hint="eastAsia"/>
          </w:rPr>
          <w:t xml:space="preserve">3.2.2 </w:t>
        </w:r>
        <w:r>
          <w:rPr>
            <w:rStyle w:val="aff0"/>
            <w:rFonts w:hint="eastAsia"/>
          </w:rPr>
          <w:t>商家</w:t>
        </w:r>
        <w:r>
          <w:rPr>
            <w:rFonts w:hint="eastAsia"/>
          </w:rPr>
          <w:tab/>
        </w:r>
        <w:r>
          <w:rPr>
            <w:rFonts w:hint="eastAsia"/>
          </w:rPr>
          <w:fldChar w:fldCharType="begin"/>
        </w:r>
        <w:r>
          <w:rPr>
            <w:rFonts w:hint="eastAsia"/>
          </w:rPr>
          <w:instrText xml:space="preserve"> </w:instrText>
        </w:r>
        <w:r>
          <w:instrText>PAGEREF _Toc195901957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4B8550AC"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58" w:history="1">
        <w:r>
          <w:rPr>
            <w:rStyle w:val="aff0"/>
            <w:rFonts w:hint="eastAsia"/>
          </w:rPr>
          <w:t xml:space="preserve">3.2.3 </w:t>
        </w:r>
        <w:r>
          <w:rPr>
            <w:rStyle w:val="aff0"/>
            <w:rFonts w:hint="eastAsia"/>
          </w:rPr>
          <w:t>平台管理员</w:t>
        </w:r>
        <w:r>
          <w:rPr>
            <w:rFonts w:hint="eastAsia"/>
          </w:rPr>
          <w:tab/>
        </w:r>
        <w:r>
          <w:rPr>
            <w:rFonts w:hint="eastAsia"/>
          </w:rPr>
          <w:fldChar w:fldCharType="begin"/>
        </w:r>
        <w:r>
          <w:rPr>
            <w:rFonts w:hint="eastAsia"/>
          </w:rPr>
          <w:instrText xml:space="preserve"> </w:instrText>
        </w:r>
        <w:r>
          <w:instrText>PAGEREF _Toc195901958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5474C3CE" w14:textId="77777777" w:rsidR="00A27FAC" w:rsidRDefault="00A27FAC">
      <w:pPr>
        <w:pStyle w:val="TOC2"/>
        <w:tabs>
          <w:tab w:val="right" w:leader="dot" w:pos="8494"/>
        </w:tabs>
        <w:ind w:left="420"/>
        <w:rPr>
          <w:rFonts w:asciiTheme="minorHAnsi" w:eastAsiaTheme="minorEastAsia" w:hAnsiTheme="minorHAnsi" w:cstheme="minorBidi"/>
          <w:b w:val="0"/>
          <w:sz w:val="22"/>
          <w14:ligatures w14:val="standardContextual"/>
        </w:rPr>
      </w:pPr>
      <w:hyperlink w:anchor="_Toc195901959" w:history="1">
        <w:r>
          <w:rPr>
            <w:rStyle w:val="aff0"/>
            <w:rFonts w:hint="eastAsia"/>
          </w:rPr>
          <w:t xml:space="preserve">3.3 </w:t>
        </w:r>
        <w:r>
          <w:rPr>
            <w:rStyle w:val="aff0"/>
            <w:rFonts w:hint="eastAsia"/>
          </w:rPr>
          <w:t>非功能性需求分析</w:t>
        </w:r>
        <w:r>
          <w:rPr>
            <w:rFonts w:hint="eastAsia"/>
          </w:rPr>
          <w:tab/>
        </w:r>
        <w:r>
          <w:rPr>
            <w:rFonts w:hint="eastAsia"/>
          </w:rPr>
          <w:fldChar w:fldCharType="begin"/>
        </w:r>
        <w:r>
          <w:rPr>
            <w:rFonts w:hint="eastAsia"/>
          </w:rPr>
          <w:instrText xml:space="preserve"> </w:instrText>
        </w:r>
        <w:r>
          <w:instrText>PAGEREF _Toc195901959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1E889034" w14:textId="77777777" w:rsidR="00A27FAC" w:rsidRDefault="00A27FAC">
      <w:pPr>
        <w:pStyle w:val="TOC1"/>
        <w:tabs>
          <w:tab w:val="right" w:leader="dot" w:pos="8494"/>
        </w:tabs>
        <w:rPr>
          <w:rFonts w:asciiTheme="minorHAnsi" w:eastAsiaTheme="minorEastAsia" w:hAnsiTheme="minorHAnsi" w:cstheme="minorBidi"/>
          <w:b w:val="0"/>
          <w:sz w:val="22"/>
          <w14:ligatures w14:val="standardContextual"/>
        </w:rPr>
      </w:pPr>
      <w:hyperlink w:anchor="_Toc195901960" w:history="1">
        <w:r>
          <w:rPr>
            <w:rStyle w:val="aff0"/>
            <w:rFonts w:hint="eastAsia"/>
          </w:rPr>
          <w:t xml:space="preserve">4 </w:t>
        </w:r>
        <w:r>
          <w:rPr>
            <w:rStyle w:val="aff0"/>
            <w:rFonts w:hint="eastAsia"/>
          </w:rPr>
          <w:t>系统设计</w:t>
        </w:r>
        <w:r>
          <w:rPr>
            <w:rFonts w:hint="eastAsia"/>
          </w:rPr>
          <w:tab/>
        </w:r>
        <w:r>
          <w:rPr>
            <w:rFonts w:hint="eastAsia"/>
          </w:rPr>
          <w:fldChar w:fldCharType="begin"/>
        </w:r>
        <w:r>
          <w:rPr>
            <w:rFonts w:hint="eastAsia"/>
          </w:rPr>
          <w:instrText xml:space="preserve"> </w:instrText>
        </w:r>
        <w:r>
          <w:instrText>PAGEREF _Toc195901960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7810D09C" w14:textId="77777777" w:rsidR="00A27FAC" w:rsidRDefault="00A27FAC">
      <w:pPr>
        <w:pStyle w:val="TOC2"/>
        <w:tabs>
          <w:tab w:val="right" w:leader="dot" w:pos="8494"/>
        </w:tabs>
        <w:ind w:left="420"/>
        <w:rPr>
          <w:rFonts w:asciiTheme="minorHAnsi" w:eastAsiaTheme="minorEastAsia" w:hAnsiTheme="minorHAnsi" w:cstheme="minorBidi"/>
          <w:b w:val="0"/>
          <w:sz w:val="22"/>
          <w14:ligatures w14:val="standardContextual"/>
        </w:rPr>
      </w:pPr>
      <w:hyperlink w:anchor="_Toc195901961" w:history="1">
        <w:r>
          <w:rPr>
            <w:rStyle w:val="aff0"/>
            <w:rFonts w:hint="eastAsia"/>
          </w:rPr>
          <w:t xml:space="preserve">4.1 </w:t>
        </w:r>
        <w:r>
          <w:rPr>
            <w:rStyle w:val="aff0"/>
            <w:rFonts w:hint="eastAsia"/>
          </w:rPr>
          <w:t>系统总体设计</w:t>
        </w:r>
        <w:r>
          <w:rPr>
            <w:rFonts w:hint="eastAsia"/>
          </w:rPr>
          <w:tab/>
        </w:r>
        <w:r>
          <w:rPr>
            <w:rFonts w:hint="eastAsia"/>
          </w:rPr>
          <w:fldChar w:fldCharType="begin"/>
        </w:r>
        <w:r>
          <w:rPr>
            <w:rFonts w:hint="eastAsia"/>
          </w:rPr>
          <w:instrText xml:space="preserve"> </w:instrText>
        </w:r>
        <w:r>
          <w:instrText>PAGEREF _Toc195901961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381FF9F1" w14:textId="77777777" w:rsidR="00A27FAC" w:rsidRDefault="00A27FAC">
      <w:pPr>
        <w:pStyle w:val="TOC2"/>
        <w:tabs>
          <w:tab w:val="right" w:leader="dot" w:pos="8494"/>
        </w:tabs>
        <w:ind w:left="420"/>
        <w:rPr>
          <w:rFonts w:asciiTheme="minorHAnsi" w:eastAsiaTheme="minorEastAsia" w:hAnsiTheme="minorHAnsi" w:cstheme="minorBidi"/>
          <w:b w:val="0"/>
          <w:sz w:val="22"/>
          <w14:ligatures w14:val="standardContextual"/>
        </w:rPr>
      </w:pPr>
      <w:hyperlink w:anchor="_Toc195901962" w:history="1">
        <w:r>
          <w:rPr>
            <w:rStyle w:val="aff0"/>
            <w:rFonts w:hint="eastAsia"/>
          </w:rPr>
          <w:t xml:space="preserve">4.2 </w:t>
        </w:r>
        <w:r>
          <w:rPr>
            <w:rStyle w:val="aff0"/>
            <w:rFonts w:hint="eastAsia"/>
          </w:rPr>
          <w:t>系统功能结构设计</w:t>
        </w:r>
        <w:r>
          <w:rPr>
            <w:rFonts w:hint="eastAsia"/>
          </w:rPr>
          <w:tab/>
        </w:r>
        <w:r>
          <w:rPr>
            <w:rFonts w:hint="eastAsia"/>
          </w:rPr>
          <w:fldChar w:fldCharType="begin"/>
        </w:r>
        <w:r>
          <w:rPr>
            <w:rFonts w:hint="eastAsia"/>
          </w:rPr>
          <w:instrText xml:space="preserve"> </w:instrText>
        </w:r>
        <w:r>
          <w:instrText>PAGEREF _Toc195901962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3DC46366" w14:textId="77777777" w:rsidR="00A27FAC" w:rsidRDefault="00A27FAC">
      <w:pPr>
        <w:pStyle w:val="TOC2"/>
        <w:tabs>
          <w:tab w:val="right" w:leader="dot" w:pos="8494"/>
        </w:tabs>
        <w:ind w:left="420"/>
        <w:rPr>
          <w:rFonts w:asciiTheme="minorHAnsi" w:eastAsiaTheme="minorEastAsia" w:hAnsiTheme="minorHAnsi" w:cstheme="minorBidi"/>
          <w:b w:val="0"/>
          <w:sz w:val="22"/>
          <w14:ligatures w14:val="standardContextual"/>
        </w:rPr>
      </w:pPr>
      <w:hyperlink w:anchor="_Toc195901963" w:history="1">
        <w:r>
          <w:rPr>
            <w:rStyle w:val="aff0"/>
            <w:rFonts w:hint="eastAsia"/>
          </w:rPr>
          <w:t xml:space="preserve">4.3 </w:t>
        </w:r>
        <w:r>
          <w:rPr>
            <w:rStyle w:val="aff0"/>
            <w:rFonts w:hint="eastAsia"/>
          </w:rPr>
          <w:t>数据库设计</w:t>
        </w:r>
        <w:r>
          <w:rPr>
            <w:rFonts w:hint="eastAsia"/>
          </w:rPr>
          <w:tab/>
        </w:r>
        <w:r>
          <w:rPr>
            <w:rFonts w:hint="eastAsia"/>
          </w:rPr>
          <w:fldChar w:fldCharType="begin"/>
        </w:r>
        <w:r>
          <w:rPr>
            <w:rFonts w:hint="eastAsia"/>
          </w:rPr>
          <w:instrText xml:space="preserve"> </w:instrText>
        </w:r>
        <w:r>
          <w:instrText>PAGEREF _Toc195901963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32261985"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64" w:history="1">
        <w:r>
          <w:rPr>
            <w:rStyle w:val="aff0"/>
            <w:rFonts w:hint="eastAsia"/>
          </w:rPr>
          <w:t xml:space="preserve">4.3.1 </w:t>
        </w:r>
        <w:r>
          <w:rPr>
            <w:rStyle w:val="aff0"/>
            <w:rFonts w:hint="eastAsia"/>
          </w:rPr>
          <w:t>数据库概要结构设计</w:t>
        </w:r>
        <w:r>
          <w:rPr>
            <w:rFonts w:hint="eastAsia"/>
          </w:rPr>
          <w:tab/>
        </w:r>
        <w:r>
          <w:rPr>
            <w:rFonts w:hint="eastAsia"/>
          </w:rPr>
          <w:fldChar w:fldCharType="begin"/>
        </w:r>
        <w:r>
          <w:rPr>
            <w:rFonts w:hint="eastAsia"/>
          </w:rPr>
          <w:instrText xml:space="preserve"> </w:instrText>
        </w:r>
        <w:r>
          <w:instrText>PAGEREF _Toc195901964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7AADD882"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65" w:history="1">
        <w:r>
          <w:rPr>
            <w:rStyle w:val="aff0"/>
            <w:rFonts w:hint="eastAsia"/>
          </w:rPr>
          <w:t xml:space="preserve">4.3.2 </w:t>
        </w:r>
        <w:r>
          <w:rPr>
            <w:rStyle w:val="aff0"/>
            <w:rFonts w:hint="eastAsia"/>
          </w:rPr>
          <w:t>数据库逻辑结构设计</w:t>
        </w:r>
        <w:r>
          <w:rPr>
            <w:rFonts w:hint="eastAsia"/>
          </w:rPr>
          <w:tab/>
        </w:r>
        <w:r>
          <w:rPr>
            <w:rFonts w:hint="eastAsia"/>
          </w:rPr>
          <w:fldChar w:fldCharType="begin"/>
        </w:r>
        <w:r>
          <w:rPr>
            <w:rFonts w:hint="eastAsia"/>
          </w:rPr>
          <w:instrText xml:space="preserve"> </w:instrText>
        </w:r>
        <w:r>
          <w:instrText>PAGEREF _Toc195901965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7A57E138" w14:textId="77777777" w:rsidR="00A27FAC" w:rsidRDefault="00A27FAC">
      <w:pPr>
        <w:pStyle w:val="TOC1"/>
        <w:tabs>
          <w:tab w:val="right" w:leader="dot" w:pos="8494"/>
        </w:tabs>
        <w:rPr>
          <w:rFonts w:asciiTheme="minorHAnsi" w:eastAsiaTheme="minorEastAsia" w:hAnsiTheme="minorHAnsi" w:cstheme="minorBidi"/>
          <w:b w:val="0"/>
          <w:sz w:val="22"/>
          <w14:ligatures w14:val="standardContextual"/>
        </w:rPr>
      </w:pPr>
      <w:hyperlink w:anchor="_Toc195901966" w:history="1">
        <w:r>
          <w:rPr>
            <w:rStyle w:val="aff0"/>
            <w:rFonts w:hint="eastAsia"/>
          </w:rPr>
          <w:t>5</w:t>
        </w:r>
        <w:r>
          <w:rPr>
            <w:rStyle w:val="aff0"/>
            <w:rFonts w:hint="eastAsia"/>
          </w:rPr>
          <w:t>系统功能实现</w:t>
        </w:r>
        <w:r>
          <w:rPr>
            <w:rFonts w:hint="eastAsia"/>
          </w:rPr>
          <w:tab/>
        </w:r>
        <w:r>
          <w:rPr>
            <w:rFonts w:hint="eastAsia"/>
          </w:rPr>
          <w:fldChar w:fldCharType="begin"/>
        </w:r>
        <w:r>
          <w:rPr>
            <w:rFonts w:hint="eastAsia"/>
          </w:rPr>
          <w:instrText xml:space="preserve"> </w:instrText>
        </w:r>
        <w:r>
          <w:instrText>PAGEREF _Toc195901966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18681410" w14:textId="77777777" w:rsidR="00A27FAC" w:rsidRDefault="00A27FAC">
      <w:pPr>
        <w:pStyle w:val="TOC2"/>
        <w:tabs>
          <w:tab w:val="right" w:leader="dot" w:pos="8494"/>
        </w:tabs>
        <w:ind w:left="420"/>
        <w:rPr>
          <w:rFonts w:asciiTheme="minorHAnsi" w:eastAsiaTheme="minorEastAsia" w:hAnsiTheme="minorHAnsi" w:cstheme="minorBidi"/>
          <w:b w:val="0"/>
          <w:sz w:val="22"/>
          <w14:ligatures w14:val="standardContextual"/>
        </w:rPr>
      </w:pPr>
      <w:hyperlink w:anchor="_Toc195901967" w:history="1">
        <w:r>
          <w:rPr>
            <w:rStyle w:val="aff0"/>
            <w:rFonts w:hint="eastAsia"/>
          </w:rPr>
          <w:t>5.1</w:t>
        </w:r>
        <w:r>
          <w:rPr>
            <w:rStyle w:val="aff0"/>
            <w:rFonts w:hint="eastAsia"/>
          </w:rPr>
          <w:t>系统登录功能</w:t>
        </w:r>
        <w:r>
          <w:rPr>
            <w:rFonts w:hint="eastAsia"/>
          </w:rPr>
          <w:tab/>
        </w:r>
        <w:r>
          <w:rPr>
            <w:rFonts w:hint="eastAsia"/>
          </w:rPr>
          <w:fldChar w:fldCharType="begin"/>
        </w:r>
        <w:r>
          <w:rPr>
            <w:rFonts w:hint="eastAsia"/>
          </w:rPr>
          <w:instrText xml:space="preserve"> </w:instrText>
        </w:r>
        <w:r>
          <w:instrText>PAGEREF _Toc195901967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6BD660E2"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68" w:history="1">
        <w:r>
          <w:rPr>
            <w:rStyle w:val="aff0"/>
            <w:rFonts w:hint="eastAsia"/>
          </w:rPr>
          <w:t>5.1.1</w:t>
        </w:r>
        <w:r>
          <w:rPr>
            <w:rStyle w:val="aff0"/>
            <w:rFonts w:hint="eastAsia"/>
          </w:rPr>
          <w:t>用户登录</w:t>
        </w:r>
        <w:r>
          <w:rPr>
            <w:rFonts w:hint="eastAsia"/>
          </w:rPr>
          <w:tab/>
        </w:r>
        <w:r>
          <w:rPr>
            <w:rFonts w:hint="eastAsia"/>
          </w:rPr>
          <w:fldChar w:fldCharType="begin"/>
        </w:r>
        <w:r>
          <w:rPr>
            <w:rFonts w:hint="eastAsia"/>
          </w:rPr>
          <w:instrText xml:space="preserve"> </w:instrText>
        </w:r>
        <w:r>
          <w:instrText>PAGEREF _Toc195901968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1A4FAB5A"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69" w:history="1">
        <w:r>
          <w:rPr>
            <w:rStyle w:val="aff0"/>
            <w:rFonts w:hint="eastAsia"/>
          </w:rPr>
          <w:t>5.1.2</w:t>
        </w:r>
        <w:r>
          <w:rPr>
            <w:rStyle w:val="aff0"/>
            <w:rFonts w:hint="eastAsia"/>
          </w:rPr>
          <w:t>商家和平台管理员登录</w:t>
        </w:r>
        <w:r>
          <w:rPr>
            <w:rFonts w:hint="eastAsia"/>
          </w:rPr>
          <w:tab/>
        </w:r>
        <w:r>
          <w:rPr>
            <w:rFonts w:hint="eastAsia"/>
          </w:rPr>
          <w:fldChar w:fldCharType="begin"/>
        </w:r>
        <w:r>
          <w:rPr>
            <w:rFonts w:hint="eastAsia"/>
          </w:rPr>
          <w:instrText xml:space="preserve"> </w:instrText>
        </w:r>
        <w:r>
          <w:instrText>PAGEREF _Toc195901969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7D6D48E0" w14:textId="77777777" w:rsidR="00A27FAC" w:rsidRDefault="00A27FAC">
      <w:pPr>
        <w:pStyle w:val="TOC2"/>
        <w:tabs>
          <w:tab w:val="right" w:leader="dot" w:pos="8494"/>
        </w:tabs>
        <w:ind w:left="420"/>
        <w:rPr>
          <w:rFonts w:asciiTheme="minorHAnsi" w:eastAsiaTheme="minorEastAsia" w:hAnsiTheme="minorHAnsi" w:cstheme="minorBidi"/>
          <w:b w:val="0"/>
          <w:sz w:val="22"/>
          <w14:ligatures w14:val="standardContextual"/>
        </w:rPr>
      </w:pPr>
      <w:hyperlink w:anchor="_Toc195901970" w:history="1">
        <w:r>
          <w:rPr>
            <w:rStyle w:val="aff0"/>
            <w:rFonts w:hint="eastAsia"/>
          </w:rPr>
          <w:t>5.2</w:t>
        </w:r>
        <w:r>
          <w:rPr>
            <w:rStyle w:val="aff0"/>
            <w:rFonts w:hint="eastAsia"/>
          </w:rPr>
          <w:t>用户服务</w:t>
        </w:r>
        <w:r>
          <w:rPr>
            <w:rFonts w:hint="eastAsia"/>
          </w:rPr>
          <w:tab/>
        </w:r>
        <w:r>
          <w:rPr>
            <w:rFonts w:hint="eastAsia"/>
          </w:rPr>
          <w:fldChar w:fldCharType="begin"/>
        </w:r>
        <w:r>
          <w:rPr>
            <w:rFonts w:hint="eastAsia"/>
          </w:rPr>
          <w:instrText xml:space="preserve"> </w:instrText>
        </w:r>
        <w:r>
          <w:instrText>PAGEREF _Toc195901970 \h</w:instrText>
        </w:r>
        <w:r>
          <w:rPr>
            <w:rFonts w:hint="eastAsia"/>
          </w:rPr>
          <w:instrText xml:space="preserve"> </w:instrText>
        </w:r>
        <w:r>
          <w:rPr>
            <w:rFonts w:hint="eastAsia"/>
          </w:rPr>
        </w:r>
        <w:r>
          <w:rPr>
            <w:rFonts w:hint="eastAsia"/>
          </w:rPr>
          <w:fldChar w:fldCharType="separate"/>
        </w:r>
        <w:r>
          <w:t>35</w:t>
        </w:r>
        <w:r>
          <w:rPr>
            <w:rFonts w:hint="eastAsia"/>
          </w:rPr>
          <w:fldChar w:fldCharType="end"/>
        </w:r>
      </w:hyperlink>
    </w:p>
    <w:p w14:paraId="6491A785"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71" w:history="1">
        <w:r>
          <w:rPr>
            <w:rStyle w:val="aff0"/>
            <w:rFonts w:hint="eastAsia"/>
          </w:rPr>
          <w:t>5.2.1</w:t>
        </w:r>
        <w:r>
          <w:rPr>
            <w:rStyle w:val="aff0"/>
            <w:rFonts w:hint="eastAsia"/>
          </w:rPr>
          <w:t>购物车管理</w:t>
        </w:r>
        <w:r>
          <w:rPr>
            <w:rFonts w:hint="eastAsia"/>
          </w:rPr>
          <w:tab/>
        </w:r>
        <w:r>
          <w:rPr>
            <w:rFonts w:hint="eastAsia"/>
          </w:rPr>
          <w:fldChar w:fldCharType="begin"/>
        </w:r>
        <w:r>
          <w:rPr>
            <w:rFonts w:hint="eastAsia"/>
          </w:rPr>
          <w:instrText xml:space="preserve"> </w:instrText>
        </w:r>
        <w:r>
          <w:instrText>PAGEREF _Toc195901971 \h</w:instrText>
        </w:r>
        <w:r>
          <w:rPr>
            <w:rFonts w:hint="eastAsia"/>
          </w:rPr>
          <w:instrText xml:space="preserve"> </w:instrText>
        </w:r>
        <w:r>
          <w:rPr>
            <w:rFonts w:hint="eastAsia"/>
          </w:rPr>
        </w:r>
        <w:r>
          <w:rPr>
            <w:rFonts w:hint="eastAsia"/>
          </w:rPr>
          <w:fldChar w:fldCharType="separate"/>
        </w:r>
        <w:r>
          <w:t>35</w:t>
        </w:r>
        <w:r>
          <w:rPr>
            <w:rFonts w:hint="eastAsia"/>
          </w:rPr>
          <w:fldChar w:fldCharType="end"/>
        </w:r>
      </w:hyperlink>
    </w:p>
    <w:p w14:paraId="42D473C1"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72" w:history="1">
        <w:r>
          <w:rPr>
            <w:rStyle w:val="aff0"/>
            <w:rFonts w:hint="eastAsia"/>
          </w:rPr>
          <w:t>5.2.2</w:t>
        </w:r>
        <w:r>
          <w:rPr>
            <w:rStyle w:val="aff0"/>
            <w:rFonts w:hint="eastAsia"/>
          </w:rPr>
          <w:t>发起订单</w:t>
        </w:r>
        <w:r>
          <w:rPr>
            <w:rFonts w:hint="eastAsia"/>
          </w:rPr>
          <w:tab/>
        </w:r>
        <w:r>
          <w:rPr>
            <w:rFonts w:hint="eastAsia"/>
          </w:rPr>
          <w:fldChar w:fldCharType="begin"/>
        </w:r>
        <w:r>
          <w:rPr>
            <w:rFonts w:hint="eastAsia"/>
          </w:rPr>
          <w:instrText xml:space="preserve"> </w:instrText>
        </w:r>
        <w:r>
          <w:instrText>PAGEREF _Toc195901972 \h</w:instrText>
        </w:r>
        <w:r>
          <w:rPr>
            <w:rFonts w:hint="eastAsia"/>
          </w:rPr>
          <w:instrText xml:space="preserve"> </w:instrText>
        </w:r>
        <w:r>
          <w:rPr>
            <w:rFonts w:hint="eastAsia"/>
          </w:rPr>
        </w:r>
        <w:r>
          <w:rPr>
            <w:rFonts w:hint="eastAsia"/>
          </w:rPr>
          <w:fldChar w:fldCharType="separate"/>
        </w:r>
        <w:r>
          <w:t>36</w:t>
        </w:r>
        <w:r>
          <w:rPr>
            <w:rFonts w:hint="eastAsia"/>
          </w:rPr>
          <w:fldChar w:fldCharType="end"/>
        </w:r>
      </w:hyperlink>
    </w:p>
    <w:p w14:paraId="6B69962B"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73" w:history="1">
        <w:r>
          <w:rPr>
            <w:rStyle w:val="aff0"/>
            <w:rFonts w:hint="eastAsia"/>
          </w:rPr>
          <w:t>5.2.3</w:t>
        </w:r>
        <w:r>
          <w:rPr>
            <w:rStyle w:val="aff0"/>
            <w:rFonts w:hint="eastAsia"/>
          </w:rPr>
          <w:t>发起支付</w:t>
        </w:r>
        <w:r>
          <w:rPr>
            <w:rFonts w:hint="eastAsia"/>
          </w:rPr>
          <w:tab/>
        </w:r>
        <w:r>
          <w:rPr>
            <w:rFonts w:hint="eastAsia"/>
          </w:rPr>
          <w:fldChar w:fldCharType="begin"/>
        </w:r>
        <w:r>
          <w:rPr>
            <w:rFonts w:hint="eastAsia"/>
          </w:rPr>
          <w:instrText xml:space="preserve"> </w:instrText>
        </w:r>
        <w:r>
          <w:instrText>PAGEREF _Toc195901973 \h</w:instrText>
        </w:r>
        <w:r>
          <w:rPr>
            <w:rFonts w:hint="eastAsia"/>
          </w:rPr>
          <w:instrText xml:space="preserve"> </w:instrText>
        </w:r>
        <w:r>
          <w:rPr>
            <w:rFonts w:hint="eastAsia"/>
          </w:rPr>
        </w:r>
        <w:r>
          <w:rPr>
            <w:rFonts w:hint="eastAsia"/>
          </w:rPr>
          <w:fldChar w:fldCharType="separate"/>
        </w:r>
        <w:r>
          <w:t>38</w:t>
        </w:r>
        <w:r>
          <w:rPr>
            <w:rFonts w:hint="eastAsia"/>
          </w:rPr>
          <w:fldChar w:fldCharType="end"/>
        </w:r>
      </w:hyperlink>
    </w:p>
    <w:p w14:paraId="4CB2CE68"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74" w:history="1">
        <w:r>
          <w:rPr>
            <w:rStyle w:val="aff0"/>
            <w:rFonts w:hint="eastAsia"/>
          </w:rPr>
          <w:t>5.2.4</w:t>
        </w:r>
        <w:r>
          <w:rPr>
            <w:rStyle w:val="aff0"/>
            <w:rFonts w:hint="eastAsia"/>
          </w:rPr>
          <w:t>地址管理</w:t>
        </w:r>
        <w:r>
          <w:rPr>
            <w:rFonts w:hint="eastAsia"/>
          </w:rPr>
          <w:tab/>
        </w:r>
        <w:r>
          <w:rPr>
            <w:rFonts w:hint="eastAsia"/>
          </w:rPr>
          <w:fldChar w:fldCharType="begin"/>
        </w:r>
        <w:r>
          <w:rPr>
            <w:rFonts w:hint="eastAsia"/>
          </w:rPr>
          <w:instrText xml:space="preserve"> </w:instrText>
        </w:r>
        <w:r>
          <w:instrText>PAGEREF _Toc195901974 \h</w:instrText>
        </w:r>
        <w:r>
          <w:rPr>
            <w:rFonts w:hint="eastAsia"/>
          </w:rPr>
          <w:instrText xml:space="preserve"> </w:instrText>
        </w:r>
        <w:r>
          <w:rPr>
            <w:rFonts w:hint="eastAsia"/>
          </w:rPr>
        </w:r>
        <w:r>
          <w:rPr>
            <w:rFonts w:hint="eastAsia"/>
          </w:rPr>
          <w:fldChar w:fldCharType="separate"/>
        </w:r>
        <w:r>
          <w:t>39</w:t>
        </w:r>
        <w:r>
          <w:rPr>
            <w:rFonts w:hint="eastAsia"/>
          </w:rPr>
          <w:fldChar w:fldCharType="end"/>
        </w:r>
      </w:hyperlink>
    </w:p>
    <w:p w14:paraId="02A53D15"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75" w:history="1">
        <w:r>
          <w:rPr>
            <w:rStyle w:val="aff0"/>
            <w:rFonts w:hint="eastAsia"/>
          </w:rPr>
          <w:t>5.2.5</w:t>
        </w:r>
        <w:r>
          <w:rPr>
            <w:rStyle w:val="aff0"/>
            <w:rFonts w:hint="eastAsia"/>
          </w:rPr>
          <w:t>订单管理</w:t>
        </w:r>
        <w:r>
          <w:rPr>
            <w:rFonts w:hint="eastAsia"/>
          </w:rPr>
          <w:tab/>
        </w:r>
        <w:r>
          <w:rPr>
            <w:rFonts w:hint="eastAsia"/>
          </w:rPr>
          <w:fldChar w:fldCharType="begin"/>
        </w:r>
        <w:r>
          <w:rPr>
            <w:rFonts w:hint="eastAsia"/>
          </w:rPr>
          <w:instrText xml:space="preserve"> </w:instrText>
        </w:r>
        <w:r>
          <w:instrText>PAGEREF _Toc195901975 \h</w:instrText>
        </w:r>
        <w:r>
          <w:rPr>
            <w:rFonts w:hint="eastAsia"/>
          </w:rPr>
          <w:instrText xml:space="preserve"> </w:instrText>
        </w:r>
        <w:r>
          <w:rPr>
            <w:rFonts w:hint="eastAsia"/>
          </w:rPr>
        </w:r>
        <w:r>
          <w:rPr>
            <w:rFonts w:hint="eastAsia"/>
          </w:rPr>
          <w:fldChar w:fldCharType="separate"/>
        </w:r>
        <w:r>
          <w:t>40</w:t>
        </w:r>
        <w:r>
          <w:rPr>
            <w:rFonts w:hint="eastAsia"/>
          </w:rPr>
          <w:fldChar w:fldCharType="end"/>
        </w:r>
      </w:hyperlink>
    </w:p>
    <w:p w14:paraId="1825052E"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76" w:history="1">
        <w:r>
          <w:rPr>
            <w:rStyle w:val="aff0"/>
            <w:rFonts w:hint="eastAsia"/>
          </w:rPr>
          <w:t>5.2.6</w:t>
        </w:r>
        <w:r>
          <w:rPr>
            <w:rStyle w:val="aff0"/>
            <w:rFonts w:hint="eastAsia"/>
          </w:rPr>
          <w:t>发起评价</w:t>
        </w:r>
        <w:r>
          <w:rPr>
            <w:rFonts w:hint="eastAsia"/>
          </w:rPr>
          <w:tab/>
        </w:r>
        <w:r>
          <w:rPr>
            <w:rFonts w:hint="eastAsia"/>
          </w:rPr>
          <w:fldChar w:fldCharType="begin"/>
        </w:r>
        <w:r>
          <w:rPr>
            <w:rFonts w:hint="eastAsia"/>
          </w:rPr>
          <w:instrText xml:space="preserve"> </w:instrText>
        </w:r>
        <w:r>
          <w:instrText>PAGEREF _Toc195901976 \h</w:instrText>
        </w:r>
        <w:r>
          <w:rPr>
            <w:rFonts w:hint="eastAsia"/>
          </w:rPr>
          <w:instrText xml:space="preserve"> </w:instrText>
        </w:r>
        <w:r>
          <w:rPr>
            <w:rFonts w:hint="eastAsia"/>
          </w:rPr>
        </w:r>
        <w:r>
          <w:rPr>
            <w:rFonts w:hint="eastAsia"/>
          </w:rPr>
          <w:fldChar w:fldCharType="separate"/>
        </w:r>
        <w:r>
          <w:t>41</w:t>
        </w:r>
        <w:r>
          <w:rPr>
            <w:rFonts w:hint="eastAsia"/>
          </w:rPr>
          <w:fldChar w:fldCharType="end"/>
        </w:r>
      </w:hyperlink>
    </w:p>
    <w:p w14:paraId="5F44722E"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77" w:history="1">
        <w:r>
          <w:rPr>
            <w:rStyle w:val="aff0"/>
            <w:rFonts w:hint="eastAsia"/>
          </w:rPr>
          <w:t>5.2.7</w:t>
        </w:r>
        <w:r>
          <w:rPr>
            <w:rStyle w:val="aff0"/>
            <w:rFonts w:hint="eastAsia"/>
          </w:rPr>
          <w:t>发起投诉</w:t>
        </w:r>
        <w:r>
          <w:rPr>
            <w:rFonts w:hint="eastAsia"/>
          </w:rPr>
          <w:tab/>
        </w:r>
        <w:r>
          <w:rPr>
            <w:rFonts w:hint="eastAsia"/>
          </w:rPr>
          <w:fldChar w:fldCharType="begin"/>
        </w:r>
        <w:r>
          <w:rPr>
            <w:rFonts w:hint="eastAsia"/>
          </w:rPr>
          <w:instrText xml:space="preserve"> </w:instrText>
        </w:r>
        <w:r>
          <w:instrText>PAGEREF _Toc195901977 \h</w:instrText>
        </w:r>
        <w:r>
          <w:rPr>
            <w:rFonts w:hint="eastAsia"/>
          </w:rPr>
          <w:instrText xml:space="preserve"> </w:instrText>
        </w:r>
        <w:r>
          <w:rPr>
            <w:rFonts w:hint="eastAsia"/>
          </w:rPr>
        </w:r>
        <w:r>
          <w:rPr>
            <w:rFonts w:hint="eastAsia"/>
          </w:rPr>
          <w:fldChar w:fldCharType="separate"/>
        </w:r>
        <w:r>
          <w:t>43</w:t>
        </w:r>
        <w:r>
          <w:rPr>
            <w:rFonts w:hint="eastAsia"/>
          </w:rPr>
          <w:fldChar w:fldCharType="end"/>
        </w:r>
      </w:hyperlink>
    </w:p>
    <w:p w14:paraId="5FDD2F97" w14:textId="77777777" w:rsidR="00A27FAC" w:rsidRDefault="00A27FAC">
      <w:pPr>
        <w:pStyle w:val="TOC2"/>
        <w:tabs>
          <w:tab w:val="right" w:leader="dot" w:pos="8494"/>
        </w:tabs>
        <w:ind w:left="420"/>
        <w:rPr>
          <w:rFonts w:asciiTheme="minorHAnsi" w:eastAsiaTheme="minorEastAsia" w:hAnsiTheme="minorHAnsi" w:cstheme="minorBidi"/>
          <w:b w:val="0"/>
          <w:sz w:val="22"/>
          <w14:ligatures w14:val="standardContextual"/>
        </w:rPr>
      </w:pPr>
      <w:hyperlink w:anchor="_Toc195901978" w:history="1">
        <w:r>
          <w:rPr>
            <w:rStyle w:val="aff0"/>
            <w:rFonts w:hint="eastAsia"/>
          </w:rPr>
          <w:t>5.3</w:t>
        </w:r>
        <w:r>
          <w:rPr>
            <w:rStyle w:val="aff0"/>
            <w:rFonts w:hint="eastAsia"/>
          </w:rPr>
          <w:t>商家服务</w:t>
        </w:r>
        <w:r>
          <w:rPr>
            <w:rFonts w:hint="eastAsia"/>
          </w:rPr>
          <w:tab/>
        </w:r>
        <w:r>
          <w:rPr>
            <w:rFonts w:hint="eastAsia"/>
          </w:rPr>
          <w:fldChar w:fldCharType="begin"/>
        </w:r>
        <w:r>
          <w:rPr>
            <w:rFonts w:hint="eastAsia"/>
          </w:rPr>
          <w:instrText xml:space="preserve"> </w:instrText>
        </w:r>
        <w:r>
          <w:instrText>PAGEREF _Toc195901978 \h</w:instrText>
        </w:r>
        <w:r>
          <w:rPr>
            <w:rFonts w:hint="eastAsia"/>
          </w:rPr>
          <w:instrText xml:space="preserve"> </w:instrText>
        </w:r>
        <w:r>
          <w:rPr>
            <w:rFonts w:hint="eastAsia"/>
          </w:rPr>
        </w:r>
        <w:r>
          <w:rPr>
            <w:rFonts w:hint="eastAsia"/>
          </w:rPr>
          <w:fldChar w:fldCharType="separate"/>
        </w:r>
        <w:r>
          <w:t>45</w:t>
        </w:r>
        <w:r>
          <w:rPr>
            <w:rFonts w:hint="eastAsia"/>
          </w:rPr>
          <w:fldChar w:fldCharType="end"/>
        </w:r>
      </w:hyperlink>
    </w:p>
    <w:p w14:paraId="4377AEBD"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79" w:history="1">
        <w:r>
          <w:rPr>
            <w:rStyle w:val="aff0"/>
            <w:rFonts w:hint="eastAsia"/>
          </w:rPr>
          <w:t>5.3.1</w:t>
        </w:r>
        <w:r>
          <w:rPr>
            <w:rStyle w:val="aff0"/>
            <w:rFonts w:hint="eastAsia"/>
          </w:rPr>
          <w:t>分类管理</w:t>
        </w:r>
        <w:r>
          <w:rPr>
            <w:rFonts w:hint="eastAsia"/>
          </w:rPr>
          <w:tab/>
        </w:r>
        <w:r>
          <w:rPr>
            <w:rFonts w:hint="eastAsia"/>
          </w:rPr>
          <w:fldChar w:fldCharType="begin"/>
        </w:r>
        <w:r>
          <w:rPr>
            <w:rFonts w:hint="eastAsia"/>
          </w:rPr>
          <w:instrText xml:space="preserve"> </w:instrText>
        </w:r>
        <w:r>
          <w:instrText>PAGEREF _Toc195901979 \h</w:instrText>
        </w:r>
        <w:r>
          <w:rPr>
            <w:rFonts w:hint="eastAsia"/>
          </w:rPr>
          <w:instrText xml:space="preserve"> </w:instrText>
        </w:r>
        <w:r>
          <w:rPr>
            <w:rFonts w:hint="eastAsia"/>
          </w:rPr>
        </w:r>
        <w:r>
          <w:rPr>
            <w:rFonts w:hint="eastAsia"/>
          </w:rPr>
          <w:fldChar w:fldCharType="separate"/>
        </w:r>
        <w:r>
          <w:t>45</w:t>
        </w:r>
        <w:r>
          <w:rPr>
            <w:rFonts w:hint="eastAsia"/>
          </w:rPr>
          <w:fldChar w:fldCharType="end"/>
        </w:r>
      </w:hyperlink>
    </w:p>
    <w:p w14:paraId="61775E4D"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80" w:history="1">
        <w:r>
          <w:rPr>
            <w:rStyle w:val="aff0"/>
            <w:rFonts w:hint="eastAsia"/>
          </w:rPr>
          <w:t>5.3.2</w:t>
        </w:r>
        <w:r>
          <w:rPr>
            <w:rStyle w:val="aff0"/>
            <w:rFonts w:hint="eastAsia"/>
          </w:rPr>
          <w:t>菜品管理</w:t>
        </w:r>
        <w:r>
          <w:rPr>
            <w:rFonts w:hint="eastAsia"/>
          </w:rPr>
          <w:tab/>
        </w:r>
        <w:r>
          <w:rPr>
            <w:rFonts w:hint="eastAsia"/>
          </w:rPr>
          <w:fldChar w:fldCharType="begin"/>
        </w:r>
        <w:r>
          <w:rPr>
            <w:rFonts w:hint="eastAsia"/>
          </w:rPr>
          <w:instrText xml:space="preserve"> </w:instrText>
        </w:r>
        <w:r>
          <w:instrText>PAGEREF _Toc195901980 \h</w:instrText>
        </w:r>
        <w:r>
          <w:rPr>
            <w:rFonts w:hint="eastAsia"/>
          </w:rPr>
          <w:instrText xml:space="preserve"> </w:instrText>
        </w:r>
        <w:r>
          <w:rPr>
            <w:rFonts w:hint="eastAsia"/>
          </w:rPr>
        </w:r>
        <w:r>
          <w:rPr>
            <w:rFonts w:hint="eastAsia"/>
          </w:rPr>
          <w:fldChar w:fldCharType="separate"/>
        </w:r>
        <w:r>
          <w:t>46</w:t>
        </w:r>
        <w:r>
          <w:rPr>
            <w:rFonts w:hint="eastAsia"/>
          </w:rPr>
          <w:fldChar w:fldCharType="end"/>
        </w:r>
      </w:hyperlink>
    </w:p>
    <w:p w14:paraId="3B69A16A"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81" w:history="1">
        <w:r>
          <w:rPr>
            <w:rStyle w:val="aff0"/>
            <w:rFonts w:hint="eastAsia"/>
          </w:rPr>
          <w:t>5.3.3</w:t>
        </w:r>
        <w:r>
          <w:rPr>
            <w:rStyle w:val="aff0"/>
            <w:rFonts w:hint="eastAsia"/>
          </w:rPr>
          <w:t>套餐管理</w:t>
        </w:r>
        <w:r>
          <w:rPr>
            <w:rFonts w:hint="eastAsia"/>
          </w:rPr>
          <w:tab/>
        </w:r>
        <w:r>
          <w:rPr>
            <w:rFonts w:hint="eastAsia"/>
          </w:rPr>
          <w:fldChar w:fldCharType="begin"/>
        </w:r>
        <w:r>
          <w:rPr>
            <w:rFonts w:hint="eastAsia"/>
          </w:rPr>
          <w:instrText xml:space="preserve"> </w:instrText>
        </w:r>
        <w:r>
          <w:instrText>PAGEREF _Toc195901981 \h</w:instrText>
        </w:r>
        <w:r>
          <w:rPr>
            <w:rFonts w:hint="eastAsia"/>
          </w:rPr>
          <w:instrText xml:space="preserve"> </w:instrText>
        </w:r>
        <w:r>
          <w:rPr>
            <w:rFonts w:hint="eastAsia"/>
          </w:rPr>
        </w:r>
        <w:r>
          <w:rPr>
            <w:rFonts w:hint="eastAsia"/>
          </w:rPr>
          <w:fldChar w:fldCharType="separate"/>
        </w:r>
        <w:r>
          <w:t>48</w:t>
        </w:r>
        <w:r>
          <w:rPr>
            <w:rFonts w:hint="eastAsia"/>
          </w:rPr>
          <w:fldChar w:fldCharType="end"/>
        </w:r>
      </w:hyperlink>
    </w:p>
    <w:p w14:paraId="5E62397F"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82" w:history="1">
        <w:r>
          <w:rPr>
            <w:rStyle w:val="aff0"/>
            <w:rFonts w:hint="eastAsia"/>
          </w:rPr>
          <w:t>5.3.1</w:t>
        </w:r>
        <w:r>
          <w:rPr>
            <w:rStyle w:val="aff0"/>
            <w:rFonts w:hint="eastAsia"/>
          </w:rPr>
          <w:t>员工管理</w:t>
        </w:r>
        <w:r>
          <w:rPr>
            <w:rFonts w:hint="eastAsia"/>
          </w:rPr>
          <w:tab/>
        </w:r>
        <w:r>
          <w:rPr>
            <w:rFonts w:hint="eastAsia"/>
          </w:rPr>
          <w:fldChar w:fldCharType="begin"/>
        </w:r>
        <w:r>
          <w:rPr>
            <w:rFonts w:hint="eastAsia"/>
          </w:rPr>
          <w:instrText xml:space="preserve"> </w:instrText>
        </w:r>
        <w:r>
          <w:instrText>PAGEREF _Toc195901982 \h</w:instrText>
        </w:r>
        <w:r>
          <w:rPr>
            <w:rFonts w:hint="eastAsia"/>
          </w:rPr>
          <w:instrText xml:space="preserve"> </w:instrText>
        </w:r>
        <w:r>
          <w:rPr>
            <w:rFonts w:hint="eastAsia"/>
          </w:rPr>
        </w:r>
        <w:r>
          <w:rPr>
            <w:rFonts w:hint="eastAsia"/>
          </w:rPr>
          <w:fldChar w:fldCharType="separate"/>
        </w:r>
        <w:r>
          <w:t>49</w:t>
        </w:r>
        <w:r>
          <w:rPr>
            <w:rFonts w:hint="eastAsia"/>
          </w:rPr>
          <w:fldChar w:fldCharType="end"/>
        </w:r>
      </w:hyperlink>
    </w:p>
    <w:p w14:paraId="79449CBE"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83" w:history="1">
        <w:r>
          <w:rPr>
            <w:rStyle w:val="aff0"/>
            <w:rFonts w:hint="eastAsia"/>
          </w:rPr>
          <w:t>5.3.4</w:t>
        </w:r>
        <w:r>
          <w:rPr>
            <w:rStyle w:val="aff0"/>
            <w:rFonts w:hint="eastAsia"/>
          </w:rPr>
          <w:t>订单管理</w:t>
        </w:r>
        <w:r>
          <w:rPr>
            <w:rFonts w:hint="eastAsia"/>
          </w:rPr>
          <w:tab/>
        </w:r>
        <w:r>
          <w:rPr>
            <w:rFonts w:hint="eastAsia"/>
          </w:rPr>
          <w:fldChar w:fldCharType="begin"/>
        </w:r>
        <w:r>
          <w:rPr>
            <w:rFonts w:hint="eastAsia"/>
          </w:rPr>
          <w:instrText xml:space="preserve"> </w:instrText>
        </w:r>
        <w:r>
          <w:instrText>PAGEREF _Toc195901983 \h</w:instrText>
        </w:r>
        <w:r>
          <w:rPr>
            <w:rFonts w:hint="eastAsia"/>
          </w:rPr>
          <w:instrText xml:space="preserve"> </w:instrText>
        </w:r>
        <w:r>
          <w:rPr>
            <w:rFonts w:hint="eastAsia"/>
          </w:rPr>
        </w:r>
        <w:r>
          <w:rPr>
            <w:rFonts w:hint="eastAsia"/>
          </w:rPr>
          <w:fldChar w:fldCharType="separate"/>
        </w:r>
        <w:r>
          <w:t>50</w:t>
        </w:r>
        <w:r>
          <w:rPr>
            <w:rFonts w:hint="eastAsia"/>
          </w:rPr>
          <w:fldChar w:fldCharType="end"/>
        </w:r>
      </w:hyperlink>
    </w:p>
    <w:p w14:paraId="583E1C88"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84" w:history="1">
        <w:r>
          <w:rPr>
            <w:rStyle w:val="aff0"/>
            <w:rFonts w:hint="eastAsia"/>
          </w:rPr>
          <w:t>5.3.5</w:t>
        </w:r>
        <w:r>
          <w:rPr>
            <w:rStyle w:val="aff0"/>
            <w:rFonts w:hint="eastAsia"/>
          </w:rPr>
          <w:t>投诉中心</w:t>
        </w:r>
        <w:r>
          <w:rPr>
            <w:rFonts w:hint="eastAsia"/>
          </w:rPr>
          <w:tab/>
        </w:r>
        <w:r>
          <w:rPr>
            <w:rFonts w:hint="eastAsia"/>
          </w:rPr>
          <w:fldChar w:fldCharType="begin"/>
        </w:r>
        <w:r>
          <w:rPr>
            <w:rFonts w:hint="eastAsia"/>
          </w:rPr>
          <w:instrText xml:space="preserve"> </w:instrText>
        </w:r>
        <w:r>
          <w:instrText>PAGEREF _Toc195901984 \h</w:instrText>
        </w:r>
        <w:r>
          <w:rPr>
            <w:rFonts w:hint="eastAsia"/>
          </w:rPr>
          <w:instrText xml:space="preserve"> </w:instrText>
        </w:r>
        <w:r>
          <w:rPr>
            <w:rFonts w:hint="eastAsia"/>
          </w:rPr>
        </w:r>
        <w:r>
          <w:rPr>
            <w:rFonts w:hint="eastAsia"/>
          </w:rPr>
          <w:fldChar w:fldCharType="separate"/>
        </w:r>
        <w:r>
          <w:t>51</w:t>
        </w:r>
        <w:r>
          <w:rPr>
            <w:rFonts w:hint="eastAsia"/>
          </w:rPr>
          <w:fldChar w:fldCharType="end"/>
        </w:r>
      </w:hyperlink>
    </w:p>
    <w:p w14:paraId="61D982D1"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85" w:history="1">
        <w:r>
          <w:rPr>
            <w:rStyle w:val="aff0"/>
            <w:rFonts w:hint="eastAsia"/>
          </w:rPr>
          <w:t>5.3.6</w:t>
        </w:r>
        <w:r>
          <w:rPr>
            <w:rStyle w:val="aff0"/>
            <w:rFonts w:hint="eastAsia"/>
          </w:rPr>
          <w:t>评价中心</w:t>
        </w:r>
        <w:r>
          <w:rPr>
            <w:rFonts w:hint="eastAsia"/>
          </w:rPr>
          <w:tab/>
        </w:r>
        <w:r>
          <w:rPr>
            <w:rFonts w:hint="eastAsia"/>
          </w:rPr>
          <w:fldChar w:fldCharType="begin"/>
        </w:r>
        <w:r>
          <w:rPr>
            <w:rFonts w:hint="eastAsia"/>
          </w:rPr>
          <w:instrText xml:space="preserve"> </w:instrText>
        </w:r>
        <w:r>
          <w:instrText>PAGEREF _Toc195901985 \h</w:instrText>
        </w:r>
        <w:r>
          <w:rPr>
            <w:rFonts w:hint="eastAsia"/>
          </w:rPr>
          <w:instrText xml:space="preserve"> </w:instrText>
        </w:r>
        <w:r>
          <w:rPr>
            <w:rFonts w:hint="eastAsia"/>
          </w:rPr>
        </w:r>
        <w:r>
          <w:rPr>
            <w:rFonts w:hint="eastAsia"/>
          </w:rPr>
          <w:fldChar w:fldCharType="separate"/>
        </w:r>
        <w:r>
          <w:t>51</w:t>
        </w:r>
        <w:r>
          <w:rPr>
            <w:rFonts w:hint="eastAsia"/>
          </w:rPr>
          <w:fldChar w:fldCharType="end"/>
        </w:r>
      </w:hyperlink>
    </w:p>
    <w:p w14:paraId="707C7DF7" w14:textId="77777777" w:rsidR="00A27FAC" w:rsidRDefault="00A27FAC">
      <w:pPr>
        <w:pStyle w:val="TOC2"/>
        <w:tabs>
          <w:tab w:val="right" w:leader="dot" w:pos="8494"/>
        </w:tabs>
        <w:ind w:left="420"/>
        <w:rPr>
          <w:rFonts w:asciiTheme="minorHAnsi" w:eastAsiaTheme="minorEastAsia" w:hAnsiTheme="minorHAnsi" w:cstheme="minorBidi"/>
          <w:b w:val="0"/>
          <w:sz w:val="22"/>
          <w14:ligatures w14:val="standardContextual"/>
        </w:rPr>
      </w:pPr>
      <w:hyperlink w:anchor="_Toc195901986" w:history="1">
        <w:r>
          <w:rPr>
            <w:rStyle w:val="aff0"/>
            <w:rFonts w:hint="eastAsia"/>
          </w:rPr>
          <w:t>5.4</w:t>
        </w:r>
        <w:r>
          <w:rPr>
            <w:rStyle w:val="aff0"/>
            <w:rFonts w:hint="eastAsia"/>
          </w:rPr>
          <w:t>平台管理员服务</w:t>
        </w:r>
        <w:r>
          <w:rPr>
            <w:rFonts w:hint="eastAsia"/>
          </w:rPr>
          <w:tab/>
        </w:r>
        <w:r>
          <w:rPr>
            <w:rFonts w:hint="eastAsia"/>
          </w:rPr>
          <w:fldChar w:fldCharType="begin"/>
        </w:r>
        <w:r>
          <w:rPr>
            <w:rFonts w:hint="eastAsia"/>
          </w:rPr>
          <w:instrText xml:space="preserve"> </w:instrText>
        </w:r>
        <w:r>
          <w:instrText>PAGEREF _Toc195901986 \h</w:instrText>
        </w:r>
        <w:r>
          <w:rPr>
            <w:rFonts w:hint="eastAsia"/>
          </w:rPr>
          <w:instrText xml:space="preserve"> </w:instrText>
        </w:r>
        <w:r>
          <w:rPr>
            <w:rFonts w:hint="eastAsia"/>
          </w:rPr>
        </w:r>
        <w:r>
          <w:rPr>
            <w:rFonts w:hint="eastAsia"/>
          </w:rPr>
          <w:fldChar w:fldCharType="separate"/>
        </w:r>
        <w:r>
          <w:t>52</w:t>
        </w:r>
        <w:r>
          <w:rPr>
            <w:rFonts w:hint="eastAsia"/>
          </w:rPr>
          <w:fldChar w:fldCharType="end"/>
        </w:r>
      </w:hyperlink>
    </w:p>
    <w:p w14:paraId="72F9581A"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87" w:history="1">
        <w:r>
          <w:rPr>
            <w:rStyle w:val="aff0"/>
            <w:rFonts w:hint="eastAsia"/>
          </w:rPr>
          <w:t>5.4.1</w:t>
        </w:r>
        <w:r>
          <w:rPr>
            <w:rStyle w:val="aff0"/>
            <w:rFonts w:hint="eastAsia"/>
          </w:rPr>
          <w:t>商家管理</w:t>
        </w:r>
        <w:r>
          <w:rPr>
            <w:rFonts w:hint="eastAsia"/>
          </w:rPr>
          <w:tab/>
        </w:r>
        <w:r>
          <w:rPr>
            <w:rFonts w:hint="eastAsia"/>
          </w:rPr>
          <w:fldChar w:fldCharType="begin"/>
        </w:r>
        <w:r>
          <w:rPr>
            <w:rFonts w:hint="eastAsia"/>
          </w:rPr>
          <w:instrText xml:space="preserve"> </w:instrText>
        </w:r>
        <w:r>
          <w:instrText>PAGEREF _Toc195901987 \h</w:instrText>
        </w:r>
        <w:r>
          <w:rPr>
            <w:rFonts w:hint="eastAsia"/>
          </w:rPr>
          <w:instrText xml:space="preserve"> </w:instrText>
        </w:r>
        <w:r>
          <w:rPr>
            <w:rFonts w:hint="eastAsia"/>
          </w:rPr>
        </w:r>
        <w:r>
          <w:rPr>
            <w:rFonts w:hint="eastAsia"/>
          </w:rPr>
          <w:fldChar w:fldCharType="separate"/>
        </w:r>
        <w:r>
          <w:t>52</w:t>
        </w:r>
        <w:r>
          <w:rPr>
            <w:rFonts w:hint="eastAsia"/>
          </w:rPr>
          <w:fldChar w:fldCharType="end"/>
        </w:r>
      </w:hyperlink>
    </w:p>
    <w:p w14:paraId="62B5C286"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88" w:history="1">
        <w:r>
          <w:rPr>
            <w:rStyle w:val="aff0"/>
            <w:rFonts w:hint="eastAsia"/>
          </w:rPr>
          <w:t>5.4.2</w:t>
        </w:r>
        <w:r>
          <w:rPr>
            <w:rStyle w:val="aff0"/>
            <w:rFonts w:hint="eastAsia"/>
          </w:rPr>
          <w:t>用户管理</w:t>
        </w:r>
        <w:r>
          <w:rPr>
            <w:rFonts w:hint="eastAsia"/>
          </w:rPr>
          <w:tab/>
        </w:r>
        <w:r>
          <w:rPr>
            <w:rFonts w:hint="eastAsia"/>
          </w:rPr>
          <w:fldChar w:fldCharType="begin"/>
        </w:r>
        <w:r>
          <w:rPr>
            <w:rFonts w:hint="eastAsia"/>
          </w:rPr>
          <w:instrText xml:space="preserve"> </w:instrText>
        </w:r>
        <w:r>
          <w:instrText>PAGEREF _Toc195901988 \h</w:instrText>
        </w:r>
        <w:r>
          <w:rPr>
            <w:rFonts w:hint="eastAsia"/>
          </w:rPr>
          <w:instrText xml:space="preserve"> </w:instrText>
        </w:r>
        <w:r>
          <w:rPr>
            <w:rFonts w:hint="eastAsia"/>
          </w:rPr>
        </w:r>
        <w:r>
          <w:rPr>
            <w:rFonts w:hint="eastAsia"/>
          </w:rPr>
          <w:fldChar w:fldCharType="separate"/>
        </w:r>
        <w:r>
          <w:t>54</w:t>
        </w:r>
        <w:r>
          <w:rPr>
            <w:rFonts w:hint="eastAsia"/>
          </w:rPr>
          <w:fldChar w:fldCharType="end"/>
        </w:r>
      </w:hyperlink>
    </w:p>
    <w:p w14:paraId="71F469DD"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89" w:history="1">
        <w:r>
          <w:rPr>
            <w:rStyle w:val="aff0"/>
            <w:rFonts w:hint="eastAsia"/>
          </w:rPr>
          <w:t>5.4.3</w:t>
        </w:r>
        <w:r>
          <w:rPr>
            <w:rStyle w:val="aff0"/>
            <w:rFonts w:hint="eastAsia"/>
          </w:rPr>
          <w:t>订单管理</w:t>
        </w:r>
        <w:r>
          <w:rPr>
            <w:rFonts w:hint="eastAsia"/>
          </w:rPr>
          <w:tab/>
        </w:r>
        <w:r>
          <w:rPr>
            <w:rFonts w:hint="eastAsia"/>
          </w:rPr>
          <w:fldChar w:fldCharType="begin"/>
        </w:r>
        <w:r>
          <w:rPr>
            <w:rFonts w:hint="eastAsia"/>
          </w:rPr>
          <w:instrText xml:space="preserve"> </w:instrText>
        </w:r>
        <w:r>
          <w:instrText>PAGEREF _Toc195901989 \h</w:instrText>
        </w:r>
        <w:r>
          <w:rPr>
            <w:rFonts w:hint="eastAsia"/>
          </w:rPr>
          <w:instrText xml:space="preserve"> </w:instrText>
        </w:r>
        <w:r>
          <w:rPr>
            <w:rFonts w:hint="eastAsia"/>
          </w:rPr>
        </w:r>
        <w:r>
          <w:rPr>
            <w:rFonts w:hint="eastAsia"/>
          </w:rPr>
          <w:fldChar w:fldCharType="separate"/>
        </w:r>
        <w:r>
          <w:t>54</w:t>
        </w:r>
        <w:r>
          <w:rPr>
            <w:rFonts w:hint="eastAsia"/>
          </w:rPr>
          <w:fldChar w:fldCharType="end"/>
        </w:r>
      </w:hyperlink>
    </w:p>
    <w:p w14:paraId="488E45A9"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90" w:history="1">
        <w:r>
          <w:rPr>
            <w:rStyle w:val="aff0"/>
            <w:rFonts w:hint="eastAsia"/>
          </w:rPr>
          <w:t>5.4.4</w:t>
        </w:r>
        <w:r>
          <w:rPr>
            <w:rStyle w:val="aff0"/>
            <w:rFonts w:hint="eastAsia"/>
          </w:rPr>
          <w:t>投诉中心与评价中心</w:t>
        </w:r>
        <w:r>
          <w:rPr>
            <w:rFonts w:hint="eastAsia"/>
          </w:rPr>
          <w:tab/>
        </w:r>
        <w:r>
          <w:rPr>
            <w:rFonts w:hint="eastAsia"/>
          </w:rPr>
          <w:fldChar w:fldCharType="begin"/>
        </w:r>
        <w:r>
          <w:rPr>
            <w:rFonts w:hint="eastAsia"/>
          </w:rPr>
          <w:instrText xml:space="preserve"> </w:instrText>
        </w:r>
        <w:r>
          <w:instrText>PAGEREF _Toc195901990 \h</w:instrText>
        </w:r>
        <w:r>
          <w:rPr>
            <w:rFonts w:hint="eastAsia"/>
          </w:rPr>
          <w:instrText xml:space="preserve"> </w:instrText>
        </w:r>
        <w:r>
          <w:rPr>
            <w:rFonts w:hint="eastAsia"/>
          </w:rPr>
        </w:r>
        <w:r>
          <w:rPr>
            <w:rFonts w:hint="eastAsia"/>
          </w:rPr>
          <w:fldChar w:fldCharType="separate"/>
        </w:r>
        <w:r>
          <w:t>55</w:t>
        </w:r>
        <w:r>
          <w:rPr>
            <w:rFonts w:hint="eastAsia"/>
          </w:rPr>
          <w:fldChar w:fldCharType="end"/>
        </w:r>
      </w:hyperlink>
    </w:p>
    <w:p w14:paraId="15134056" w14:textId="77777777" w:rsidR="00A27FAC" w:rsidRDefault="00A27FAC">
      <w:pPr>
        <w:pStyle w:val="TOC1"/>
        <w:tabs>
          <w:tab w:val="right" w:leader="dot" w:pos="8494"/>
        </w:tabs>
        <w:rPr>
          <w:rFonts w:asciiTheme="minorHAnsi" w:eastAsiaTheme="minorEastAsia" w:hAnsiTheme="minorHAnsi" w:cstheme="minorBidi"/>
          <w:b w:val="0"/>
          <w:sz w:val="22"/>
          <w14:ligatures w14:val="standardContextual"/>
        </w:rPr>
      </w:pPr>
      <w:hyperlink w:anchor="_Toc195901991" w:history="1">
        <w:r>
          <w:rPr>
            <w:rStyle w:val="aff0"/>
            <w:rFonts w:hint="eastAsia"/>
          </w:rPr>
          <w:t>6</w:t>
        </w:r>
        <w:r>
          <w:rPr>
            <w:rStyle w:val="aff0"/>
            <w:rFonts w:hint="eastAsia"/>
          </w:rPr>
          <w:t>系统测试</w:t>
        </w:r>
        <w:r>
          <w:rPr>
            <w:rFonts w:hint="eastAsia"/>
          </w:rPr>
          <w:tab/>
        </w:r>
        <w:r>
          <w:rPr>
            <w:rFonts w:hint="eastAsia"/>
          </w:rPr>
          <w:fldChar w:fldCharType="begin"/>
        </w:r>
        <w:r>
          <w:rPr>
            <w:rFonts w:hint="eastAsia"/>
          </w:rPr>
          <w:instrText xml:space="preserve"> </w:instrText>
        </w:r>
        <w:r>
          <w:instrText>PAGEREF _Toc195901991 \h</w:instrText>
        </w:r>
        <w:r>
          <w:rPr>
            <w:rFonts w:hint="eastAsia"/>
          </w:rPr>
          <w:instrText xml:space="preserve"> </w:instrText>
        </w:r>
        <w:r>
          <w:rPr>
            <w:rFonts w:hint="eastAsia"/>
          </w:rPr>
        </w:r>
        <w:r>
          <w:rPr>
            <w:rFonts w:hint="eastAsia"/>
          </w:rPr>
          <w:fldChar w:fldCharType="separate"/>
        </w:r>
        <w:r>
          <w:t>57</w:t>
        </w:r>
        <w:r>
          <w:rPr>
            <w:rFonts w:hint="eastAsia"/>
          </w:rPr>
          <w:fldChar w:fldCharType="end"/>
        </w:r>
      </w:hyperlink>
    </w:p>
    <w:p w14:paraId="1E97D1DA" w14:textId="77777777" w:rsidR="00A27FAC" w:rsidRDefault="00A27FAC">
      <w:pPr>
        <w:pStyle w:val="TOC2"/>
        <w:tabs>
          <w:tab w:val="right" w:leader="dot" w:pos="8494"/>
        </w:tabs>
        <w:ind w:left="420"/>
        <w:rPr>
          <w:rFonts w:asciiTheme="minorHAnsi" w:eastAsiaTheme="minorEastAsia" w:hAnsiTheme="minorHAnsi" w:cstheme="minorBidi"/>
          <w:b w:val="0"/>
          <w:sz w:val="22"/>
          <w14:ligatures w14:val="standardContextual"/>
        </w:rPr>
      </w:pPr>
      <w:hyperlink w:anchor="_Toc195901992" w:history="1">
        <w:r>
          <w:rPr>
            <w:rStyle w:val="aff0"/>
            <w:rFonts w:hint="eastAsia"/>
          </w:rPr>
          <w:t>6.1</w:t>
        </w:r>
        <w:r>
          <w:rPr>
            <w:rStyle w:val="aff0"/>
            <w:rFonts w:hint="eastAsia"/>
          </w:rPr>
          <w:t>系统测试简介</w:t>
        </w:r>
        <w:r>
          <w:rPr>
            <w:rFonts w:hint="eastAsia"/>
          </w:rPr>
          <w:tab/>
        </w:r>
        <w:r>
          <w:rPr>
            <w:rFonts w:hint="eastAsia"/>
          </w:rPr>
          <w:fldChar w:fldCharType="begin"/>
        </w:r>
        <w:r>
          <w:rPr>
            <w:rFonts w:hint="eastAsia"/>
          </w:rPr>
          <w:instrText xml:space="preserve"> </w:instrText>
        </w:r>
        <w:r>
          <w:instrText>PAGEREF _Toc195901992 \h</w:instrText>
        </w:r>
        <w:r>
          <w:rPr>
            <w:rFonts w:hint="eastAsia"/>
          </w:rPr>
          <w:instrText xml:space="preserve"> </w:instrText>
        </w:r>
        <w:r>
          <w:rPr>
            <w:rFonts w:hint="eastAsia"/>
          </w:rPr>
        </w:r>
        <w:r>
          <w:rPr>
            <w:rFonts w:hint="eastAsia"/>
          </w:rPr>
          <w:fldChar w:fldCharType="separate"/>
        </w:r>
        <w:r>
          <w:t>57</w:t>
        </w:r>
        <w:r>
          <w:rPr>
            <w:rFonts w:hint="eastAsia"/>
          </w:rPr>
          <w:fldChar w:fldCharType="end"/>
        </w:r>
      </w:hyperlink>
    </w:p>
    <w:p w14:paraId="415A4AEC" w14:textId="77777777" w:rsidR="00A27FAC" w:rsidRDefault="00A27FAC">
      <w:pPr>
        <w:pStyle w:val="TOC2"/>
        <w:tabs>
          <w:tab w:val="right" w:leader="dot" w:pos="8494"/>
        </w:tabs>
        <w:ind w:left="420"/>
        <w:rPr>
          <w:rFonts w:asciiTheme="minorHAnsi" w:eastAsiaTheme="minorEastAsia" w:hAnsiTheme="minorHAnsi" w:cstheme="minorBidi"/>
          <w:b w:val="0"/>
          <w:sz w:val="22"/>
          <w14:ligatures w14:val="standardContextual"/>
        </w:rPr>
      </w:pPr>
      <w:hyperlink w:anchor="_Toc195901993" w:history="1">
        <w:r>
          <w:rPr>
            <w:rStyle w:val="aff0"/>
            <w:rFonts w:hint="eastAsia"/>
          </w:rPr>
          <w:t>6.2</w:t>
        </w:r>
        <w:r>
          <w:rPr>
            <w:rStyle w:val="aff0"/>
            <w:rFonts w:hint="eastAsia"/>
          </w:rPr>
          <w:t>部分系统功能测试</w:t>
        </w:r>
        <w:r>
          <w:rPr>
            <w:rFonts w:hint="eastAsia"/>
          </w:rPr>
          <w:tab/>
        </w:r>
        <w:r>
          <w:rPr>
            <w:rFonts w:hint="eastAsia"/>
          </w:rPr>
          <w:fldChar w:fldCharType="begin"/>
        </w:r>
        <w:r>
          <w:rPr>
            <w:rFonts w:hint="eastAsia"/>
          </w:rPr>
          <w:instrText xml:space="preserve"> </w:instrText>
        </w:r>
        <w:r>
          <w:instrText>PAGEREF _Toc195901993 \h</w:instrText>
        </w:r>
        <w:r>
          <w:rPr>
            <w:rFonts w:hint="eastAsia"/>
          </w:rPr>
          <w:instrText xml:space="preserve"> </w:instrText>
        </w:r>
        <w:r>
          <w:rPr>
            <w:rFonts w:hint="eastAsia"/>
          </w:rPr>
        </w:r>
        <w:r>
          <w:rPr>
            <w:rFonts w:hint="eastAsia"/>
          </w:rPr>
          <w:fldChar w:fldCharType="separate"/>
        </w:r>
        <w:r>
          <w:t>58</w:t>
        </w:r>
        <w:r>
          <w:rPr>
            <w:rFonts w:hint="eastAsia"/>
          </w:rPr>
          <w:fldChar w:fldCharType="end"/>
        </w:r>
      </w:hyperlink>
    </w:p>
    <w:p w14:paraId="3FF91873"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94" w:history="1">
        <w:r>
          <w:rPr>
            <w:rStyle w:val="aff0"/>
            <w:rFonts w:hint="eastAsia"/>
          </w:rPr>
          <w:t>6.2.1</w:t>
        </w:r>
        <w:r>
          <w:rPr>
            <w:rStyle w:val="aff0"/>
            <w:rFonts w:hint="eastAsia"/>
          </w:rPr>
          <w:t>购物车管理</w:t>
        </w:r>
        <w:r>
          <w:rPr>
            <w:rFonts w:hint="eastAsia"/>
          </w:rPr>
          <w:tab/>
        </w:r>
        <w:r>
          <w:rPr>
            <w:rFonts w:hint="eastAsia"/>
          </w:rPr>
          <w:fldChar w:fldCharType="begin"/>
        </w:r>
        <w:r>
          <w:rPr>
            <w:rFonts w:hint="eastAsia"/>
          </w:rPr>
          <w:instrText xml:space="preserve"> </w:instrText>
        </w:r>
        <w:r>
          <w:instrText>PAGEREF _Toc195901994 \h</w:instrText>
        </w:r>
        <w:r>
          <w:rPr>
            <w:rFonts w:hint="eastAsia"/>
          </w:rPr>
          <w:instrText xml:space="preserve"> </w:instrText>
        </w:r>
        <w:r>
          <w:rPr>
            <w:rFonts w:hint="eastAsia"/>
          </w:rPr>
        </w:r>
        <w:r>
          <w:rPr>
            <w:rFonts w:hint="eastAsia"/>
          </w:rPr>
          <w:fldChar w:fldCharType="separate"/>
        </w:r>
        <w:r>
          <w:t>58</w:t>
        </w:r>
        <w:r>
          <w:rPr>
            <w:rFonts w:hint="eastAsia"/>
          </w:rPr>
          <w:fldChar w:fldCharType="end"/>
        </w:r>
      </w:hyperlink>
    </w:p>
    <w:p w14:paraId="522BD003"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95" w:history="1">
        <w:r>
          <w:rPr>
            <w:rStyle w:val="aff0"/>
            <w:rFonts w:hint="eastAsia"/>
          </w:rPr>
          <w:t>6.2.2</w:t>
        </w:r>
        <w:r>
          <w:rPr>
            <w:rStyle w:val="aff0"/>
            <w:rFonts w:hint="eastAsia"/>
          </w:rPr>
          <w:t>订单管理</w:t>
        </w:r>
        <w:r>
          <w:rPr>
            <w:rFonts w:hint="eastAsia"/>
          </w:rPr>
          <w:tab/>
        </w:r>
        <w:r>
          <w:rPr>
            <w:rFonts w:hint="eastAsia"/>
          </w:rPr>
          <w:fldChar w:fldCharType="begin"/>
        </w:r>
        <w:r>
          <w:rPr>
            <w:rFonts w:hint="eastAsia"/>
          </w:rPr>
          <w:instrText xml:space="preserve"> </w:instrText>
        </w:r>
        <w:r>
          <w:instrText>PAGEREF _Toc195901995 \h</w:instrText>
        </w:r>
        <w:r>
          <w:rPr>
            <w:rFonts w:hint="eastAsia"/>
          </w:rPr>
          <w:instrText xml:space="preserve"> </w:instrText>
        </w:r>
        <w:r>
          <w:rPr>
            <w:rFonts w:hint="eastAsia"/>
          </w:rPr>
        </w:r>
        <w:r>
          <w:rPr>
            <w:rFonts w:hint="eastAsia"/>
          </w:rPr>
          <w:fldChar w:fldCharType="separate"/>
        </w:r>
        <w:r>
          <w:t>59</w:t>
        </w:r>
        <w:r>
          <w:rPr>
            <w:rFonts w:hint="eastAsia"/>
          </w:rPr>
          <w:fldChar w:fldCharType="end"/>
        </w:r>
      </w:hyperlink>
    </w:p>
    <w:p w14:paraId="75D7F3EE"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96" w:history="1">
        <w:r>
          <w:rPr>
            <w:rStyle w:val="aff0"/>
            <w:rFonts w:hint="eastAsia"/>
          </w:rPr>
          <w:t>6.2.3</w:t>
        </w:r>
        <w:r>
          <w:rPr>
            <w:rStyle w:val="aff0"/>
            <w:rFonts w:hint="eastAsia"/>
          </w:rPr>
          <w:t>支付管理</w:t>
        </w:r>
        <w:r>
          <w:rPr>
            <w:rFonts w:hint="eastAsia"/>
          </w:rPr>
          <w:tab/>
        </w:r>
        <w:r>
          <w:rPr>
            <w:rFonts w:hint="eastAsia"/>
          </w:rPr>
          <w:fldChar w:fldCharType="begin"/>
        </w:r>
        <w:r>
          <w:rPr>
            <w:rFonts w:hint="eastAsia"/>
          </w:rPr>
          <w:instrText xml:space="preserve"> </w:instrText>
        </w:r>
        <w:r>
          <w:instrText>PAGEREF _Toc195901996 \h</w:instrText>
        </w:r>
        <w:r>
          <w:rPr>
            <w:rFonts w:hint="eastAsia"/>
          </w:rPr>
          <w:instrText xml:space="preserve"> </w:instrText>
        </w:r>
        <w:r>
          <w:rPr>
            <w:rFonts w:hint="eastAsia"/>
          </w:rPr>
        </w:r>
        <w:r>
          <w:rPr>
            <w:rFonts w:hint="eastAsia"/>
          </w:rPr>
          <w:fldChar w:fldCharType="separate"/>
        </w:r>
        <w:r>
          <w:t>60</w:t>
        </w:r>
        <w:r>
          <w:rPr>
            <w:rFonts w:hint="eastAsia"/>
          </w:rPr>
          <w:fldChar w:fldCharType="end"/>
        </w:r>
      </w:hyperlink>
    </w:p>
    <w:p w14:paraId="78B5E06D"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97" w:history="1">
        <w:r>
          <w:rPr>
            <w:rStyle w:val="aff0"/>
            <w:rFonts w:hint="eastAsia"/>
          </w:rPr>
          <w:t>6.2.4</w:t>
        </w:r>
        <w:r>
          <w:rPr>
            <w:rStyle w:val="aff0"/>
            <w:rFonts w:hint="eastAsia"/>
          </w:rPr>
          <w:t>地址管理</w:t>
        </w:r>
        <w:r>
          <w:rPr>
            <w:rFonts w:hint="eastAsia"/>
          </w:rPr>
          <w:tab/>
        </w:r>
        <w:r>
          <w:rPr>
            <w:rFonts w:hint="eastAsia"/>
          </w:rPr>
          <w:fldChar w:fldCharType="begin"/>
        </w:r>
        <w:r>
          <w:rPr>
            <w:rFonts w:hint="eastAsia"/>
          </w:rPr>
          <w:instrText xml:space="preserve"> </w:instrText>
        </w:r>
        <w:r>
          <w:instrText>PAGEREF _Toc195901997 \h</w:instrText>
        </w:r>
        <w:r>
          <w:rPr>
            <w:rFonts w:hint="eastAsia"/>
          </w:rPr>
          <w:instrText xml:space="preserve"> </w:instrText>
        </w:r>
        <w:r>
          <w:rPr>
            <w:rFonts w:hint="eastAsia"/>
          </w:rPr>
        </w:r>
        <w:r>
          <w:rPr>
            <w:rFonts w:hint="eastAsia"/>
          </w:rPr>
          <w:fldChar w:fldCharType="separate"/>
        </w:r>
        <w:r>
          <w:t>62</w:t>
        </w:r>
        <w:r>
          <w:rPr>
            <w:rFonts w:hint="eastAsia"/>
          </w:rPr>
          <w:fldChar w:fldCharType="end"/>
        </w:r>
      </w:hyperlink>
    </w:p>
    <w:p w14:paraId="746FB63F"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98" w:history="1">
        <w:r>
          <w:rPr>
            <w:rStyle w:val="aff0"/>
            <w:rFonts w:hint="eastAsia"/>
          </w:rPr>
          <w:t>6.2.5</w:t>
        </w:r>
        <w:r>
          <w:rPr>
            <w:rStyle w:val="aff0"/>
            <w:rFonts w:hint="eastAsia"/>
          </w:rPr>
          <w:t>评价管理</w:t>
        </w:r>
        <w:r>
          <w:rPr>
            <w:rFonts w:hint="eastAsia"/>
          </w:rPr>
          <w:tab/>
        </w:r>
        <w:r>
          <w:rPr>
            <w:rFonts w:hint="eastAsia"/>
          </w:rPr>
          <w:fldChar w:fldCharType="begin"/>
        </w:r>
        <w:r>
          <w:rPr>
            <w:rFonts w:hint="eastAsia"/>
          </w:rPr>
          <w:instrText xml:space="preserve"> </w:instrText>
        </w:r>
        <w:r>
          <w:instrText>PAGEREF _Toc195901998 \h</w:instrText>
        </w:r>
        <w:r>
          <w:rPr>
            <w:rFonts w:hint="eastAsia"/>
          </w:rPr>
          <w:instrText xml:space="preserve"> </w:instrText>
        </w:r>
        <w:r>
          <w:rPr>
            <w:rFonts w:hint="eastAsia"/>
          </w:rPr>
        </w:r>
        <w:r>
          <w:rPr>
            <w:rFonts w:hint="eastAsia"/>
          </w:rPr>
          <w:fldChar w:fldCharType="separate"/>
        </w:r>
        <w:r>
          <w:t>64</w:t>
        </w:r>
        <w:r>
          <w:rPr>
            <w:rFonts w:hint="eastAsia"/>
          </w:rPr>
          <w:fldChar w:fldCharType="end"/>
        </w:r>
      </w:hyperlink>
    </w:p>
    <w:p w14:paraId="7CAF8A71"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1999" w:history="1">
        <w:r>
          <w:rPr>
            <w:rStyle w:val="aff0"/>
            <w:rFonts w:hint="eastAsia"/>
          </w:rPr>
          <w:t>6.2.6</w:t>
        </w:r>
        <w:r>
          <w:rPr>
            <w:rStyle w:val="aff0"/>
            <w:rFonts w:hint="eastAsia"/>
          </w:rPr>
          <w:t>投诉管理</w:t>
        </w:r>
        <w:r>
          <w:rPr>
            <w:rFonts w:hint="eastAsia"/>
          </w:rPr>
          <w:tab/>
        </w:r>
        <w:r>
          <w:rPr>
            <w:rFonts w:hint="eastAsia"/>
          </w:rPr>
          <w:fldChar w:fldCharType="begin"/>
        </w:r>
        <w:r>
          <w:rPr>
            <w:rFonts w:hint="eastAsia"/>
          </w:rPr>
          <w:instrText xml:space="preserve"> </w:instrText>
        </w:r>
        <w:r>
          <w:instrText>PAGEREF _Toc195901999 \h</w:instrText>
        </w:r>
        <w:r>
          <w:rPr>
            <w:rFonts w:hint="eastAsia"/>
          </w:rPr>
          <w:instrText xml:space="preserve"> </w:instrText>
        </w:r>
        <w:r>
          <w:rPr>
            <w:rFonts w:hint="eastAsia"/>
          </w:rPr>
        </w:r>
        <w:r>
          <w:rPr>
            <w:rFonts w:hint="eastAsia"/>
          </w:rPr>
          <w:fldChar w:fldCharType="separate"/>
        </w:r>
        <w:r>
          <w:t>65</w:t>
        </w:r>
        <w:r>
          <w:rPr>
            <w:rFonts w:hint="eastAsia"/>
          </w:rPr>
          <w:fldChar w:fldCharType="end"/>
        </w:r>
      </w:hyperlink>
    </w:p>
    <w:p w14:paraId="755EFF1E"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2000" w:history="1">
        <w:r>
          <w:rPr>
            <w:rStyle w:val="aff0"/>
            <w:rFonts w:hint="eastAsia"/>
          </w:rPr>
          <w:t>6.2.7</w:t>
        </w:r>
        <w:r>
          <w:rPr>
            <w:rStyle w:val="aff0"/>
            <w:rFonts w:hint="eastAsia"/>
          </w:rPr>
          <w:t>员工管理</w:t>
        </w:r>
        <w:r>
          <w:rPr>
            <w:rFonts w:hint="eastAsia"/>
          </w:rPr>
          <w:tab/>
        </w:r>
        <w:r>
          <w:rPr>
            <w:rFonts w:hint="eastAsia"/>
          </w:rPr>
          <w:fldChar w:fldCharType="begin"/>
        </w:r>
        <w:r>
          <w:rPr>
            <w:rFonts w:hint="eastAsia"/>
          </w:rPr>
          <w:instrText xml:space="preserve"> </w:instrText>
        </w:r>
        <w:r>
          <w:instrText>PAGEREF _Toc195902000 \h</w:instrText>
        </w:r>
        <w:r>
          <w:rPr>
            <w:rFonts w:hint="eastAsia"/>
          </w:rPr>
          <w:instrText xml:space="preserve"> </w:instrText>
        </w:r>
        <w:r>
          <w:rPr>
            <w:rFonts w:hint="eastAsia"/>
          </w:rPr>
        </w:r>
        <w:r>
          <w:rPr>
            <w:rFonts w:hint="eastAsia"/>
          </w:rPr>
          <w:fldChar w:fldCharType="separate"/>
        </w:r>
        <w:r>
          <w:t>66</w:t>
        </w:r>
        <w:r>
          <w:rPr>
            <w:rFonts w:hint="eastAsia"/>
          </w:rPr>
          <w:fldChar w:fldCharType="end"/>
        </w:r>
      </w:hyperlink>
    </w:p>
    <w:p w14:paraId="586E1BA8"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2001" w:history="1">
        <w:r>
          <w:rPr>
            <w:rStyle w:val="aff0"/>
            <w:rFonts w:hint="eastAsia"/>
          </w:rPr>
          <w:t>6.2.8</w:t>
        </w:r>
        <w:r>
          <w:rPr>
            <w:rStyle w:val="aff0"/>
            <w:rFonts w:hint="eastAsia"/>
          </w:rPr>
          <w:t>商家管理</w:t>
        </w:r>
        <w:r>
          <w:rPr>
            <w:rFonts w:hint="eastAsia"/>
          </w:rPr>
          <w:tab/>
        </w:r>
        <w:r>
          <w:rPr>
            <w:rFonts w:hint="eastAsia"/>
          </w:rPr>
          <w:fldChar w:fldCharType="begin"/>
        </w:r>
        <w:r>
          <w:rPr>
            <w:rFonts w:hint="eastAsia"/>
          </w:rPr>
          <w:instrText xml:space="preserve"> </w:instrText>
        </w:r>
        <w:r>
          <w:instrText>PAGEREF _Toc195902001 \h</w:instrText>
        </w:r>
        <w:r>
          <w:rPr>
            <w:rFonts w:hint="eastAsia"/>
          </w:rPr>
          <w:instrText xml:space="preserve"> </w:instrText>
        </w:r>
        <w:r>
          <w:rPr>
            <w:rFonts w:hint="eastAsia"/>
          </w:rPr>
        </w:r>
        <w:r>
          <w:rPr>
            <w:rFonts w:hint="eastAsia"/>
          </w:rPr>
          <w:fldChar w:fldCharType="separate"/>
        </w:r>
        <w:r>
          <w:t>67</w:t>
        </w:r>
        <w:r>
          <w:rPr>
            <w:rFonts w:hint="eastAsia"/>
          </w:rPr>
          <w:fldChar w:fldCharType="end"/>
        </w:r>
      </w:hyperlink>
    </w:p>
    <w:p w14:paraId="1327DC51"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2002" w:history="1">
        <w:r>
          <w:rPr>
            <w:rStyle w:val="aff0"/>
            <w:rFonts w:hint="eastAsia"/>
          </w:rPr>
          <w:t>6.2.9</w:t>
        </w:r>
        <w:r>
          <w:rPr>
            <w:rStyle w:val="aff0"/>
            <w:rFonts w:hint="eastAsia"/>
          </w:rPr>
          <w:t>数据统计分析测试</w:t>
        </w:r>
        <w:r>
          <w:rPr>
            <w:rFonts w:hint="eastAsia"/>
          </w:rPr>
          <w:tab/>
        </w:r>
        <w:r>
          <w:rPr>
            <w:rFonts w:hint="eastAsia"/>
          </w:rPr>
          <w:fldChar w:fldCharType="begin"/>
        </w:r>
        <w:r>
          <w:rPr>
            <w:rFonts w:hint="eastAsia"/>
          </w:rPr>
          <w:instrText xml:space="preserve"> </w:instrText>
        </w:r>
        <w:r>
          <w:instrText>PAGEREF _Toc195902002 \h</w:instrText>
        </w:r>
        <w:r>
          <w:rPr>
            <w:rFonts w:hint="eastAsia"/>
          </w:rPr>
          <w:instrText xml:space="preserve"> </w:instrText>
        </w:r>
        <w:r>
          <w:rPr>
            <w:rFonts w:hint="eastAsia"/>
          </w:rPr>
        </w:r>
        <w:r>
          <w:rPr>
            <w:rFonts w:hint="eastAsia"/>
          </w:rPr>
          <w:fldChar w:fldCharType="separate"/>
        </w:r>
        <w:r>
          <w:t>68</w:t>
        </w:r>
        <w:r>
          <w:rPr>
            <w:rFonts w:hint="eastAsia"/>
          </w:rPr>
          <w:fldChar w:fldCharType="end"/>
        </w:r>
      </w:hyperlink>
    </w:p>
    <w:p w14:paraId="7B3BD28F" w14:textId="77777777" w:rsidR="00A27FAC" w:rsidRDefault="00A27FAC">
      <w:pPr>
        <w:pStyle w:val="TOC2"/>
        <w:tabs>
          <w:tab w:val="right" w:leader="dot" w:pos="8494"/>
        </w:tabs>
        <w:ind w:left="420"/>
        <w:rPr>
          <w:rFonts w:asciiTheme="minorHAnsi" w:eastAsiaTheme="minorEastAsia" w:hAnsiTheme="minorHAnsi" w:cstheme="minorBidi"/>
          <w:b w:val="0"/>
          <w:sz w:val="22"/>
          <w14:ligatures w14:val="standardContextual"/>
        </w:rPr>
      </w:pPr>
      <w:hyperlink w:anchor="_Toc195902003" w:history="1">
        <w:r>
          <w:rPr>
            <w:rStyle w:val="aff0"/>
            <w:rFonts w:hint="eastAsia"/>
          </w:rPr>
          <w:t>6.3</w:t>
        </w:r>
        <w:r>
          <w:rPr>
            <w:rStyle w:val="aff0"/>
            <w:rFonts w:hint="eastAsia"/>
          </w:rPr>
          <w:t>系统性能测试</w:t>
        </w:r>
        <w:r>
          <w:rPr>
            <w:rFonts w:hint="eastAsia"/>
          </w:rPr>
          <w:tab/>
        </w:r>
        <w:r>
          <w:rPr>
            <w:rFonts w:hint="eastAsia"/>
          </w:rPr>
          <w:fldChar w:fldCharType="begin"/>
        </w:r>
        <w:r>
          <w:rPr>
            <w:rFonts w:hint="eastAsia"/>
          </w:rPr>
          <w:instrText xml:space="preserve"> </w:instrText>
        </w:r>
        <w:r>
          <w:instrText>PAGEREF _Toc195902003 \h</w:instrText>
        </w:r>
        <w:r>
          <w:rPr>
            <w:rFonts w:hint="eastAsia"/>
          </w:rPr>
          <w:instrText xml:space="preserve"> </w:instrText>
        </w:r>
        <w:r>
          <w:rPr>
            <w:rFonts w:hint="eastAsia"/>
          </w:rPr>
        </w:r>
        <w:r>
          <w:rPr>
            <w:rFonts w:hint="eastAsia"/>
          </w:rPr>
          <w:fldChar w:fldCharType="separate"/>
        </w:r>
        <w:r>
          <w:t>69</w:t>
        </w:r>
        <w:r>
          <w:rPr>
            <w:rFonts w:hint="eastAsia"/>
          </w:rPr>
          <w:fldChar w:fldCharType="end"/>
        </w:r>
      </w:hyperlink>
    </w:p>
    <w:p w14:paraId="4109AE90"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2004" w:history="1">
        <w:r>
          <w:rPr>
            <w:rStyle w:val="aff0"/>
            <w:rFonts w:hint="eastAsia"/>
          </w:rPr>
          <w:t>6.3.1</w:t>
        </w:r>
        <w:r>
          <w:rPr>
            <w:rStyle w:val="aff0"/>
            <w:rFonts w:hint="eastAsia"/>
          </w:rPr>
          <w:t>响应时间</w:t>
        </w:r>
        <w:r>
          <w:rPr>
            <w:rFonts w:hint="eastAsia"/>
          </w:rPr>
          <w:tab/>
        </w:r>
        <w:r>
          <w:rPr>
            <w:rFonts w:hint="eastAsia"/>
          </w:rPr>
          <w:fldChar w:fldCharType="begin"/>
        </w:r>
        <w:r>
          <w:rPr>
            <w:rFonts w:hint="eastAsia"/>
          </w:rPr>
          <w:instrText xml:space="preserve"> </w:instrText>
        </w:r>
        <w:r>
          <w:instrText>PAGEREF _Toc195902004 \h</w:instrText>
        </w:r>
        <w:r>
          <w:rPr>
            <w:rFonts w:hint="eastAsia"/>
          </w:rPr>
          <w:instrText xml:space="preserve"> </w:instrText>
        </w:r>
        <w:r>
          <w:rPr>
            <w:rFonts w:hint="eastAsia"/>
          </w:rPr>
        </w:r>
        <w:r>
          <w:rPr>
            <w:rFonts w:hint="eastAsia"/>
          </w:rPr>
          <w:fldChar w:fldCharType="separate"/>
        </w:r>
        <w:r>
          <w:t>69</w:t>
        </w:r>
        <w:r>
          <w:rPr>
            <w:rFonts w:hint="eastAsia"/>
          </w:rPr>
          <w:fldChar w:fldCharType="end"/>
        </w:r>
      </w:hyperlink>
    </w:p>
    <w:p w14:paraId="2B7A9278"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2005" w:history="1">
        <w:r>
          <w:rPr>
            <w:rStyle w:val="aff0"/>
            <w:rFonts w:hint="eastAsia"/>
          </w:rPr>
          <w:t>6.3.2</w:t>
        </w:r>
        <w:r>
          <w:rPr>
            <w:rStyle w:val="aff0"/>
            <w:rFonts w:hint="eastAsia"/>
          </w:rPr>
          <w:t>安全性</w:t>
        </w:r>
        <w:r>
          <w:rPr>
            <w:rFonts w:hint="eastAsia"/>
          </w:rPr>
          <w:tab/>
        </w:r>
        <w:r>
          <w:rPr>
            <w:rFonts w:hint="eastAsia"/>
          </w:rPr>
          <w:fldChar w:fldCharType="begin"/>
        </w:r>
        <w:r>
          <w:rPr>
            <w:rFonts w:hint="eastAsia"/>
          </w:rPr>
          <w:instrText xml:space="preserve"> </w:instrText>
        </w:r>
        <w:r>
          <w:instrText>PAGEREF _Toc195902005 \h</w:instrText>
        </w:r>
        <w:r>
          <w:rPr>
            <w:rFonts w:hint="eastAsia"/>
          </w:rPr>
          <w:instrText xml:space="preserve"> </w:instrText>
        </w:r>
        <w:r>
          <w:rPr>
            <w:rFonts w:hint="eastAsia"/>
          </w:rPr>
        </w:r>
        <w:r>
          <w:rPr>
            <w:rFonts w:hint="eastAsia"/>
          </w:rPr>
          <w:fldChar w:fldCharType="separate"/>
        </w:r>
        <w:r>
          <w:t>70</w:t>
        </w:r>
        <w:r>
          <w:rPr>
            <w:rFonts w:hint="eastAsia"/>
          </w:rPr>
          <w:fldChar w:fldCharType="end"/>
        </w:r>
      </w:hyperlink>
    </w:p>
    <w:p w14:paraId="1851DC5D" w14:textId="77777777" w:rsidR="00A27FAC" w:rsidRDefault="00A27FAC">
      <w:pPr>
        <w:pStyle w:val="TOC3"/>
        <w:tabs>
          <w:tab w:val="right" w:leader="dot" w:pos="8494"/>
        </w:tabs>
        <w:rPr>
          <w:rFonts w:asciiTheme="minorHAnsi" w:eastAsiaTheme="minorEastAsia" w:hAnsiTheme="minorHAnsi" w:cstheme="minorBidi"/>
          <w:sz w:val="22"/>
          <w14:ligatures w14:val="standardContextual"/>
        </w:rPr>
      </w:pPr>
      <w:hyperlink w:anchor="_Toc195902006" w:history="1">
        <w:r>
          <w:rPr>
            <w:rStyle w:val="aff0"/>
            <w:rFonts w:hint="eastAsia"/>
          </w:rPr>
          <w:t>6.3.3</w:t>
        </w:r>
        <w:r>
          <w:rPr>
            <w:rStyle w:val="aff0"/>
            <w:rFonts w:hint="eastAsia"/>
          </w:rPr>
          <w:t>可靠性</w:t>
        </w:r>
        <w:r>
          <w:rPr>
            <w:rFonts w:hint="eastAsia"/>
          </w:rPr>
          <w:tab/>
        </w:r>
        <w:r>
          <w:rPr>
            <w:rFonts w:hint="eastAsia"/>
          </w:rPr>
          <w:fldChar w:fldCharType="begin"/>
        </w:r>
        <w:r>
          <w:rPr>
            <w:rFonts w:hint="eastAsia"/>
          </w:rPr>
          <w:instrText xml:space="preserve"> </w:instrText>
        </w:r>
        <w:r>
          <w:instrText>PAGEREF _Toc195902006 \h</w:instrText>
        </w:r>
        <w:r>
          <w:rPr>
            <w:rFonts w:hint="eastAsia"/>
          </w:rPr>
          <w:instrText xml:space="preserve"> </w:instrText>
        </w:r>
        <w:r>
          <w:rPr>
            <w:rFonts w:hint="eastAsia"/>
          </w:rPr>
        </w:r>
        <w:r>
          <w:rPr>
            <w:rFonts w:hint="eastAsia"/>
          </w:rPr>
          <w:fldChar w:fldCharType="separate"/>
        </w:r>
        <w:r>
          <w:t>70</w:t>
        </w:r>
        <w:r>
          <w:rPr>
            <w:rFonts w:hint="eastAsia"/>
          </w:rPr>
          <w:fldChar w:fldCharType="end"/>
        </w:r>
      </w:hyperlink>
    </w:p>
    <w:p w14:paraId="177F9C4D" w14:textId="77777777" w:rsidR="00A27FAC" w:rsidRDefault="00A27FAC">
      <w:pPr>
        <w:pStyle w:val="TOC2"/>
        <w:tabs>
          <w:tab w:val="right" w:leader="dot" w:pos="8494"/>
        </w:tabs>
        <w:ind w:left="420"/>
        <w:rPr>
          <w:rFonts w:asciiTheme="minorHAnsi" w:eastAsiaTheme="minorEastAsia" w:hAnsiTheme="minorHAnsi" w:cstheme="minorBidi"/>
          <w:b w:val="0"/>
          <w:sz w:val="22"/>
          <w14:ligatures w14:val="standardContextual"/>
        </w:rPr>
      </w:pPr>
      <w:hyperlink w:anchor="_Toc195902007" w:history="1">
        <w:r>
          <w:rPr>
            <w:rStyle w:val="aff0"/>
            <w:rFonts w:hint="eastAsia"/>
          </w:rPr>
          <w:t>6.4</w:t>
        </w:r>
        <w:r>
          <w:rPr>
            <w:rStyle w:val="aff0"/>
            <w:rFonts w:hint="eastAsia"/>
          </w:rPr>
          <w:t>测试结论</w:t>
        </w:r>
        <w:r>
          <w:rPr>
            <w:rFonts w:hint="eastAsia"/>
          </w:rPr>
          <w:tab/>
        </w:r>
        <w:r>
          <w:rPr>
            <w:rFonts w:hint="eastAsia"/>
          </w:rPr>
          <w:fldChar w:fldCharType="begin"/>
        </w:r>
        <w:r>
          <w:rPr>
            <w:rFonts w:hint="eastAsia"/>
          </w:rPr>
          <w:instrText xml:space="preserve"> </w:instrText>
        </w:r>
        <w:r>
          <w:instrText>PAGEREF _Toc195902007 \h</w:instrText>
        </w:r>
        <w:r>
          <w:rPr>
            <w:rFonts w:hint="eastAsia"/>
          </w:rPr>
          <w:instrText xml:space="preserve"> </w:instrText>
        </w:r>
        <w:r>
          <w:rPr>
            <w:rFonts w:hint="eastAsia"/>
          </w:rPr>
        </w:r>
        <w:r>
          <w:rPr>
            <w:rFonts w:hint="eastAsia"/>
          </w:rPr>
          <w:fldChar w:fldCharType="separate"/>
        </w:r>
        <w:r>
          <w:t>71</w:t>
        </w:r>
        <w:r>
          <w:rPr>
            <w:rFonts w:hint="eastAsia"/>
          </w:rPr>
          <w:fldChar w:fldCharType="end"/>
        </w:r>
      </w:hyperlink>
    </w:p>
    <w:p w14:paraId="159BF883" w14:textId="77777777" w:rsidR="00A27FAC" w:rsidRDefault="00A27FAC">
      <w:pPr>
        <w:pStyle w:val="TOC1"/>
        <w:tabs>
          <w:tab w:val="right" w:leader="dot" w:pos="8494"/>
        </w:tabs>
        <w:rPr>
          <w:rFonts w:asciiTheme="minorHAnsi" w:eastAsiaTheme="minorEastAsia" w:hAnsiTheme="minorHAnsi" w:cstheme="minorBidi"/>
          <w:b w:val="0"/>
          <w:sz w:val="22"/>
          <w14:ligatures w14:val="standardContextual"/>
        </w:rPr>
      </w:pPr>
      <w:hyperlink w:anchor="_Toc195902008" w:history="1">
        <w:r>
          <w:rPr>
            <w:rStyle w:val="aff0"/>
            <w:rFonts w:hint="eastAsia"/>
          </w:rPr>
          <w:t>总结</w:t>
        </w:r>
        <w:r>
          <w:rPr>
            <w:rFonts w:hint="eastAsia"/>
          </w:rPr>
          <w:tab/>
        </w:r>
        <w:r>
          <w:rPr>
            <w:rFonts w:hint="eastAsia"/>
          </w:rPr>
          <w:fldChar w:fldCharType="begin"/>
        </w:r>
        <w:r>
          <w:rPr>
            <w:rFonts w:hint="eastAsia"/>
          </w:rPr>
          <w:instrText xml:space="preserve"> </w:instrText>
        </w:r>
        <w:r>
          <w:instrText>PAGEREF _Toc195902008 \h</w:instrText>
        </w:r>
        <w:r>
          <w:rPr>
            <w:rFonts w:hint="eastAsia"/>
          </w:rPr>
          <w:instrText xml:space="preserve"> </w:instrText>
        </w:r>
        <w:r>
          <w:rPr>
            <w:rFonts w:hint="eastAsia"/>
          </w:rPr>
        </w:r>
        <w:r>
          <w:rPr>
            <w:rFonts w:hint="eastAsia"/>
          </w:rPr>
          <w:fldChar w:fldCharType="separate"/>
        </w:r>
        <w:r>
          <w:t>72</w:t>
        </w:r>
        <w:r>
          <w:rPr>
            <w:rFonts w:hint="eastAsia"/>
          </w:rPr>
          <w:fldChar w:fldCharType="end"/>
        </w:r>
      </w:hyperlink>
    </w:p>
    <w:p w14:paraId="1B997875" w14:textId="77777777" w:rsidR="00A27FAC" w:rsidRDefault="00A27FAC">
      <w:pPr>
        <w:pStyle w:val="TOC1"/>
        <w:tabs>
          <w:tab w:val="right" w:leader="dot" w:pos="8494"/>
        </w:tabs>
        <w:rPr>
          <w:rFonts w:asciiTheme="minorHAnsi" w:eastAsiaTheme="minorEastAsia" w:hAnsiTheme="minorHAnsi" w:cstheme="minorBidi"/>
          <w:b w:val="0"/>
          <w:sz w:val="22"/>
          <w14:ligatures w14:val="standardContextual"/>
        </w:rPr>
      </w:pPr>
      <w:hyperlink w:anchor="_Toc195902009" w:history="1">
        <w:r>
          <w:rPr>
            <w:rStyle w:val="aff0"/>
            <w:rFonts w:hint="eastAsia"/>
          </w:rPr>
          <w:t>参考文献</w:t>
        </w:r>
        <w:r>
          <w:rPr>
            <w:rFonts w:hint="eastAsia"/>
          </w:rPr>
          <w:tab/>
        </w:r>
        <w:r>
          <w:rPr>
            <w:rFonts w:hint="eastAsia"/>
          </w:rPr>
          <w:fldChar w:fldCharType="begin"/>
        </w:r>
        <w:r>
          <w:rPr>
            <w:rFonts w:hint="eastAsia"/>
          </w:rPr>
          <w:instrText xml:space="preserve"> </w:instrText>
        </w:r>
        <w:r>
          <w:instrText>PAGEREF _Toc195902009 \h</w:instrText>
        </w:r>
        <w:r>
          <w:rPr>
            <w:rFonts w:hint="eastAsia"/>
          </w:rPr>
          <w:instrText xml:space="preserve"> </w:instrText>
        </w:r>
        <w:r>
          <w:rPr>
            <w:rFonts w:hint="eastAsia"/>
          </w:rPr>
        </w:r>
        <w:r>
          <w:rPr>
            <w:rFonts w:hint="eastAsia"/>
          </w:rPr>
          <w:fldChar w:fldCharType="separate"/>
        </w:r>
        <w:r>
          <w:t>73</w:t>
        </w:r>
        <w:r>
          <w:rPr>
            <w:rFonts w:hint="eastAsia"/>
          </w:rPr>
          <w:fldChar w:fldCharType="end"/>
        </w:r>
      </w:hyperlink>
    </w:p>
    <w:p w14:paraId="69AEE330" w14:textId="77777777" w:rsidR="00A27FAC" w:rsidRDefault="00A27FAC">
      <w:pPr>
        <w:pStyle w:val="TOC1"/>
        <w:tabs>
          <w:tab w:val="right" w:leader="dot" w:pos="8494"/>
        </w:tabs>
        <w:rPr>
          <w:rFonts w:asciiTheme="minorHAnsi" w:eastAsiaTheme="minorEastAsia" w:hAnsiTheme="minorHAnsi" w:cstheme="minorBidi"/>
          <w:b w:val="0"/>
          <w:sz w:val="22"/>
          <w14:ligatures w14:val="standardContextual"/>
        </w:rPr>
      </w:pPr>
      <w:hyperlink w:anchor="_Toc195902010" w:history="1">
        <w:r>
          <w:rPr>
            <w:rStyle w:val="aff0"/>
            <w:rFonts w:hint="eastAsia"/>
          </w:rPr>
          <w:t>致谢</w:t>
        </w:r>
        <w:r>
          <w:rPr>
            <w:rFonts w:hint="eastAsia"/>
          </w:rPr>
          <w:tab/>
        </w:r>
        <w:r>
          <w:rPr>
            <w:rFonts w:hint="eastAsia"/>
          </w:rPr>
          <w:fldChar w:fldCharType="begin"/>
        </w:r>
        <w:r>
          <w:rPr>
            <w:rFonts w:hint="eastAsia"/>
          </w:rPr>
          <w:instrText xml:space="preserve"> </w:instrText>
        </w:r>
        <w:r>
          <w:instrText>PAGEREF _Toc195902010 \h</w:instrText>
        </w:r>
        <w:r>
          <w:rPr>
            <w:rFonts w:hint="eastAsia"/>
          </w:rPr>
          <w:instrText xml:space="preserve"> </w:instrText>
        </w:r>
        <w:r>
          <w:rPr>
            <w:rFonts w:hint="eastAsia"/>
          </w:rPr>
        </w:r>
        <w:r>
          <w:rPr>
            <w:rFonts w:hint="eastAsia"/>
          </w:rPr>
          <w:fldChar w:fldCharType="separate"/>
        </w:r>
        <w:r>
          <w:t>74</w:t>
        </w:r>
        <w:r>
          <w:rPr>
            <w:rFonts w:hint="eastAsia"/>
          </w:rPr>
          <w:fldChar w:fldCharType="end"/>
        </w:r>
      </w:hyperlink>
    </w:p>
    <w:p w14:paraId="4AE173A1" w14:textId="77777777" w:rsidR="00A27FAC" w:rsidRDefault="00000000">
      <w:pPr>
        <w:spacing w:line="400" w:lineRule="exact"/>
        <w:jc w:val="distribute"/>
      </w:pPr>
      <w:r>
        <w:rPr>
          <w:rFonts w:eastAsiaTheme="majorEastAsia"/>
        </w:rPr>
        <w:fldChar w:fldCharType="end"/>
      </w:r>
      <w:commentRangeEnd w:id="78"/>
      <w:r>
        <w:commentReference w:id="78"/>
      </w:r>
    </w:p>
    <w:bookmarkEnd w:id="75"/>
    <w:bookmarkEnd w:id="76"/>
    <w:bookmarkEnd w:id="77"/>
    <w:p w14:paraId="461DCE37" w14:textId="77777777" w:rsidR="00A27FAC" w:rsidRDefault="00A27FAC">
      <w:pPr>
        <w:spacing w:line="400" w:lineRule="exact"/>
        <w:rPr>
          <w:rFonts w:eastAsia="黑体"/>
          <w:bCs/>
          <w:sz w:val="32"/>
          <w:szCs w:val="32"/>
        </w:rPr>
        <w:sectPr w:rsidR="00A27FAC">
          <w:headerReference w:type="default" r:id="rId26"/>
          <w:footerReference w:type="default" r:id="rId27"/>
          <w:headerReference w:type="first" r:id="rId28"/>
          <w:footerReference w:type="first" r:id="rId29"/>
          <w:pgSz w:w="11906" w:h="16838"/>
          <w:pgMar w:top="1701" w:right="1701" w:bottom="1417" w:left="1701" w:header="1247" w:footer="1021" w:gutter="0"/>
          <w:pgNumType w:fmt="upperRoman"/>
          <w:cols w:space="720"/>
          <w:titlePg/>
          <w:docGrid w:type="lines" w:linePitch="319"/>
        </w:sectPr>
      </w:pPr>
    </w:p>
    <w:p w14:paraId="53E78105" w14:textId="77777777" w:rsidR="00A27FAC" w:rsidRDefault="00000000">
      <w:pPr>
        <w:pStyle w:val="010"/>
        <w:rPr>
          <w:rFonts w:ascii="Times New Roman" w:hAnsi="Times New Roman"/>
        </w:rPr>
      </w:pPr>
      <w:bookmarkStart w:id="79" w:name="_Toc4648"/>
      <w:bookmarkStart w:id="80" w:name="_Toc197677448"/>
      <w:bookmarkStart w:id="81" w:name="_Toc197677151"/>
      <w:bookmarkStart w:id="82" w:name="_Toc416634996"/>
      <w:bookmarkStart w:id="83" w:name="_Toc197677547"/>
      <w:bookmarkStart w:id="84" w:name="_Toc195901933"/>
      <w:bookmarkStart w:id="85" w:name="_Toc8406345"/>
      <w:r>
        <w:rPr>
          <w:rFonts w:ascii="Times New Roman" w:hAnsi="Times New Roman"/>
        </w:rPr>
        <w:lastRenderedPageBreak/>
        <w:t>1</w:t>
      </w:r>
      <w:bookmarkEnd w:id="79"/>
      <w:bookmarkEnd w:id="80"/>
      <w:bookmarkEnd w:id="81"/>
      <w:bookmarkEnd w:id="82"/>
      <w:bookmarkEnd w:id="83"/>
      <w:r>
        <w:rPr>
          <w:rFonts w:ascii="Times New Roman" w:hAnsi="Times New Roman"/>
        </w:rPr>
        <w:t xml:space="preserve">  </w:t>
      </w:r>
      <w:r>
        <w:rPr>
          <w:rStyle w:val="Char2"/>
          <w:rFonts w:ascii="Times New Roman" w:hAnsi="Times New Roman"/>
        </w:rPr>
        <w:t>绪论</w:t>
      </w:r>
      <w:bookmarkEnd w:id="84"/>
      <w:bookmarkEnd w:id="85"/>
    </w:p>
    <w:p w14:paraId="28213B77" w14:textId="77777777" w:rsidR="00A27FAC" w:rsidRDefault="00000000">
      <w:pPr>
        <w:pStyle w:val="02"/>
        <w:rPr>
          <w:rStyle w:val="Char3"/>
          <w:rFonts w:ascii="Times New Roman" w:hAnsi="Times New Roman" w:cs="Times New Roman"/>
        </w:rPr>
      </w:pPr>
      <w:bookmarkStart w:id="86" w:name="_Toc416634997"/>
      <w:bookmarkStart w:id="87" w:name="_Toc8406346"/>
      <w:bookmarkStart w:id="88" w:name="_Toc14633"/>
      <w:bookmarkStart w:id="89" w:name="_Toc195901934"/>
      <w:r>
        <w:rPr>
          <w:rFonts w:ascii="Times New Roman" w:hAnsi="Times New Roman" w:cs="Times New Roman"/>
        </w:rPr>
        <w:t xml:space="preserve">1.1 </w:t>
      </w:r>
      <w:r>
        <w:rPr>
          <w:rStyle w:val="Char3"/>
          <w:rFonts w:ascii="Times New Roman" w:hAnsi="Times New Roman" w:cs="Times New Roman"/>
        </w:rPr>
        <w:t>选题背景</w:t>
      </w:r>
      <w:bookmarkEnd w:id="86"/>
      <w:bookmarkEnd w:id="87"/>
      <w:bookmarkEnd w:id="88"/>
      <w:del w:id="90" w:author="炏燚" w:date="2025-05-05T18:13:00Z">
        <w:r>
          <w:rPr>
            <w:rStyle w:val="Char3"/>
            <w:rFonts w:ascii="Times New Roman" w:hAnsi="Times New Roman" w:cs="Times New Roman"/>
          </w:rPr>
          <w:delText>以</w:delText>
        </w:r>
      </w:del>
      <w:r>
        <w:rPr>
          <w:rStyle w:val="Char3"/>
          <w:rFonts w:ascii="Times New Roman" w:hAnsi="Times New Roman" w:cs="Times New Roman"/>
        </w:rPr>
        <w:t>及研究</w:t>
      </w:r>
      <w:del w:id="91" w:author="炏燚" w:date="2025-05-05T18:13:00Z">
        <w:r>
          <w:rPr>
            <w:rStyle w:val="Char3"/>
            <w:rFonts w:ascii="Times New Roman" w:hAnsi="Times New Roman" w:cs="Times New Roman"/>
          </w:rPr>
          <w:delText>意义</w:delText>
        </w:r>
      </w:del>
      <w:bookmarkEnd w:id="89"/>
      <w:ins w:id="92" w:author="炏燚" w:date="2025-05-05T18:13:00Z">
        <w:r>
          <w:rPr>
            <w:rStyle w:val="Char3"/>
            <w:rFonts w:ascii="Times New Roman" w:hAnsi="Times New Roman" w:cs="Times New Roman" w:hint="eastAsia"/>
          </w:rPr>
          <w:t>现状</w:t>
        </w:r>
      </w:ins>
    </w:p>
    <w:p w14:paraId="25E88890" w14:textId="27327643" w:rsidR="00A27FAC" w:rsidRDefault="00000000">
      <w:pPr>
        <w:pStyle w:val="000"/>
        <w:ind w:firstLine="480"/>
        <w:rPr>
          <w:rStyle w:val="Char3"/>
          <w:rFonts w:ascii="Times New Roman" w:hAnsi="Times New Roman"/>
        </w:rPr>
      </w:pPr>
      <w:bookmarkStart w:id="93" w:name="_Toc195901935"/>
      <w:r>
        <w:rPr>
          <w:rStyle w:val="Char3"/>
          <w:rFonts w:ascii="Times New Roman" w:hAnsi="Times New Roman" w:hint="eastAsia"/>
        </w:rPr>
        <w:t>在当今时代，科技的飞速发展深刻地改变着人们的生活方式与社会的运行模式。习近平总书记在全国科技大会等重要场合发表讲话，明确指出“中国式现代化关键在科技现代化</w:t>
      </w:r>
      <w:commentRangeStart w:id="94"/>
      <w:commentRangeEnd w:id="94"/>
      <w:r>
        <w:commentReference w:id="94"/>
      </w:r>
      <w:r>
        <w:rPr>
          <w:rStyle w:val="Char3"/>
          <w:rFonts w:ascii="Times New Roman" w:hAnsi="Times New Roman" w:hint="eastAsia"/>
        </w:rPr>
        <w:t>”，强调了科技自立自强对于全面建成社会主义现代化强国的关键意义。《求是》杂志发表的习近平总书记重要文章《朝着建成科技强国的宏伟目标奋勇前进</w:t>
      </w:r>
      <w:commentRangeStart w:id="95"/>
      <w:commentRangeEnd w:id="95"/>
      <w:r>
        <w:commentReference w:id="95"/>
      </w:r>
      <w:r>
        <w:rPr>
          <w:rStyle w:val="Char3"/>
          <w:rFonts w:ascii="Times New Roman" w:hAnsi="Times New Roman" w:hint="eastAsia"/>
        </w:rPr>
        <w:t>》，为我国科技事业的发展指明了方向。在国家积极推进科技强国建设的大背景下，数字化转型成为各行业提升竞争力、实现创新发展的核心驱动力。数字化技术能够优化资源配置、提高生产效率、创新服务模式，进而推动产业升级与经济高质量发展，这与科技强国战略中依靠科技创新驱动发展的理念高度契合。</w:t>
      </w:r>
      <w:bookmarkEnd w:id="93"/>
    </w:p>
    <w:p w14:paraId="64CBD600" w14:textId="77777777" w:rsidR="00A27FAC" w:rsidRDefault="00000000">
      <w:pPr>
        <w:pStyle w:val="000"/>
        <w:ind w:firstLine="480"/>
        <w:rPr>
          <w:rStyle w:val="Char3"/>
          <w:rFonts w:ascii="Times New Roman" w:hAnsi="Times New Roman"/>
        </w:rPr>
      </w:pPr>
      <w:bookmarkStart w:id="96" w:name="_Toc195901936"/>
      <w:r>
        <w:rPr>
          <w:rStyle w:val="Char3"/>
          <w:rFonts w:ascii="Times New Roman" w:hAnsi="Times New Roman" w:hint="eastAsia"/>
        </w:rPr>
        <w:t>外卖行业作为数字化应用的典型领域，近年来取得了爆发式增长。随着互联网与移动设备的普及，消费者的点</w:t>
      </w:r>
      <w:proofErr w:type="gramStart"/>
      <w:r>
        <w:rPr>
          <w:rStyle w:val="Char3"/>
          <w:rFonts w:ascii="Times New Roman" w:hAnsi="Times New Roman" w:hint="eastAsia"/>
        </w:rPr>
        <w:t>餐习惯</w:t>
      </w:r>
      <w:proofErr w:type="gramEnd"/>
      <w:r>
        <w:rPr>
          <w:rStyle w:val="Char3"/>
          <w:rFonts w:ascii="Times New Roman" w:hAnsi="Times New Roman" w:hint="eastAsia"/>
        </w:rPr>
        <w:t>发生了巨大转变。传统点餐方式，顾客</w:t>
      </w:r>
      <w:proofErr w:type="gramStart"/>
      <w:r>
        <w:rPr>
          <w:rStyle w:val="Char3"/>
          <w:rFonts w:ascii="Times New Roman" w:hAnsi="Times New Roman" w:hint="eastAsia"/>
        </w:rPr>
        <w:t>需亲自</w:t>
      </w:r>
      <w:proofErr w:type="gramEnd"/>
      <w:r>
        <w:rPr>
          <w:rStyle w:val="Char3"/>
          <w:rFonts w:ascii="Times New Roman" w:hAnsi="Times New Roman" w:hint="eastAsia"/>
        </w:rPr>
        <w:t>前往餐厅或通过电话沟通，存在信息沟通不畅、点餐流程繁琐、菜品选择受限等问题。而外卖点餐借助线上平台，顾客可随时随地浏览丰富菜品、查看商家评价、便捷下单支付，商家也能通过平台大数据精准掌握顾客需求，优化菜品与服务。据相关行业报告显示，过去几年外卖市场规模持续扩大，增长率远超传统餐饮行业，充分体现了外卖点</w:t>
      </w:r>
      <w:proofErr w:type="gramStart"/>
      <w:r>
        <w:rPr>
          <w:rStyle w:val="Char3"/>
          <w:rFonts w:ascii="Times New Roman" w:hAnsi="Times New Roman" w:hint="eastAsia"/>
        </w:rPr>
        <w:t>餐模式</w:t>
      </w:r>
      <w:proofErr w:type="gramEnd"/>
      <w:r>
        <w:rPr>
          <w:rStyle w:val="Char3"/>
          <w:rFonts w:ascii="Times New Roman" w:hAnsi="Times New Roman" w:hint="eastAsia"/>
        </w:rPr>
        <w:t>的强大生命力与优势。</w:t>
      </w:r>
      <w:bookmarkEnd w:id="96"/>
    </w:p>
    <w:p w14:paraId="7ADDA818" w14:textId="77777777" w:rsidR="00A27FAC" w:rsidRPr="00A27FAC" w:rsidRDefault="00000000">
      <w:pPr>
        <w:pStyle w:val="000"/>
        <w:ind w:firstLine="480"/>
        <w:rPr>
          <w:rStyle w:val="Char3"/>
          <w:rFonts w:ascii="Times New Roman" w:hAnsi="Times New Roman"/>
          <w:sz w:val="21"/>
          <w:szCs w:val="21"/>
          <w:rPrChange w:id="97" w:author="炏燚" w:date="2025-05-05T18:13:00Z">
            <w:rPr>
              <w:rStyle w:val="Char3"/>
              <w:rFonts w:ascii="Times New Roman" w:hAnsi="Times New Roman"/>
            </w:rPr>
          </w:rPrChange>
        </w:rPr>
      </w:pPr>
      <w:bookmarkStart w:id="98" w:name="_Toc195901937"/>
      <w:r>
        <w:rPr>
          <w:rStyle w:val="Char3"/>
          <w:rFonts w:ascii="Times New Roman" w:hAnsi="Times New Roman" w:hint="eastAsia"/>
        </w:rPr>
        <w:t>校园场景具有独特的需求特征。从校园内部来看，学生和教职工数量众多，构成了庞大且集中的消费群体。学生学业繁忙，课间休息时间有限，前往食堂就餐可能面临排队等候时间长的问题；部分教职工也希望能节省用餐时间，将更多精力投入教学与科研工作。校园内相对封闭的环境，为外卖配送提供了一定便利，配送人员可通过步行、骑行等方式较为高效地完成送餐任务。并且，学生群体对互联网和智能设备的接受度高，习惯于通过线上平台获取服务。从校园外部看，周边餐饮商家众多，竞争激烈，渴望拓展销售渠道。然而，校外大型外卖平台在校园场景中存在局限性，如配送难以精准送达宿舍楼下、对校园商家抽成较高等。校园外卖平台的出现，能有效整合校内资源，满足校内人员便捷用餐需求，同时助力校园周</w:t>
      </w:r>
      <w:r>
        <w:rPr>
          <w:rStyle w:val="Char3"/>
          <w:rFonts w:ascii="Times New Roman" w:hAnsi="Times New Roman" w:hint="eastAsia"/>
          <w:sz w:val="21"/>
          <w:szCs w:val="21"/>
          <w:rPrChange w:id="99" w:author="炏燚" w:date="2025-05-05T18:13:00Z">
            <w:rPr>
              <w:rStyle w:val="Char3"/>
              <w:rFonts w:ascii="Times New Roman" w:hAnsi="Times New Roman" w:hint="eastAsia"/>
            </w:rPr>
          </w:rPrChange>
        </w:rPr>
        <w:t>边商家开拓市场，实现多方共赢。</w:t>
      </w:r>
      <w:bookmarkEnd w:id="98"/>
    </w:p>
    <w:p w14:paraId="2486A8B7" w14:textId="77777777" w:rsidR="00A27FAC" w:rsidRDefault="00000000">
      <w:pPr>
        <w:pStyle w:val="000"/>
        <w:ind w:firstLine="420"/>
        <w:rPr>
          <w:rStyle w:val="Char3"/>
          <w:rFonts w:ascii="Times New Roman" w:hAnsi="Times New Roman"/>
        </w:rPr>
      </w:pPr>
      <w:bookmarkStart w:id="100" w:name="_Toc195901938"/>
      <w:r>
        <w:rPr>
          <w:rStyle w:val="Char3"/>
          <w:rFonts w:ascii="Times New Roman" w:hAnsi="Times New Roman" w:hint="eastAsia"/>
          <w:sz w:val="21"/>
          <w:szCs w:val="21"/>
          <w:rPrChange w:id="101" w:author="炏燚" w:date="2025-05-05T18:13:00Z">
            <w:rPr>
              <w:rStyle w:val="Char3"/>
              <w:rFonts w:ascii="Times New Roman" w:hAnsi="Times New Roman" w:hint="eastAsia"/>
            </w:rPr>
          </w:rPrChange>
        </w:rPr>
        <w:t>为实现校园外卖系统的高效开发与运行，</w:t>
      </w:r>
      <w:r>
        <w:rPr>
          <w:rStyle w:val="Char3"/>
          <w:rFonts w:ascii="Times New Roman" w:hAnsi="Times New Roman"/>
          <w:sz w:val="21"/>
          <w:szCs w:val="21"/>
          <w:rPrChange w:id="102" w:author="炏燚" w:date="2025-05-05T18:13:00Z">
            <w:rPr>
              <w:rStyle w:val="Char3"/>
              <w:rFonts w:ascii="Times New Roman" w:hAnsi="Times New Roman"/>
            </w:rPr>
          </w:rPrChange>
        </w:rPr>
        <w:t>B/S</w:t>
      </w:r>
      <w:r>
        <w:rPr>
          <w:rStyle w:val="Char3"/>
          <w:rFonts w:ascii="Times New Roman" w:hAnsi="Times New Roman" w:hint="eastAsia"/>
          <w:sz w:val="21"/>
          <w:szCs w:val="21"/>
          <w:rPrChange w:id="103" w:author="炏燚" w:date="2025-05-05T18:13:00Z">
            <w:rPr>
              <w:rStyle w:val="Char3"/>
              <w:rFonts w:ascii="Times New Roman" w:hAnsi="Times New Roman" w:hint="eastAsia"/>
            </w:rPr>
          </w:rPrChange>
        </w:rPr>
        <w:t>（</w:t>
      </w:r>
      <w:r>
        <w:rPr>
          <w:rStyle w:val="Char3"/>
          <w:rFonts w:ascii="Times New Roman" w:hAnsi="Times New Roman"/>
          <w:sz w:val="21"/>
          <w:szCs w:val="21"/>
          <w:rPrChange w:id="104" w:author="炏燚" w:date="2025-05-05T18:13:00Z">
            <w:rPr>
              <w:rStyle w:val="Char3"/>
              <w:rFonts w:ascii="Times New Roman" w:hAnsi="Times New Roman"/>
            </w:rPr>
          </w:rPrChange>
        </w:rPr>
        <w:t>Browser/Server</w:t>
      </w:r>
      <w:r>
        <w:rPr>
          <w:rStyle w:val="Char3"/>
          <w:rFonts w:ascii="Times New Roman" w:hAnsi="Times New Roman" w:hint="eastAsia"/>
          <w:sz w:val="21"/>
          <w:szCs w:val="21"/>
          <w:rPrChange w:id="105" w:author="炏燚" w:date="2025-05-05T18:13:00Z">
            <w:rPr>
              <w:rStyle w:val="Char3"/>
              <w:rFonts w:ascii="Times New Roman" w:hAnsi="Times New Roman" w:hint="eastAsia"/>
            </w:rPr>
          </w:rPrChange>
        </w:rPr>
        <w:t>，浏览器</w:t>
      </w:r>
      <w:r>
        <w:rPr>
          <w:rStyle w:val="Char3"/>
          <w:rFonts w:ascii="Times New Roman" w:hAnsi="Times New Roman"/>
          <w:sz w:val="21"/>
          <w:szCs w:val="21"/>
          <w:rPrChange w:id="106" w:author="炏燚" w:date="2025-05-05T18:13:00Z">
            <w:rPr>
              <w:rStyle w:val="Char3"/>
              <w:rFonts w:ascii="Times New Roman" w:hAnsi="Times New Roman"/>
            </w:rPr>
          </w:rPrChange>
        </w:rPr>
        <w:t>/</w:t>
      </w:r>
      <w:r>
        <w:rPr>
          <w:rStyle w:val="Char3"/>
          <w:rFonts w:ascii="Times New Roman" w:hAnsi="Times New Roman" w:hint="eastAsia"/>
          <w:sz w:val="21"/>
          <w:szCs w:val="21"/>
          <w:rPrChange w:id="107" w:author="炏燚" w:date="2025-05-05T18:13:00Z">
            <w:rPr>
              <w:rStyle w:val="Char3"/>
              <w:rFonts w:ascii="Times New Roman" w:hAnsi="Times New Roman" w:hint="eastAsia"/>
            </w:rPr>
          </w:rPrChange>
        </w:rPr>
        <w:t>服务器）架构成为理想选择。曹亚霖</w:t>
      </w:r>
      <w:r>
        <w:rPr>
          <w:rStyle w:val="Char3"/>
          <w:rFonts w:ascii="Times New Roman" w:hAnsi="Times New Roman"/>
          <w:sz w:val="21"/>
          <w:szCs w:val="21"/>
          <w:vertAlign w:val="superscript"/>
          <w:rPrChange w:id="108" w:author="炏燚" w:date="2025-05-05T18:13:00Z">
            <w:rPr>
              <w:rStyle w:val="Char3"/>
              <w:rFonts w:ascii="Times New Roman" w:hAnsi="Times New Roman"/>
            </w:rPr>
          </w:rPrChange>
        </w:rPr>
        <w:t>[1]</w:t>
      </w:r>
      <w:r>
        <w:rPr>
          <w:rStyle w:val="Char3"/>
          <w:rFonts w:ascii="Times New Roman" w:hAnsi="Times New Roman" w:hint="eastAsia"/>
          <w:sz w:val="21"/>
          <w:szCs w:val="21"/>
          <w:rPrChange w:id="109" w:author="炏燚" w:date="2025-05-05T18:13:00Z">
            <w:rPr>
              <w:rStyle w:val="Char3"/>
              <w:rFonts w:ascii="Times New Roman" w:hAnsi="Times New Roman" w:hint="eastAsia"/>
            </w:rPr>
          </w:rPrChange>
        </w:rPr>
        <w:t>在《基于</w:t>
      </w:r>
      <w:r>
        <w:rPr>
          <w:rStyle w:val="Char3"/>
          <w:rFonts w:ascii="Times New Roman" w:hAnsi="Times New Roman"/>
          <w:sz w:val="21"/>
          <w:szCs w:val="21"/>
          <w:rPrChange w:id="110" w:author="炏燚" w:date="2025-05-05T18:13:00Z">
            <w:rPr>
              <w:rStyle w:val="Char3"/>
              <w:rFonts w:ascii="Times New Roman" w:hAnsi="Times New Roman"/>
            </w:rPr>
          </w:rPrChange>
        </w:rPr>
        <w:t>B/S</w:t>
      </w:r>
      <w:r>
        <w:rPr>
          <w:rStyle w:val="Char3"/>
          <w:rFonts w:ascii="Times New Roman" w:hAnsi="Times New Roman" w:hint="eastAsia"/>
          <w:sz w:val="21"/>
          <w:szCs w:val="21"/>
          <w:rPrChange w:id="111" w:author="炏燚" w:date="2025-05-05T18:13:00Z">
            <w:rPr>
              <w:rStyle w:val="Char3"/>
              <w:rFonts w:ascii="Times New Roman" w:hAnsi="Times New Roman" w:hint="eastAsia"/>
            </w:rPr>
          </w:rPrChange>
        </w:rPr>
        <w:t>架构的高校物资管理系统设计与开发》一文中就提出了</w:t>
      </w:r>
      <w:r>
        <w:rPr>
          <w:rStyle w:val="Char3"/>
          <w:rFonts w:ascii="Times New Roman" w:hAnsi="Times New Roman"/>
          <w:sz w:val="21"/>
          <w:szCs w:val="21"/>
          <w:rPrChange w:id="112" w:author="炏燚" w:date="2025-05-05T18:13:00Z">
            <w:rPr>
              <w:rStyle w:val="Char3"/>
              <w:rFonts w:ascii="Times New Roman" w:hAnsi="Times New Roman"/>
            </w:rPr>
          </w:rPrChange>
        </w:rPr>
        <w:t>B/S</w:t>
      </w:r>
      <w:r>
        <w:rPr>
          <w:rStyle w:val="Char3"/>
          <w:rFonts w:ascii="Times New Roman" w:hAnsi="Times New Roman" w:hint="eastAsia"/>
          <w:sz w:val="21"/>
          <w:szCs w:val="21"/>
          <w:rPrChange w:id="113" w:author="炏燚" w:date="2025-05-05T18:13:00Z">
            <w:rPr>
              <w:rStyle w:val="Char3"/>
              <w:rFonts w:ascii="Times New Roman" w:hAnsi="Times New Roman" w:hint="eastAsia"/>
            </w:rPr>
          </w:rPrChange>
        </w:rPr>
        <w:t>具有出良好的灵活性、可扩展性和共享性。用户只需通过浏览器即可访问系统，无需安装专门客户端，</w:t>
      </w:r>
      <w:r>
        <w:rPr>
          <w:rStyle w:val="Char3"/>
          <w:rFonts w:ascii="Times New Roman" w:hAnsi="Times New Roman" w:hint="eastAsia"/>
        </w:rPr>
        <w:t>极大降低了用户使用门槛与系统维护成本。系统的更新与维护在服务器端完成，用户可实时获取最新版本，保证了系统功能的及时性与一致性。并且，</w:t>
      </w:r>
      <w:r>
        <w:rPr>
          <w:rStyle w:val="Char3"/>
          <w:rFonts w:ascii="Times New Roman" w:hAnsi="Times New Roman" w:hint="eastAsia"/>
        </w:rPr>
        <w:t>B/S</w:t>
      </w:r>
      <w:r>
        <w:rPr>
          <w:rStyle w:val="Char3"/>
          <w:rFonts w:ascii="Times New Roman" w:hAnsi="Times New Roman" w:hint="eastAsia"/>
        </w:rPr>
        <w:lastRenderedPageBreak/>
        <w:t>架构基于互联网运行，具有良好的跨平台性与扩展性，能轻松对接各类第三</w:t>
      </w:r>
      <w:proofErr w:type="gramStart"/>
      <w:r>
        <w:rPr>
          <w:rStyle w:val="Char3"/>
          <w:rFonts w:ascii="Times New Roman" w:hAnsi="Times New Roman" w:hint="eastAsia"/>
        </w:rPr>
        <w:t>方服务</w:t>
      </w:r>
      <w:proofErr w:type="gramEnd"/>
      <w:r>
        <w:rPr>
          <w:rStyle w:val="Char3"/>
          <w:rFonts w:ascii="Times New Roman" w:hAnsi="Times New Roman" w:hint="eastAsia"/>
        </w:rPr>
        <w:t>接口，如支付系统、地图导航等，为校园外卖系统实现丰富功能奠定了基础。</w:t>
      </w:r>
      <w:bookmarkEnd w:id="100"/>
    </w:p>
    <w:p w14:paraId="5A716DC0" w14:textId="77777777" w:rsidR="00A27FAC" w:rsidRDefault="00000000">
      <w:pPr>
        <w:pStyle w:val="000"/>
        <w:ind w:firstLine="480"/>
        <w:rPr>
          <w:ins w:id="114" w:author="炏燚" w:date="2025-05-05T18:13:00Z"/>
          <w:rStyle w:val="Char3"/>
          <w:rFonts w:ascii="Times New Roman" w:hAnsi="Times New Roman"/>
        </w:rPr>
      </w:pPr>
      <w:bookmarkStart w:id="115" w:name="_Toc195901939"/>
      <w:r>
        <w:rPr>
          <w:rStyle w:val="Char3"/>
          <w:rFonts w:ascii="Times New Roman" w:hAnsi="Times New Roman" w:hint="eastAsia"/>
        </w:rPr>
        <w:t>综上所述，在国家科技强国战略指引下，顺应数字化发展趋势，针对校园场景特点开发基于</w:t>
      </w:r>
      <w:r>
        <w:rPr>
          <w:rStyle w:val="Char3"/>
          <w:rFonts w:ascii="Times New Roman" w:hAnsi="Times New Roman"/>
        </w:rPr>
        <w:t>B/S</w:t>
      </w:r>
      <w:r>
        <w:rPr>
          <w:rStyle w:val="Char3"/>
          <w:rFonts w:ascii="Times New Roman" w:hAnsi="Times New Roman" w:hint="eastAsia"/>
        </w:rPr>
        <w:t>架构的校园外卖系统具有重要的现实意义与研究价值。它不仅能满足校园内师生的用餐需求，提升校园生活服务质量，还能为餐饮行业在校园场景中的数字化运营提供创新模式，助力推动科技与生活服务的深度融合。</w:t>
      </w:r>
      <w:bookmarkEnd w:id="115"/>
    </w:p>
    <w:p w14:paraId="681C019A" w14:textId="77777777" w:rsidR="00A27FAC" w:rsidRDefault="00A27FAC">
      <w:pPr>
        <w:pStyle w:val="000"/>
        <w:ind w:firstLine="480"/>
        <w:rPr>
          <w:rStyle w:val="Char3"/>
          <w:rFonts w:ascii="Times New Roman" w:hAnsi="Times New Roman"/>
        </w:rPr>
      </w:pPr>
    </w:p>
    <w:p w14:paraId="75FC8108" w14:textId="77777777" w:rsidR="00A27FAC" w:rsidRDefault="00000000">
      <w:pPr>
        <w:pStyle w:val="02"/>
        <w:rPr>
          <w:del w:id="116" w:author="炏燚" w:date="2025-05-05T18:13:00Z"/>
          <w:rStyle w:val="Char3"/>
          <w:rFonts w:ascii="Times New Roman" w:hAnsi="Times New Roman" w:cs="Times New Roman"/>
        </w:rPr>
      </w:pPr>
      <w:bookmarkStart w:id="117" w:name="_Toc195901940"/>
      <w:del w:id="118" w:author="炏燚" w:date="2025-05-05T18:13:00Z">
        <w:r>
          <w:rPr>
            <w:rStyle w:val="Char3"/>
            <w:rFonts w:ascii="Times New Roman" w:hAnsi="Times New Roman" w:cs="Times New Roman" w:hint="eastAsia"/>
          </w:rPr>
          <w:delText xml:space="preserve">1.2 </w:delText>
        </w:r>
        <w:r>
          <w:rPr>
            <w:rStyle w:val="Char3"/>
            <w:rFonts w:ascii="Times New Roman" w:hAnsi="Times New Roman" w:cs="Times New Roman" w:hint="eastAsia"/>
          </w:rPr>
          <w:delText>国内外研究现状</w:delText>
        </w:r>
        <w:bookmarkEnd w:id="117"/>
      </w:del>
    </w:p>
    <w:p w14:paraId="7C42B250" w14:textId="77777777" w:rsidR="00A27FAC" w:rsidRDefault="00000000">
      <w:pPr>
        <w:pStyle w:val="000"/>
        <w:ind w:firstLine="480"/>
      </w:pPr>
      <w:r>
        <w:rPr>
          <w:rFonts w:hint="eastAsia"/>
        </w:rPr>
        <w:t>近年来，外卖系统在全球范围内得到了广泛关注与深入研究，在技术、功能、用户体验等多个维度均取得了显著成果，同时也呈现出独特的发展趋势。</w:t>
      </w:r>
    </w:p>
    <w:p w14:paraId="25BF9A4E" w14:textId="77777777" w:rsidR="00A27FAC" w:rsidRDefault="00000000">
      <w:pPr>
        <w:pStyle w:val="000"/>
        <w:ind w:firstLine="480"/>
      </w:pPr>
      <w:r>
        <w:rPr>
          <w:rFonts w:hint="eastAsia"/>
        </w:rPr>
        <w:t>国内外的研究都聚焦于如何运用先进技术提升外卖系统的性能与效率。国外如</w:t>
      </w:r>
      <w:r>
        <w:rPr>
          <w:rFonts w:hint="eastAsia"/>
        </w:rPr>
        <w:t xml:space="preserve"> Uber Eats</w:t>
      </w:r>
      <w:r>
        <w:rPr>
          <w:rFonts w:hint="eastAsia"/>
        </w:rPr>
        <w:t>、</w:t>
      </w:r>
      <w:r>
        <w:rPr>
          <w:rFonts w:hint="eastAsia"/>
        </w:rPr>
        <w:t xml:space="preserve">Deliveroo </w:t>
      </w:r>
      <w:r>
        <w:rPr>
          <w:rFonts w:hint="eastAsia"/>
        </w:rPr>
        <w:t>等平台，积极探索人工智能、大数据分析等前沿技术在订单分配、配送路径规划中的应用。通过机器学习算法，根据历史订单数据、交通状况、配送员位置等多维度信息，实现订单的智能分配和配送路径的动态优化，有效提高了配送效率，降低了配送成本。国内的美团、饿</w:t>
      </w:r>
      <w:proofErr w:type="gramStart"/>
      <w:r>
        <w:rPr>
          <w:rFonts w:hint="eastAsia"/>
        </w:rPr>
        <w:t>了么等头部</w:t>
      </w:r>
      <w:proofErr w:type="gramEnd"/>
      <w:r>
        <w:rPr>
          <w:rFonts w:hint="eastAsia"/>
        </w:rPr>
        <w:t>外卖平台同样在技术创新上投入巨大。它们利用云计算技术构建强大的分布式系统，以应对高并发的订单请求，确保系统在高峰时段也能稳定运行。同时，借助物联网技术，实现对配送过程的实时监控，消费者可以实时追踪外卖的配送进度，增强了用户体验的透明度和可控性。</w:t>
      </w:r>
    </w:p>
    <w:p w14:paraId="4E30F2F7" w14:textId="77777777" w:rsidR="00A27FAC" w:rsidRDefault="00000000">
      <w:pPr>
        <w:pStyle w:val="02"/>
        <w:rPr>
          <w:rFonts w:ascii="Times New Roman" w:hAnsi="Times New Roman" w:cs="Times New Roman"/>
        </w:rPr>
      </w:pPr>
      <w:bookmarkStart w:id="119" w:name="_Toc195901941"/>
      <w:bookmarkStart w:id="120" w:name="_Toc8406347"/>
      <w:r>
        <w:rPr>
          <w:rFonts w:ascii="Times New Roman" w:hAnsi="Times New Roman" w:cs="Times New Roman"/>
        </w:rPr>
        <w:t>1.</w:t>
      </w:r>
      <w:bookmarkStart w:id="121" w:name="_Toc416634998"/>
      <w:bookmarkStart w:id="122" w:name="_Toc5949"/>
      <w:del w:id="123" w:author="炏燚" w:date="2025-05-05T18:14:00Z">
        <w:r>
          <w:rPr>
            <w:rFonts w:ascii="Times New Roman" w:hAnsi="Times New Roman" w:cs="Times New Roman"/>
          </w:rPr>
          <w:delText>3</w:delText>
        </w:r>
      </w:del>
      <w:ins w:id="124" w:author="炏燚" w:date="2025-05-05T18:14:00Z">
        <w:r>
          <w:rPr>
            <w:rFonts w:ascii="Times New Roman" w:hAnsi="Times New Roman" w:cs="Times New Roman" w:hint="eastAsia"/>
          </w:rPr>
          <w:t>2</w:t>
        </w:r>
      </w:ins>
      <w:r>
        <w:rPr>
          <w:rFonts w:ascii="Times New Roman" w:hAnsi="Times New Roman" w:cs="Times New Roman"/>
        </w:rPr>
        <w:t xml:space="preserve"> </w:t>
      </w:r>
      <w:r>
        <w:rPr>
          <w:rFonts w:ascii="Times New Roman" w:hAnsi="Times New Roman" w:cs="Times New Roman"/>
        </w:rPr>
        <w:t>课题</w:t>
      </w:r>
      <w:bookmarkEnd w:id="121"/>
      <w:r>
        <w:rPr>
          <w:rFonts w:ascii="Times New Roman" w:hAnsi="Times New Roman" w:cs="Times New Roman"/>
        </w:rPr>
        <w:t>研究的主要内容</w:t>
      </w:r>
      <w:bookmarkEnd w:id="119"/>
      <w:bookmarkEnd w:id="120"/>
      <w:bookmarkEnd w:id="122"/>
      <w:commentRangeStart w:id="125"/>
      <w:commentRangeEnd w:id="125"/>
      <w:r>
        <w:commentReference w:id="125"/>
      </w:r>
    </w:p>
    <w:p w14:paraId="56E63DCD" w14:textId="77777777" w:rsidR="00A27FAC" w:rsidRDefault="00000000">
      <w:pPr>
        <w:pStyle w:val="000"/>
        <w:ind w:firstLine="480"/>
      </w:pPr>
      <w:r>
        <w:rPr>
          <w:rFonts w:hint="eastAsia"/>
        </w:rPr>
        <w:t>“饭来了”校园外卖平台旨在为校园内的师生提供便捷、高效的餐饮配送服务，构建一个集点餐、配送、评价反馈于一体的综合性线上平台。平台的用户主要包括学生用户、商家用户以及平台管理员。</w:t>
      </w:r>
    </w:p>
    <w:p w14:paraId="59DDCE1F" w14:textId="77777777" w:rsidR="00A27FAC" w:rsidRDefault="00000000">
      <w:pPr>
        <w:pStyle w:val="000"/>
        <w:ind w:firstLine="480"/>
      </w:pPr>
      <w:r>
        <w:rPr>
          <w:rFonts w:hint="eastAsia"/>
        </w:rPr>
        <w:t>师生用户能够通过输入手机号码接收验证码来登录外卖平台，浏览入驻商家丰富多样的菜品信息，根据个人口味和需求在线下单点餐，并实时追踪订单配送进度。在就餐结束后，师生可对所购买的餐品以及配送服务进行评价与反馈，分享用餐体验，同时也能查看其他用户的评价，辅助自己做出点餐决策。</w:t>
      </w:r>
    </w:p>
    <w:p w14:paraId="2D395447" w14:textId="77777777" w:rsidR="00A27FAC" w:rsidRDefault="00000000">
      <w:pPr>
        <w:pStyle w:val="000"/>
        <w:ind w:firstLine="480"/>
      </w:pPr>
      <w:r>
        <w:rPr>
          <w:rFonts w:hint="eastAsia"/>
        </w:rPr>
        <w:t>商家用户在平台上可自主管理店铺信息，包括上架、下架菜品，设置菜品价格以及展示菜品图片与详细介绍等。商家能实时接收学生的订单信息，并根据订单情况进行配餐准备，与配送人员做好交接工作。同时，商家可根据平台提供的销售数据和用户评价，分析菜品受欢迎程度，调整菜品策略，提升店铺运营效率与服务质量。</w:t>
      </w:r>
    </w:p>
    <w:p w14:paraId="0B62F98B" w14:textId="77777777" w:rsidR="00A27FAC" w:rsidRDefault="00000000">
      <w:pPr>
        <w:pStyle w:val="000"/>
        <w:ind w:firstLine="480"/>
      </w:pPr>
      <w:r>
        <w:rPr>
          <w:rFonts w:hint="eastAsia"/>
        </w:rPr>
        <w:lastRenderedPageBreak/>
        <w:t>平台管理员承担着系统整体运行维护的重要职责。其主要功能涵盖对平台基础数据的配置，实时监控平台服务器的运行状态，保障平台在高并发情况下的稳定、流畅运行，避免出现卡顿、崩溃等问题；审核商家入驻申请，对商家资质等方面进行严格把关，保证入驻平台的商家符合相关标准；此外，还负责处理平台运行过程中产生的各类纠纷，协调学生用户与商家用户之间的矛盾，维护平台良好的交易环境。</w:t>
      </w:r>
    </w:p>
    <w:p w14:paraId="6D7F0FB8" w14:textId="77777777" w:rsidR="00A27FAC" w:rsidRDefault="00000000">
      <w:pPr>
        <w:pStyle w:val="000"/>
        <w:ind w:firstLine="480"/>
        <w:rPr>
          <w:ins w:id="126" w:author="炏燚" w:date="2025-05-05T18:14:00Z"/>
        </w:rPr>
      </w:pPr>
      <w:r>
        <w:rPr>
          <w:rFonts w:hint="eastAsia"/>
        </w:rPr>
        <w:t>简而言之，“饭来了”校园外卖平台致力于打造一个方便校园师生用餐、促进商家校园市场拓展、保障平台稳定安全运营的综合性服务体系，为校园餐饮服务模式带来创新变革，为校园师生提供便捷、高效、可靠的餐饮外卖解决方案，助力营造更加舒适、便捷的校园生活环境。</w:t>
      </w:r>
    </w:p>
    <w:p w14:paraId="2367BC99" w14:textId="77777777" w:rsidR="00A27FAC" w:rsidRDefault="00000000">
      <w:pPr>
        <w:pStyle w:val="02"/>
        <w:pPrChange w:id="127" w:author="炏燚" w:date="2025-05-05T18:15:00Z">
          <w:pPr>
            <w:pStyle w:val="000"/>
            <w:ind w:firstLine="480"/>
          </w:pPr>
        </w:pPrChange>
      </w:pPr>
      <w:ins w:id="128" w:author="炏燚" w:date="2025-05-05T18:14:00Z">
        <w:r>
          <w:rPr>
            <w:rFonts w:hint="eastAsia"/>
          </w:rPr>
          <w:t xml:space="preserve">1.3 </w:t>
        </w:r>
      </w:ins>
      <w:ins w:id="129" w:author="炏燚" w:date="2025-05-05T18:15:00Z">
        <w:r>
          <w:rPr>
            <w:rFonts w:hint="eastAsia"/>
          </w:rPr>
          <w:t>课题研究的意义</w:t>
        </w:r>
      </w:ins>
      <w:commentRangeStart w:id="130"/>
      <w:commentRangeEnd w:id="130"/>
      <w:r>
        <w:commentReference w:id="130"/>
      </w:r>
    </w:p>
    <w:p w14:paraId="7B5328FF" w14:textId="77777777" w:rsidR="00A27FAC" w:rsidRDefault="00A27FAC">
      <w:pPr>
        <w:pStyle w:val="000"/>
        <w:ind w:firstLine="480"/>
        <w:rPr>
          <w:rFonts w:cs="Times New Roman"/>
        </w:rPr>
      </w:pPr>
    </w:p>
    <w:p w14:paraId="7ED449B4" w14:textId="77777777" w:rsidR="00A27FAC" w:rsidRDefault="00A27FAC">
      <w:pPr>
        <w:pStyle w:val="000"/>
        <w:ind w:firstLine="480"/>
        <w:rPr>
          <w:rFonts w:cs="Times New Roman"/>
        </w:rPr>
        <w:sectPr w:rsidR="00A27FAC">
          <w:headerReference w:type="default" r:id="rId30"/>
          <w:footerReference w:type="even" r:id="rId31"/>
          <w:footerReference w:type="default" r:id="rId32"/>
          <w:headerReference w:type="first" r:id="rId33"/>
          <w:footerReference w:type="first" r:id="rId34"/>
          <w:pgSz w:w="11906" w:h="16838"/>
          <w:pgMar w:top="1701" w:right="1701" w:bottom="1417" w:left="1701" w:header="1247" w:footer="1021" w:gutter="0"/>
          <w:pgNumType w:start="1"/>
          <w:cols w:space="720"/>
          <w:docGrid w:type="lines" w:linePitch="319"/>
        </w:sectPr>
      </w:pPr>
    </w:p>
    <w:p w14:paraId="2B5E0ECA" w14:textId="77777777" w:rsidR="00A27FAC" w:rsidRDefault="00000000">
      <w:pPr>
        <w:pStyle w:val="010"/>
        <w:rPr>
          <w:rFonts w:ascii="Times New Roman" w:hAnsi="Times New Roman"/>
        </w:rPr>
      </w:pPr>
      <w:bookmarkStart w:id="131" w:name="_Toc102924563"/>
      <w:bookmarkStart w:id="132" w:name="_Toc195901942"/>
      <w:r>
        <w:rPr>
          <w:rFonts w:ascii="Times New Roman" w:hAnsi="Times New Roman"/>
        </w:rPr>
        <w:lastRenderedPageBreak/>
        <w:t xml:space="preserve">2 </w:t>
      </w:r>
      <w:r>
        <w:rPr>
          <w:rFonts w:ascii="Times New Roman" w:hAnsi="Times New Roman"/>
        </w:rPr>
        <w:t>技术研究及选型</w:t>
      </w:r>
      <w:bookmarkEnd w:id="131"/>
      <w:bookmarkEnd w:id="132"/>
    </w:p>
    <w:p w14:paraId="3996E2B5" w14:textId="77777777" w:rsidR="00A27FAC" w:rsidRDefault="00000000">
      <w:pPr>
        <w:pStyle w:val="02"/>
        <w:rPr>
          <w:rFonts w:ascii="Times New Roman" w:hAnsi="Times New Roman" w:cs="Times New Roman"/>
        </w:rPr>
      </w:pPr>
      <w:bookmarkStart w:id="133" w:name="_Toc195901943"/>
      <w:r>
        <w:rPr>
          <w:rFonts w:ascii="Times New Roman" w:hAnsi="Times New Roman" w:cs="Times New Roman"/>
        </w:rPr>
        <w:t xml:space="preserve">2.1 </w:t>
      </w:r>
      <w:r>
        <w:rPr>
          <w:rFonts w:ascii="Times New Roman" w:hAnsi="Times New Roman" w:cs="Times New Roman"/>
        </w:rPr>
        <w:t>相关技术介绍</w:t>
      </w:r>
      <w:bookmarkEnd w:id="133"/>
    </w:p>
    <w:p w14:paraId="3F93E42F" w14:textId="77777777" w:rsidR="00A27FAC" w:rsidRDefault="00000000">
      <w:pPr>
        <w:pStyle w:val="03"/>
        <w:rPr>
          <w:rFonts w:ascii="Times New Roman" w:hAnsi="Times New Roman" w:cs="Times New Roman"/>
        </w:rPr>
      </w:pPr>
      <w:bookmarkStart w:id="134" w:name="_Toc195901944"/>
      <w:r>
        <w:rPr>
          <w:rFonts w:ascii="Times New Roman" w:hAnsi="Times New Roman" w:cs="Times New Roman"/>
        </w:rPr>
        <w:t xml:space="preserve">2.1.1 Spring </w:t>
      </w:r>
      <w:r>
        <w:rPr>
          <w:rFonts w:ascii="Times New Roman" w:hAnsi="Times New Roman" w:cs="Times New Roman" w:hint="eastAsia"/>
        </w:rPr>
        <w:t>Boot</w:t>
      </w:r>
      <w:r>
        <w:rPr>
          <w:rFonts w:ascii="Times New Roman" w:hAnsi="Times New Roman" w:cs="Times New Roman"/>
        </w:rPr>
        <w:t>简介</w:t>
      </w:r>
      <w:bookmarkEnd w:id="134"/>
    </w:p>
    <w:p w14:paraId="5398AE06" w14:textId="77777777" w:rsidR="00A27FAC" w:rsidRDefault="00000000">
      <w:pPr>
        <w:pStyle w:val="000"/>
        <w:ind w:firstLine="480"/>
      </w:pPr>
      <w:r>
        <w:rPr>
          <w:rFonts w:hint="eastAsia"/>
        </w:rPr>
        <w:t>Spring Boot</w:t>
      </w:r>
      <w:r>
        <w:rPr>
          <w:rFonts w:hint="eastAsia"/>
        </w:rPr>
        <w:t>框架是基于</w:t>
      </w:r>
      <w:r>
        <w:rPr>
          <w:rFonts w:hint="eastAsia"/>
        </w:rPr>
        <w:t>Java</w:t>
      </w:r>
      <w:r>
        <w:rPr>
          <w:rFonts w:hint="eastAsia"/>
        </w:rPr>
        <w:t>的一个开源框架，</w:t>
      </w:r>
      <w:commentRangeStart w:id="135"/>
      <w:r>
        <w:rPr>
          <w:rFonts w:hint="eastAsia"/>
        </w:rPr>
        <w:t>它</w:t>
      </w:r>
      <w:commentRangeEnd w:id="135"/>
      <w:r>
        <w:commentReference w:id="135"/>
      </w:r>
      <w:r>
        <w:rPr>
          <w:rFonts w:hint="eastAsia"/>
        </w:rPr>
        <w:t>极大地简化了</w:t>
      </w:r>
      <w:r>
        <w:rPr>
          <w:rFonts w:hint="eastAsia"/>
        </w:rPr>
        <w:t>Java</w:t>
      </w:r>
      <w:r>
        <w:rPr>
          <w:rFonts w:hint="eastAsia"/>
        </w:rPr>
        <w:t>应用的开发过程，</w:t>
      </w:r>
      <w:r>
        <w:rPr>
          <w:rFonts w:hint="eastAsia"/>
        </w:rPr>
        <w:t>Spring Boot</w:t>
      </w:r>
      <w:r>
        <w:rPr>
          <w:rFonts w:hint="eastAsia"/>
        </w:rPr>
        <w:t>框架被广泛应用于构建服务端应用。</w:t>
      </w:r>
      <w:r>
        <w:rPr>
          <w:rFonts w:hint="eastAsia"/>
          <w:highlight w:val="yellow"/>
          <w:rPrChange w:id="136" w:author="炏燚" w:date="2025-05-05T18:17:00Z">
            <w:rPr>
              <w:rFonts w:hint="eastAsia"/>
            </w:rPr>
          </w:rPrChange>
        </w:rPr>
        <w:t>它</w:t>
      </w:r>
      <w:r>
        <w:rPr>
          <w:rFonts w:hint="eastAsia"/>
        </w:rPr>
        <w:t>整合了</w:t>
      </w:r>
      <w:r>
        <w:rPr>
          <w:rFonts w:hint="eastAsia"/>
        </w:rPr>
        <w:t>Spring MVC</w:t>
      </w:r>
      <w:r>
        <w:rPr>
          <w:rFonts w:hint="eastAsia"/>
        </w:rPr>
        <w:t>框架，用于处理</w:t>
      </w:r>
      <w:r>
        <w:rPr>
          <w:rFonts w:hint="eastAsia"/>
        </w:rPr>
        <w:t>Web</w:t>
      </w:r>
      <w:r>
        <w:rPr>
          <w:rFonts w:hint="eastAsia"/>
        </w:rPr>
        <w:t>请求和响应，实现了用户与系统之间的交互。通过</w:t>
      </w:r>
      <w:r>
        <w:rPr>
          <w:rFonts w:hint="eastAsia"/>
        </w:rPr>
        <w:t>Spring Boot</w:t>
      </w:r>
      <w:r>
        <w:rPr>
          <w:rFonts w:hint="eastAsia"/>
        </w:rPr>
        <w:t>的依赖注入（</w:t>
      </w:r>
      <w:r>
        <w:rPr>
          <w:rFonts w:hint="eastAsia"/>
        </w:rPr>
        <w:t>DI</w:t>
      </w:r>
      <w:r>
        <w:rPr>
          <w:rFonts w:hint="eastAsia"/>
        </w:rPr>
        <w:t>）和控制反转（</w:t>
      </w:r>
      <w:r>
        <w:rPr>
          <w:rFonts w:hint="eastAsia"/>
        </w:rPr>
        <w:t>IOC</w:t>
      </w:r>
      <w:r>
        <w:rPr>
          <w:rFonts w:hint="eastAsia"/>
        </w:rPr>
        <w:t>）机制，实现了对象之间的解耦，使得代码的可维护性和</w:t>
      </w:r>
      <w:proofErr w:type="gramStart"/>
      <w:r>
        <w:rPr>
          <w:rFonts w:hint="eastAsia"/>
        </w:rPr>
        <w:t>可</w:t>
      </w:r>
      <w:proofErr w:type="gramEnd"/>
      <w:r>
        <w:rPr>
          <w:rFonts w:hint="eastAsia"/>
        </w:rPr>
        <w:t>扩展性大大提高。</w:t>
      </w:r>
    </w:p>
    <w:p w14:paraId="1C8BC8E2" w14:textId="77777777" w:rsidR="00A27FAC" w:rsidRDefault="00000000">
      <w:pPr>
        <w:pStyle w:val="03"/>
        <w:rPr>
          <w:rFonts w:ascii="Times New Roman" w:hAnsi="Times New Roman" w:cs="Times New Roman"/>
        </w:rPr>
      </w:pPr>
      <w:bookmarkStart w:id="137" w:name="_Toc195901945"/>
      <w:r>
        <w:rPr>
          <w:rFonts w:ascii="Times New Roman" w:hAnsi="Times New Roman" w:cs="Times New Roman"/>
        </w:rPr>
        <w:t>2.1.</w:t>
      </w:r>
      <w:r>
        <w:rPr>
          <w:rFonts w:ascii="Times New Roman" w:hAnsi="Times New Roman" w:cs="Times New Roman" w:hint="eastAsia"/>
        </w:rPr>
        <w:t>2</w:t>
      </w:r>
      <w:r>
        <w:rPr>
          <w:rFonts w:ascii="Times New Roman" w:hAnsi="Times New Roman" w:cs="Times New Roman"/>
        </w:rPr>
        <w:t xml:space="preserve"> </w:t>
      </w:r>
      <w:proofErr w:type="spellStart"/>
      <w:r>
        <w:rPr>
          <w:rFonts w:ascii="Times New Roman" w:hAnsi="Times New Roman" w:cs="Times New Roman"/>
        </w:rPr>
        <w:t>MyBatis</w:t>
      </w:r>
      <w:proofErr w:type="spellEnd"/>
      <w:r>
        <w:rPr>
          <w:rFonts w:ascii="Times New Roman" w:hAnsi="Times New Roman" w:cs="Times New Roman"/>
        </w:rPr>
        <w:t>-Plus</w:t>
      </w:r>
      <w:r>
        <w:rPr>
          <w:rFonts w:ascii="Times New Roman" w:hAnsi="Times New Roman" w:cs="Times New Roman"/>
        </w:rPr>
        <w:t>简介</w:t>
      </w:r>
      <w:bookmarkEnd w:id="137"/>
    </w:p>
    <w:p w14:paraId="193796C6" w14:textId="77777777" w:rsidR="00A27FAC" w:rsidRDefault="00000000">
      <w:pPr>
        <w:pStyle w:val="000"/>
        <w:ind w:firstLine="480"/>
      </w:pPr>
      <w:proofErr w:type="spellStart"/>
      <w:r>
        <w:rPr>
          <w:rFonts w:cs="Times New Roman"/>
        </w:rPr>
        <w:t>MyBatis</w:t>
      </w:r>
      <w:proofErr w:type="spellEnd"/>
      <w:r>
        <w:rPr>
          <w:rFonts w:cs="Times New Roman"/>
        </w:rPr>
        <w:t>-Plus</w:t>
      </w:r>
      <w:r>
        <w:t>是</w:t>
      </w:r>
      <w:r>
        <w:rPr>
          <w:rFonts w:hint="eastAsia"/>
        </w:rPr>
        <w:t>在</w:t>
      </w:r>
      <w:proofErr w:type="spellStart"/>
      <w:r>
        <w:rPr>
          <w:rFonts w:cs="Times New Roman"/>
        </w:rPr>
        <w:t>MyBatis</w:t>
      </w:r>
      <w:proofErr w:type="spellEnd"/>
      <w:r>
        <w:rPr>
          <w:rFonts w:cs="Times New Roman" w:hint="eastAsia"/>
        </w:rPr>
        <w:t>的基</w:t>
      </w:r>
      <w:r>
        <w:rPr>
          <w:rFonts w:cs="Times New Roman" w:hint="eastAsia"/>
          <w:highlight w:val="yellow"/>
          <w:rPrChange w:id="138" w:author="炏燚" w:date="2025-05-05T18:20:00Z">
            <w:rPr>
              <w:rFonts w:cs="Times New Roman" w:hint="eastAsia"/>
            </w:rPr>
          </w:rPrChange>
        </w:rPr>
        <w:t>础上的一款对数据库快</w:t>
      </w:r>
      <w:r>
        <w:rPr>
          <w:rFonts w:cs="Times New Roman" w:hint="eastAsia"/>
        </w:rPr>
        <w:t>速开发的</w:t>
      </w:r>
      <w:r>
        <w:rPr>
          <w:rFonts w:cs="Times New Roman" w:hint="eastAsia"/>
        </w:rPr>
        <w:t>ORM</w:t>
      </w:r>
      <w:r>
        <w:rPr>
          <w:rFonts w:cs="Times New Roman" w:hint="eastAsia"/>
        </w:rPr>
        <w:t>框架，旨在于快速对数据库进行开发与维护，提高编程效率。</w:t>
      </w:r>
      <w:proofErr w:type="spellStart"/>
      <w:r>
        <w:rPr>
          <w:rFonts w:cs="Times New Roman"/>
        </w:rPr>
        <w:t>MyBatis</w:t>
      </w:r>
      <w:proofErr w:type="spellEnd"/>
      <w:r>
        <w:rPr>
          <w:rFonts w:cs="Times New Roman"/>
        </w:rPr>
        <w:t>-Plus</w:t>
      </w:r>
      <w:r>
        <w:rPr>
          <w:rFonts w:cs="Times New Roman" w:hint="eastAsia"/>
        </w:rPr>
        <w:t>只需要进行简单的配置即可对数据库表进行</w:t>
      </w:r>
      <w:r>
        <w:rPr>
          <w:rFonts w:cs="Times New Roman" w:hint="eastAsia"/>
        </w:rPr>
        <w:t>CRUD</w:t>
      </w:r>
      <w:r>
        <w:rPr>
          <w:rFonts w:cs="Times New Roman" w:hint="eastAsia"/>
        </w:rPr>
        <w:t>操作，从而极大的节省了时间</w:t>
      </w:r>
      <w:del w:id="139" w:author="炏燚" w:date="2025-05-05T18:20:00Z">
        <w:r>
          <w:rPr>
            <w:rFonts w:cs="Times New Roman" w:hint="eastAsia"/>
          </w:rPr>
          <w:delText>。</w:delText>
        </w:r>
      </w:del>
      <w:ins w:id="140" w:author="炏燚" w:date="2025-05-05T18:20:00Z">
        <w:r>
          <w:rPr>
            <w:rFonts w:cs="Times New Roman" w:hint="eastAsia"/>
          </w:rPr>
          <w:t>，</w:t>
        </w:r>
      </w:ins>
      <w:r>
        <w:rPr>
          <w:rFonts w:cs="Times New Roman" w:hint="eastAsia"/>
        </w:rPr>
        <w:t>其还内置了代码生成、自动分页、逻辑删除和拦截器等功能。</w:t>
      </w:r>
    </w:p>
    <w:p w14:paraId="4AFEE63F" w14:textId="77777777" w:rsidR="00A27FAC" w:rsidRDefault="00000000">
      <w:pPr>
        <w:pStyle w:val="03"/>
        <w:rPr>
          <w:rFonts w:ascii="Times New Roman" w:hAnsi="Times New Roman" w:cs="Times New Roman"/>
        </w:rPr>
      </w:pPr>
      <w:bookmarkStart w:id="141" w:name="_Toc195901946"/>
      <w:r>
        <w:rPr>
          <w:rFonts w:ascii="Times New Roman" w:hAnsi="Times New Roman" w:cs="Times New Roman"/>
        </w:rPr>
        <w:t>2.1.</w:t>
      </w:r>
      <w:r>
        <w:rPr>
          <w:rFonts w:ascii="Times New Roman" w:hAnsi="Times New Roman" w:cs="Times New Roman" w:hint="eastAsia"/>
        </w:rPr>
        <w:t>3</w:t>
      </w:r>
      <w:r>
        <w:rPr>
          <w:rFonts w:ascii="Times New Roman" w:hAnsi="Times New Roman" w:cs="Times New Roman"/>
        </w:rPr>
        <w:t xml:space="preserve"> Vue.js</w:t>
      </w:r>
      <w:r>
        <w:rPr>
          <w:rFonts w:ascii="Times New Roman" w:hAnsi="Times New Roman" w:cs="Times New Roman"/>
        </w:rPr>
        <w:t>简介</w:t>
      </w:r>
      <w:bookmarkEnd w:id="141"/>
    </w:p>
    <w:p w14:paraId="357E4F80" w14:textId="77777777" w:rsidR="00A27FAC" w:rsidRDefault="00000000">
      <w:pPr>
        <w:pStyle w:val="000"/>
        <w:ind w:firstLine="480"/>
      </w:pPr>
      <w:r>
        <w:t>Vue.js</w:t>
      </w:r>
      <w:r>
        <w:rPr>
          <w:rFonts w:hint="eastAsia"/>
        </w:rPr>
        <w:t>作为一款极具影响力的</w:t>
      </w:r>
      <w:r>
        <w:t>JavaScript</w:t>
      </w:r>
      <w:r>
        <w:rPr>
          <w:rFonts w:hint="eastAsia"/>
        </w:rPr>
        <w:t>框架，在前端开发领域占据着重要地位，专门用于构建交互式的前端用户界面。</w:t>
      </w:r>
      <w:r>
        <w:rPr>
          <w:rFonts w:hint="eastAsia"/>
          <w:highlight w:val="yellow"/>
          <w:rPrChange w:id="142" w:author="炏燚" w:date="2025-05-05T18:21:00Z">
            <w:rPr>
              <w:rFonts w:hint="eastAsia"/>
            </w:rPr>
          </w:rPrChange>
        </w:rPr>
        <w:t>它</w:t>
      </w:r>
      <w:r>
        <w:rPr>
          <w:rFonts w:hint="eastAsia"/>
        </w:rPr>
        <w:t>以</w:t>
      </w:r>
      <w:r>
        <w:t>HTML</w:t>
      </w:r>
      <w:r>
        <w:rPr>
          <w:rFonts w:hint="eastAsia"/>
        </w:rPr>
        <w:t>、</w:t>
      </w:r>
      <w:r>
        <w:t>CSS</w:t>
      </w:r>
      <w:r>
        <w:rPr>
          <w:rFonts w:hint="eastAsia"/>
        </w:rPr>
        <w:t>和</w:t>
      </w:r>
      <w:r>
        <w:t>JavaScript</w:t>
      </w:r>
      <w:r>
        <w:rPr>
          <w:rFonts w:hint="eastAsia"/>
        </w:rPr>
        <w:t>为基础，创新性地提出了声明式、组件化的编程模型，极大地提升了前端界面开发的效率与质量。</w:t>
      </w:r>
    </w:p>
    <w:p w14:paraId="30347617" w14:textId="77777777" w:rsidR="00A27FAC" w:rsidRDefault="00000000">
      <w:pPr>
        <w:pStyle w:val="000"/>
        <w:ind w:firstLine="480"/>
        <w:rPr>
          <w:rFonts w:cs="Times New Roman"/>
        </w:rPr>
      </w:pPr>
      <w:r>
        <w:rPr>
          <w:rFonts w:hint="eastAsia"/>
        </w:rPr>
        <w:t>Vue.js</w:t>
      </w:r>
      <w:r>
        <w:rPr>
          <w:rFonts w:hint="eastAsia"/>
        </w:rPr>
        <w:t>的声明式编程风格让开发者能够以简洁直观的方式描述用户界面的状态与数据之间的映射关系。开发者只需关注数据的变化如何反映在界面上，而无需手动操作</w:t>
      </w:r>
      <w:r>
        <w:rPr>
          <w:rFonts w:hint="eastAsia"/>
        </w:rPr>
        <w:t>DOM</w:t>
      </w:r>
      <w:r>
        <w:rPr>
          <w:rFonts w:hint="eastAsia"/>
        </w:rPr>
        <w:t>元素来更新视图</w:t>
      </w:r>
      <w:r>
        <w:rPr>
          <w:rFonts w:hint="eastAsia"/>
          <w:highlight w:val="yellow"/>
          <w:rPrChange w:id="143" w:author="炏燚" w:date="2025-05-05T18:21:00Z">
            <w:rPr>
              <w:rFonts w:hint="eastAsia"/>
            </w:rPr>
          </w:rPrChange>
        </w:rPr>
        <w:t>，这使得代</w:t>
      </w:r>
      <w:r>
        <w:rPr>
          <w:rFonts w:hint="eastAsia"/>
        </w:rPr>
        <w:t>码逻辑更加清晰，易于理解和维护。例如，通过简单的指令绑定，就能实现数据驱动视图的自动更新，当数据发生改变时，与之绑定的界面元素会立即同步更新，极大地简化了前端开发中繁琐的</w:t>
      </w:r>
      <w:r>
        <w:rPr>
          <w:rFonts w:hint="eastAsia"/>
        </w:rPr>
        <w:t>DOM</w:t>
      </w:r>
      <w:r>
        <w:rPr>
          <w:rFonts w:hint="eastAsia"/>
        </w:rPr>
        <w:t>操作流程。</w:t>
      </w:r>
    </w:p>
    <w:p w14:paraId="0ECEF900" w14:textId="77777777" w:rsidR="00A27FAC" w:rsidRDefault="00000000">
      <w:pPr>
        <w:pStyle w:val="03"/>
        <w:rPr>
          <w:rFonts w:hint="eastAsia"/>
        </w:rPr>
      </w:pPr>
      <w:bookmarkStart w:id="144" w:name="_Toc195901947"/>
      <w:r>
        <w:t>2.1.</w:t>
      </w:r>
      <w:r>
        <w:rPr>
          <w:rFonts w:hint="eastAsia"/>
        </w:rPr>
        <w:t>4</w:t>
      </w:r>
      <w:r>
        <w:t xml:space="preserve"> Element UI简介</w:t>
      </w:r>
      <w:bookmarkEnd w:id="144"/>
    </w:p>
    <w:p w14:paraId="6175306C" w14:textId="77777777" w:rsidR="00A27FAC" w:rsidRDefault="00000000">
      <w:pPr>
        <w:pStyle w:val="000"/>
        <w:ind w:firstLine="480"/>
        <w:rPr>
          <w:rFonts w:cs="Times New Roman"/>
        </w:rPr>
      </w:pPr>
      <w:r>
        <w:rPr>
          <w:rFonts w:cs="Times New Roman" w:hint="eastAsia"/>
        </w:rPr>
        <w:t>Element UI</w:t>
      </w:r>
      <w:r>
        <w:rPr>
          <w:rFonts w:cs="Times New Roman" w:hint="eastAsia"/>
        </w:rPr>
        <w:t>是一套基于</w:t>
      </w:r>
      <w:r>
        <w:rPr>
          <w:rFonts w:cs="Times New Roman" w:hint="eastAsia"/>
        </w:rPr>
        <w:t>Vue.js</w:t>
      </w:r>
      <w:r>
        <w:rPr>
          <w:rFonts w:cs="Times New Roman" w:hint="eastAsia"/>
        </w:rPr>
        <w:t>的桌面端组件库，以其简洁美观的设计、丰富的组件库和良好的交互体验，在外卖系统的前端开发中发挥着重要作用，能够帮助开发</w:t>
      </w:r>
      <w:proofErr w:type="gramStart"/>
      <w:r>
        <w:rPr>
          <w:rFonts w:cs="Times New Roman" w:hint="eastAsia"/>
        </w:rPr>
        <w:t>者快速</w:t>
      </w:r>
      <w:proofErr w:type="gramEnd"/>
      <w:r>
        <w:rPr>
          <w:rFonts w:cs="Times New Roman" w:hint="eastAsia"/>
        </w:rPr>
        <w:t>构建出高质量的用户界面。</w:t>
      </w:r>
      <w:r>
        <w:rPr>
          <w:rFonts w:cs="Times New Roman" w:hint="eastAsia"/>
        </w:rPr>
        <w:t>Element UI</w:t>
      </w:r>
      <w:r>
        <w:rPr>
          <w:rFonts w:cs="Times New Roman" w:hint="eastAsia"/>
        </w:rPr>
        <w:t>拥有丰富多样的组件，涵盖了表单组件、表格组件、</w:t>
      </w:r>
      <w:proofErr w:type="gramStart"/>
      <w:r>
        <w:rPr>
          <w:rFonts w:cs="Times New Roman" w:hint="eastAsia"/>
        </w:rPr>
        <w:t>弹窗组件</w:t>
      </w:r>
      <w:proofErr w:type="gramEnd"/>
      <w:r>
        <w:rPr>
          <w:rFonts w:cs="Times New Roman" w:hint="eastAsia"/>
        </w:rPr>
        <w:t>、导航组件等，几乎涵盖了前端开发中常见的各种场景。</w:t>
      </w:r>
    </w:p>
    <w:p w14:paraId="133AB93D" w14:textId="77777777" w:rsidR="00A27FAC" w:rsidRDefault="00000000">
      <w:pPr>
        <w:pStyle w:val="02"/>
        <w:rPr>
          <w:rFonts w:hint="eastAsia"/>
        </w:rPr>
      </w:pPr>
      <w:bookmarkStart w:id="145" w:name="_Toc195901948"/>
      <w:r>
        <w:lastRenderedPageBreak/>
        <w:t>2.2 技术选型</w:t>
      </w:r>
      <w:bookmarkEnd w:id="145"/>
    </w:p>
    <w:p w14:paraId="012FFD57" w14:textId="77777777" w:rsidR="00A27FAC" w:rsidRDefault="00000000">
      <w:pPr>
        <w:pStyle w:val="000"/>
        <w:ind w:firstLine="480"/>
        <w:rPr>
          <w:rFonts w:cs="Times New Roman"/>
        </w:rPr>
      </w:pPr>
      <w:bookmarkStart w:id="146" w:name="_Toc199487909"/>
      <w:bookmarkStart w:id="147" w:name="_Toc199395621"/>
      <w:bookmarkStart w:id="148" w:name="_Toc199395354"/>
      <w:bookmarkStart w:id="149" w:name="_Toc20583"/>
      <w:bookmarkStart w:id="150" w:name="_Toc8406354"/>
      <w:bookmarkStart w:id="151" w:name="_Toc416635007"/>
      <w:bookmarkStart w:id="152" w:name="_Toc199395355"/>
      <w:bookmarkStart w:id="153" w:name="_Toc199395346"/>
      <w:bookmarkStart w:id="154" w:name="_Toc199395613"/>
      <w:bookmarkStart w:id="155" w:name="_Toc199487910"/>
      <w:bookmarkStart w:id="156" w:name="_Toc199487901"/>
      <w:bookmarkStart w:id="157" w:name="_Toc416634999"/>
      <w:bookmarkStart w:id="158" w:name="_Toc199395622"/>
      <w:bookmarkStart w:id="159" w:name="_Toc416635008"/>
      <w:r>
        <w:rPr>
          <w:rFonts w:cs="Times New Roman" w:hint="eastAsia"/>
          <w:highlight w:val="yellow"/>
          <w:rPrChange w:id="160" w:author="炏燚" w:date="2025-05-05T18:23:00Z">
            <w:rPr>
              <w:rFonts w:cs="Times New Roman" w:hint="eastAsia"/>
            </w:rPr>
          </w:rPrChange>
        </w:rPr>
        <w:t>在</w:t>
      </w:r>
      <w:r>
        <w:rPr>
          <w:rFonts w:cs="Times New Roman"/>
          <w:highlight w:val="yellow"/>
          <w:rPrChange w:id="161" w:author="炏燚" w:date="2025-05-05T18:23:00Z">
            <w:rPr>
              <w:rFonts w:cs="Times New Roman"/>
            </w:rPr>
          </w:rPrChange>
        </w:rPr>
        <w:t>“</w:t>
      </w:r>
      <w:r>
        <w:rPr>
          <w:rFonts w:cs="Times New Roman" w:hint="eastAsia"/>
          <w:highlight w:val="yellow"/>
          <w:rPrChange w:id="162" w:author="炏燚" w:date="2025-05-05T18:23:00Z">
            <w:rPr>
              <w:rFonts w:cs="Times New Roman" w:hint="eastAsia"/>
            </w:rPr>
          </w:rPrChange>
        </w:rPr>
        <w:t>饭来了</w:t>
      </w:r>
      <w:r>
        <w:rPr>
          <w:rFonts w:cs="Times New Roman" w:hint="eastAsia"/>
        </w:rPr>
        <w:t>”校园外卖平台的技术选型过程中</w:t>
      </w:r>
      <w:r>
        <w:rPr>
          <w:rFonts w:cs="Times New Roman" w:hint="eastAsia"/>
          <w:highlight w:val="yellow"/>
          <w:rPrChange w:id="163" w:author="炏燚" w:date="2025-05-05T18:22:00Z">
            <w:rPr>
              <w:rFonts w:cs="Times New Roman" w:hint="eastAsia"/>
            </w:rPr>
          </w:rPrChange>
        </w:rPr>
        <w:t>，诸多关键因素被纳入</w:t>
      </w:r>
      <w:proofErr w:type="gramStart"/>
      <w:r>
        <w:rPr>
          <w:rFonts w:cs="Times New Roman" w:hint="eastAsia"/>
          <w:highlight w:val="yellow"/>
          <w:rPrChange w:id="164" w:author="炏燚" w:date="2025-05-05T18:22:00Z">
            <w:rPr>
              <w:rFonts w:cs="Times New Roman" w:hint="eastAsia"/>
            </w:rPr>
          </w:rPrChange>
        </w:rPr>
        <w:t>考量</w:t>
      </w:r>
      <w:proofErr w:type="gramEnd"/>
      <w:r>
        <w:rPr>
          <w:rFonts w:cs="Times New Roman" w:hint="eastAsia"/>
          <w:highlight w:val="yellow"/>
          <w:rPrChange w:id="165" w:author="炏燚" w:date="2025-05-05T18:22:00Z">
            <w:rPr>
              <w:rFonts w:cs="Times New Roman" w:hint="eastAsia"/>
            </w:rPr>
          </w:rPrChange>
        </w:rPr>
        <w:t>范畴，</w:t>
      </w:r>
      <w:r>
        <w:rPr>
          <w:rFonts w:cs="Times New Roman" w:hint="eastAsia"/>
        </w:rPr>
        <w:t>诸如平台业务逻辑的复杂程度、预估的校园用户数量、</w:t>
      </w:r>
      <w:r>
        <w:rPr>
          <w:rFonts w:cs="Times New Roman" w:hint="eastAsia"/>
          <w:highlight w:val="yellow"/>
          <w:rPrChange w:id="166" w:author="炏燚" w:date="2025-05-05T18:22:00Z">
            <w:rPr>
              <w:rFonts w:cs="Times New Roman" w:hint="eastAsia"/>
            </w:rPr>
          </w:rPrChange>
        </w:rPr>
        <w:t>应对高并发的负载均衡策略、契合团队的开发生态环境、数据处理所需的响应速度，以及后期系统维护的成本</w:t>
      </w:r>
      <w:r>
        <w:rPr>
          <w:rFonts w:cs="Times New Roman" w:hint="eastAsia"/>
        </w:rPr>
        <w:t>等。经综合权衡，最终敲定了涵盖前端开发、后端开发、数据存储以及接口展示与调试等多方面的技术方案。</w:t>
      </w:r>
    </w:p>
    <w:p w14:paraId="2916ACFA" w14:textId="40D17F8C" w:rsidR="00A27FAC" w:rsidRDefault="00000000">
      <w:pPr>
        <w:pStyle w:val="000"/>
        <w:ind w:firstLine="480"/>
        <w:rPr>
          <w:rFonts w:cs="Times New Roman"/>
        </w:rPr>
      </w:pPr>
      <w:r>
        <w:rPr>
          <w:rFonts w:cs="Times New Roman" w:hint="eastAsia"/>
        </w:rPr>
        <w:t>①在前端开发层面，选用</w:t>
      </w:r>
      <w:r>
        <w:rPr>
          <w:rFonts w:cs="Times New Roman" w:hint="eastAsia"/>
        </w:rPr>
        <w:t>Vue</w:t>
      </w:r>
      <w:r>
        <w:rPr>
          <w:rFonts w:cs="Times New Roman" w:hint="eastAsia"/>
        </w:rPr>
        <w:t>作为构建网页的核心框架。</w:t>
      </w:r>
      <w:r>
        <w:rPr>
          <w:rFonts w:cs="Times New Roman" w:hint="eastAsia"/>
        </w:rPr>
        <w:t>Vue</w:t>
      </w:r>
      <w:r>
        <w:rPr>
          <w:rFonts w:cs="Times New Roman" w:hint="eastAsia"/>
        </w:rPr>
        <w:t>凭借其高效的数据绑定机制以及强大的组件</w:t>
      </w:r>
      <w:proofErr w:type="gramStart"/>
      <w:r>
        <w:rPr>
          <w:rFonts w:cs="Times New Roman" w:hint="eastAsia"/>
        </w:rPr>
        <w:t>化开发</w:t>
      </w:r>
      <w:proofErr w:type="gramEnd"/>
      <w:r>
        <w:rPr>
          <w:rFonts w:cs="Times New Roman" w:hint="eastAsia"/>
        </w:rPr>
        <w:t>能力，能够出色地打造出动态且交互性强的用户界面。在“饭来了”平台中，</w:t>
      </w:r>
      <w:r>
        <w:rPr>
          <w:rFonts w:cs="Times New Roman" w:hint="eastAsia"/>
        </w:rPr>
        <w:t>Vue</w:t>
      </w:r>
      <w:r>
        <w:rPr>
          <w:rFonts w:cs="Times New Roman" w:hint="eastAsia"/>
        </w:rPr>
        <w:t>负责实现诸如订单实时状态更新、购物车动</w:t>
      </w:r>
      <w:r w:rsidR="00BC7F27">
        <w:rPr>
          <w:rFonts w:cs="Times New Roman" w:hint="eastAsia"/>
        </w:rPr>
        <w:t xml:space="preserve"> </w:t>
      </w:r>
      <w:proofErr w:type="gramStart"/>
      <w:r>
        <w:rPr>
          <w:rFonts w:cs="Times New Roman" w:hint="eastAsia"/>
        </w:rPr>
        <w:t>态计算</w:t>
      </w:r>
      <w:proofErr w:type="gramEnd"/>
      <w:r>
        <w:rPr>
          <w:rFonts w:cs="Times New Roman" w:hint="eastAsia"/>
        </w:rPr>
        <w:t>等功能，为用户带来流畅且实时互动的操作体验。搭配</w:t>
      </w:r>
      <w:r>
        <w:rPr>
          <w:rFonts w:cs="Times New Roman" w:hint="eastAsia"/>
        </w:rPr>
        <w:t>Element UI</w:t>
      </w:r>
      <w:r>
        <w:rPr>
          <w:rFonts w:cs="Times New Roman" w:hint="eastAsia"/>
        </w:rPr>
        <w:t>这一功能丰富的前端</w:t>
      </w:r>
      <w:r>
        <w:rPr>
          <w:rFonts w:cs="Times New Roman" w:hint="eastAsia"/>
        </w:rPr>
        <w:t>UI</w:t>
      </w:r>
      <w:r>
        <w:rPr>
          <w:rFonts w:cs="Times New Roman" w:hint="eastAsia"/>
        </w:rPr>
        <w:t>框架，其提供了大量预制的</w:t>
      </w:r>
      <w:r>
        <w:rPr>
          <w:rFonts w:cs="Times New Roman" w:hint="eastAsia"/>
        </w:rPr>
        <w:t>UI</w:t>
      </w:r>
      <w:r>
        <w:rPr>
          <w:rFonts w:cs="Times New Roman" w:hint="eastAsia"/>
        </w:rPr>
        <w:t>组件与优质的交互设计，极大地提升了页面的美观度与操作便捷性。此外，引入</w:t>
      </w:r>
      <w:proofErr w:type="spellStart"/>
      <w:r>
        <w:rPr>
          <w:rFonts w:cs="Times New Roman" w:hint="eastAsia"/>
        </w:rPr>
        <w:t>Echarts</w:t>
      </w:r>
      <w:proofErr w:type="spellEnd"/>
      <w:r>
        <w:rPr>
          <w:rFonts w:cs="Times New Roman" w:hint="eastAsia"/>
        </w:rPr>
        <w:t>作为数据可视化图表框架，可将订单统计数据、用户消费趋势等以直观的图表形式呈现，助力用户更好地理解和分析数据。并且，本项目依托于</w:t>
      </w:r>
      <w:r>
        <w:rPr>
          <w:rFonts w:cs="Times New Roman"/>
        </w:rPr>
        <w:t>Spring Boot</w:t>
      </w:r>
      <w:r>
        <w:rPr>
          <w:rFonts w:cs="Times New Roman" w:hint="eastAsia"/>
        </w:rPr>
        <w:t>中的静态资源来构建前端页面，与后端服务部署于同一服务器，如此安排简化了项目架构，减少了跨服务器通信带来的复杂性。</w:t>
      </w:r>
    </w:p>
    <w:p w14:paraId="65F6B967" w14:textId="77777777" w:rsidR="00A27FAC" w:rsidRDefault="00000000">
      <w:pPr>
        <w:pStyle w:val="000"/>
        <w:ind w:firstLine="480"/>
        <w:rPr>
          <w:rFonts w:cs="Times New Roman"/>
        </w:rPr>
      </w:pPr>
      <w:r>
        <w:rPr>
          <w:rFonts w:cs="Times New Roman" w:hint="eastAsia"/>
        </w:rPr>
        <w:t>②后端开发选用</w:t>
      </w:r>
      <w:r>
        <w:rPr>
          <w:rFonts w:cs="Times New Roman" w:hint="eastAsia"/>
        </w:rPr>
        <w:t>SSM</w:t>
      </w:r>
      <w:r>
        <w:rPr>
          <w:rFonts w:cs="Times New Roman" w:hint="eastAsia"/>
        </w:rPr>
        <w:t>框架。</w:t>
      </w:r>
      <w:r>
        <w:rPr>
          <w:rFonts w:cs="Times New Roman" w:hint="eastAsia"/>
        </w:rPr>
        <w:t xml:space="preserve">Spring </w:t>
      </w:r>
      <w:r>
        <w:rPr>
          <w:rFonts w:cs="Times New Roman" w:hint="eastAsia"/>
        </w:rPr>
        <w:t>框架为整个后端系统提供了稳固的基础，实现了高效的依赖注入与面向切面编程，增强了代码的可维护性与可扩展性。借助</w:t>
      </w:r>
      <w:r>
        <w:rPr>
          <w:rFonts w:cs="Times New Roman" w:hint="eastAsia"/>
        </w:rPr>
        <w:t xml:space="preserve"> Spring MVC</w:t>
      </w:r>
      <w:r>
        <w:rPr>
          <w:rFonts w:cs="Times New Roman" w:hint="eastAsia"/>
        </w:rPr>
        <w:t>处理</w:t>
      </w:r>
      <w:r>
        <w:rPr>
          <w:rFonts w:cs="Times New Roman" w:hint="eastAsia"/>
        </w:rPr>
        <w:t>Web</w:t>
      </w:r>
      <w:r>
        <w:rPr>
          <w:rFonts w:cs="Times New Roman" w:hint="eastAsia"/>
        </w:rPr>
        <w:t>请求，精准地将用户请求分发至对应的业务逻辑模块。</w:t>
      </w:r>
      <w:proofErr w:type="spellStart"/>
      <w:r>
        <w:rPr>
          <w:rFonts w:cs="Times New Roman"/>
        </w:rPr>
        <w:t>MyBatis</w:t>
      </w:r>
      <w:proofErr w:type="spellEnd"/>
      <w:r>
        <w:rPr>
          <w:rFonts w:cs="Times New Roman"/>
        </w:rPr>
        <w:t>-Plus</w:t>
      </w:r>
      <w:r>
        <w:rPr>
          <w:rFonts w:cs="Times New Roman" w:hint="eastAsia"/>
        </w:rPr>
        <w:t>作为持久层框架，与</w:t>
      </w:r>
      <w:r>
        <w:rPr>
          <w:rFonts w:cs="Times New Roman" w:hint="eastAsia"/>
        </w:rPr>
        <w:t>MySQL</w:t>
      </w:r>
      <w:r>
        <w:rPr>
          <w:rFonts w:cs="Times New Roman" w:hint="eastAsia"/>
        </w:rPr>
        <w:t>数据库紧密协作，实现了数据的高效持久化操作。通过自定义</w:t>
      </w:r>
      <w:r>
        <w:rPr>
          <w:rFonts w:cs="Times New Roman" w:hint="eastAsia"/>
        </w:rPr>
        <w:t>SQL</w:t>
      </w:r>
      <w:r>
        <w:rPr>
          <w:rFonts w:cs="Times New Roman" w:hint="eastAsia"/>
        </w:rPr>
        <w:t>语句，开发人员能够灵活地针对校园外卖平台复杂的数据查询与存储需求进行优化，确保数据处理的精确性与高效性。同时，为提升系统性能，引入</w:t>
      </w:r>
      <w:r>
        <w:rPr>
          <w:rFonts w:cs="Times New Roman" w:hint="eastAsia"/>
        </w:rPr>
        <w:t xml:space="preserve"> Redis </w:t>
      </w:r>
      <w:r>
        <w:rPr>
          <w:rFonts w:cs="Times New Roman" w:hint="eastAsia"/>
        </w:rPr>
        <w:t>对高频访问的数据，如菜品数据、验证码等进行缓存。这一举措显著减少了数据库的直接访问次数，极大地加快了数据读取速度，尤其是在校园用餐高峰时段，有效缓解了数据库压力，保障了系统的流畅运行。</w:t>
      </w:r>
    </w:p>
    <w:p w14:paraId="45338DCE" w14:textId="77777777" w:rsidR="00A27FAC" w:rsidRDefault="00000000">
      <w:pPr>
        <w:pStyle w:val="000"/>
        <w:ind w:firstLine="480"/>
        <w:rPr>
          <w:rFonts w:cs="Times New Roman"/>
        </w:rPr>
      </w:pPr>
      <w:r>
        <w:rPr>
          <w:rFonts w:cs="Times New Roman" w:hint="eastAsia"/>
        </w:rPr>
        <w:t>③在接口展示与调试方面，采用</w:t>
      </w:r>
      <w:r>
        <w:rPr>
          <w:rFonts w:cs="Times New Roman"/>
        </w:rPr>
        <w:t>Swagger</w:t>
      </w:r>
      <w:r>
        <w:rPr>
          <w:rFonts w:cs="Times New Roman" w:hint="eastAsia"/>
        </w:rPr>
        <w:t>工具。</w:t>
      </w:r>
      <w:r>
        <w:rPr>
          <w:rFonts w:cs="Times New Roman"/>
        </w:rPr>
        <w:t>Swagger</w:t>
      </w:r>
      <w:r>
        <w:rPr>
          <w:rFonts w:cs="Times New Roman" w:hint="eastAsia"/>
        </w:rPr>
        <w:t>能够自动生成可视化的接口文档，详细描述每个接口的功能、参数、请求方式以及响应格式等信息。开发人员和测试人员可通过</w:t>
      </w:r>
      <w:r>
        <w:rPr>
          <w:rFonts w:cs="Times New Roman"/>
        </w:rPr>
        <w:t>Swagger</w:t>
      </w:r>
      <w:r>
        <w:rPr>
          <w:rFonts w:cs="Times New Roman" w:hint="eastAsia"/>
        </w:rPr>
        <w:t>提供的在线调试功能，便捷地对接口进行测试，及时发现并解决接口调用过程中出现的问题，极大地提升了前后端联调的效率，降低了因接口定义不清晰而导致的开发误差，确保了整个项目开发的顺畅推进。</w:t>
      </w:r>
      <w:r>
        <w:rPr>
          <w:rFonts w:cs="Times New Roman"/>
        </w:rPr>
        <w:t>​</w:t>
      </w:r>
    </w:p>
    <w:p w14:paraId="1F805910" w14:textId="77777777" w:rsidR="00A27FAC" w:rsidRDefault="00000000">
      <w:pPr>
        <w:pStyle w:val="000"/>
        <w:ind w:firstLine="480"/>
        <w:rPr>
          <w:rFonts w:cs="Times New Roman"/>
        </w:rPr>
      </w:pPr>
      <w:r>
        <w:rPr>
          <w:rFonts w:cs="Times New Roman" w:hint="eastAsia"/>
        </w:rPr>
        <w:t>通过上述精心选定的技术方案，“饭来了”校园外卖平台得以构建起一个高效、稳定且功能完备的系统架构。不仅能够充分满足校园师生便捷订餐、商家高效管理菜品与订单等业务需求，还具备良好的可扩展性与安全性，为平台的持续发展与优化奠定了坚实基础，致力于为校园用户带来卓越的外卖订餐体验。</w:t>
      </w:r>
    </w:p>
    <w:p w14:paraId="0234FF97" w14:textId="77777777" w:rsidR="00A27FAC" w:rsidRDefault="00A27FAC">
      <w:pPr>
        <w:pStyle w:val="000"/>
        <w:ind w:firstLine="480"/>
        <w:rPr>
          <w:rFonts w:cs="Times New Roman"/>
        </w:rPr>
      </w:pPr>
    </w:p>
    <w:p w14:paraId="209FE1A2" w14:textId="77777777" w:rsidR="00A27FAC" w:rsidRDefault="00A27FAC">
      <w:pPr>
        <w:pStyle w:val="000"/>
        <w:ind w:firstLine="480"/>
        <w:rPr>
          <w:rFonts w:cs="Times New Roman"/>
        </w:rPr>
        <w:sectPr w:rsidR="00A27FAC">
          <w:headerReference w:type="default" r:id="rId35"/>
          <w:footerReference w:type="even" r:id="rId36"/>
          <w:footerReference w:type="default" r:id="rId37"/>
          <w:headerReference w:type="first" r:id="rId38"/>
          <w:footerReference w:type="first" r:id="rId39"/>
          <w:pgSz w:w="11906" w:h="16838"/>
          <w:pgMar w:top="1701" w:right="1701" w:bottom="1417" w:left="1701" w:header="1247" w:footer="1021" w:gutter="0"/>
          <w:pgNumType w:start="1"/>
          <w:cols w:space="720"/>
          <w:docGrid w:type="lines" w:linePitch="319"/>
        </w:sectPr>
      </w:pPr>
    </w:p>
    <w:p w14:paraId="3F4BF189" w14:textId="77777777" w:rsidR="00A27FAC" w:rsidRDefault="00000000">
      <w:pPr>
        <w:pStyle w:val="010"/>
        <w:rPr>
          <w:rFonts w:ascii="Times New Roman" w:hAnsi="Times New Roman"/>
        </w:rPr>
      </w:pPr>
      <w:bookmarkStart w:id="167" w:name="_Toc195901949"/>
      <w:bookmarkEnd w:id="146"/>
      <w:bookmarkEnd w:id="147"/>
      <w:bookmarkEnd w:id="148"/>
      <w:bookmarkEnd w:id="149"/>
      <w:bookmarkEnd w:id="150"/>
      <w:bookmarkEnd w:id="151"/>
      <w:r>
        <w:rPr>
          <w:rFonts w:ascii="Times New Roman" w:hAnsi="Times New Roman"/>
        </w:rPr>
        <w:lastRenderedPageBreak/>
        <w:t xml:space="preserve">3  </w:t>
      </w:r>
      <w:r>
        <w:rPr>
          <w:rFonts w:ascii="Times New Roman" w:hAnsi="Times New Roman"/>
        </w:rPr>
        <w:t>系统分析</w:t>
      </w:r>
      <w:bookmarkEnd w:id="167"/>
    </w:p>
    <w:p w14:paraId="5F7DDF8C" w14:textId="77777777" w:rsidR="00A27FAC" w:rsidRDefault="00000000">
      <w:pPr>
        <w:pStyle w:val="02"/>
        <w:rPr>
          <w:rFonts w:ascii="Times New Roman" w:hAnsi="Times New Roman" w:cs="Times New Roman"/>
        </w:rPr>
      </w:pPr>
      <w:bookmarkStart w:id="168" w:name="_Toc8406355"/>
      <w:bookmarkStart w:id="169" w:name="_Toc195901950"/>
      <w:r>
        <w:rPr>
          <w:rFonts w:ascii="Times New Roman" w:hAnsi="Times New Roman" w:cs="Times New Roman"/>
        </w:rPr>
        <w:t xml:space="preserve">3.1 </w:t>
      </w:r>
      <w:r>
        <w:rPr>
          <w:rFonts w:ascii="Times New Roman" w:hAnsi="Times New Roman" w:cs="Times New Roman"/>
        </w:rPr>
        <w:t>可行性分析</w:t>
      </w:r>
      <w:bookmarkEnd w:id="168"/>
      <w:bookmarkEnd w:id="169"/>
    </w:p>
    <w:p w14:paraId="7AF5E256" w14:textId="77777777" w:rsidR="00A27FAC" w:rsidRDefault="00000000">
      <w:pPr>
        <w:pStyle w:val="03"/>
        <w:rPr>
          <w:rFonts w:ascii="Times New Roman" w:hAnsi="Times New Roman" w:cs="Times New Roman"/>
        </w:rPr>
      </w:pPr>
      <w:bookmarkStart w:id="170" w:name="_Toc452211192"/>
      <w:bookmarkStart w:id="171" w:name="_Toc8406356"/>
      <w:bookmarkStart w:id="172" w:name="_Toc195901951"/>
      <w:r>
        <w:rPr>
          <w:rFonts w:ascii="Times New Roman" w:hAnsi="Times New Roman" w:cs="Times New Roman"/>
        </w:rPr>
        <w:t xml:space="preserve">3.1.1 </w:t>
      </w:r>
      <w:r>
        <w:rPr>
          <w:rFonts w:ascii="Times New Roman" w:hAnsi="Times New Roman" w:cs="Times New Roman"/>
        </w:rPr>
        <w:t>技术可行性分析</w:t>
      </w:r>
      <w:bookmarkEnd w:id="170"/>
      <w:bookmarkEnd w:id="171"/>
      <w:bookmarkEnd w:id="172"/>
    </w:p>
    <w:p w14:paraId="7E677227" w14:textId="77777777" w:rsidR="00A27FAC" w:rsidRDefault="00000000">
      <w:pPr>
        <w:pStyle w:val="000"/>
        <w:ind w:firstLine="480"/>
      </w:pPr>
      <w:bookmarkStart w:id="173" w:name="_Hlk195044589"/>
      <w:ins w:id="174" w:author="炏燚" w:date="2025-05-05T18:23:00Z">
        <w:r>
          <w:rPr>
            <w:rFonts w:hint="eastAsia"/>
          </w:rPr>
          <w:t>“</w:t>
        </w:r>
        <w:r>
          <w:t>饭来了</w:t>
        </w:r>
        <w:r>
          <w:rPr>
            <w:rFonts w:hint="eastAsia"/>
          </w:rPr>
          <w:t>”</w:t>
        </w:r>
      </w:ins>
      <w:del w:id="175" w:author="炏燚" w:date="2025-05-05T18:23:00Z">
        <w:r>
          <w:delText>“</w:delText>
        </w:r>
        <w:r>
          <w:delText>饭来了</w:delText>
        </w:r>
        <w:r>
          <w:delText>”</w:delText>
        </w:r>
      </w:del>
      <w:r>
        <w:t>校园外卖平台</w:t>
      </w:r>
      <w:bookmarkEnd w:id="173"/>
      <w:r>
        <w:t>的技术方案设计紧密围绕校园场景的实际需求，从架构选型、技术</w:t>
      </w:r>
      <w:proofErr w:type="gramStart"/>
      <w:r>
        <w:t>栈</w:t>
      </w:r>
      <w:proofErr w:type="gramEnd"/>
      <w:r>
        <w:t>适配到数据存储方案，均经过系统性评估，确保技术路线的成熟性、经济性与可扩展性。</w:t>
      </w:r>
    </w:p>
    <w:p w14:paraId="6A65BCFD" w14:textId="77777777" w:rsidR="00A27FAC" w:rsidRDefault="00000000">
      <w:pPr>
        <w:pStyle w:val="000"/>
        <w:ind w:firstLine="480"/>
      </w:pPr>
      <w:r>
        <w:rPr>
          <w:rFonts w:hint="eastAsia"/>
        </w:rPr>
        <w:t>平台采用</w:t>
      </w:r>
      <w:r>
        <w:rPr>
          <w:rFonts w:hint="eastAsia"/>
        </w:rPr>
        <w:t>B/S</w:t>
      </w:r>
      <w:r>
        <w:rPr>
          <w:rFonts w:hint="eastAsia"/>
        </w:rPr>
        <w:t>架构作为核心部署模式。该架构无需用户安装专用客户端，师生通过浏览器即可访问平台，极大降低了使用门槛，符合校园环境下多设备、多系统的兼容需求。</w:t>
      </w:r>
      <w:r>
        <w:rPr>
          <w:rFonts w:hint="eastAsia"/>
        </w:rPr>
        <w:t>B/S</w:t>
      </w:r>
      <w:r>
        <w:rPr>
          <w:rFonts w:hint="eastAsia"/>
        </w:rPr>
        <w:t>架构的技术体系已发展成熟，在教育、生活服务等领域有大量成功实践案例。例如，</w:t>
      </w:r>
      <w:r>
        <w:rPr>
          <w:rFonts w:hint="eastAsia"/>
          <w:szCs w:val="21"/>
        </w:rPr>
        <w:t>钱志森</w:t>
      </w:r>
      <w:r>
        <w:rPr>
          <w:rFonts w:hint="eastAsia"/>
          <w:szCs w:val="21"/>
          <w:vertAlign w:val="superscript"/>
        </w:rPr>
        <w:t>[2]</w:t>
      </w:r>
      <w:r>
        <w:rPr>
          <w:rFonts w:hint="eastAsia"/>
          <w:szCs w:val="21"/>
        </w:rPr>
        <w:t>的基于</w:t>
      </w:r>
      <w:r>
        <w:rPr>
          <w:rFonts w:hint="eastAsia"/>
          <w:szCs w:val="21"/>
        </w:rPr>
        <w:t>B/S</w:t>
      </w:r>
      <w:r>
        <w:rPr>
          <w:rFonts w:hint="eastAsia"/>
          <w:szCs w:val="21"/>
        </w:rPr>
        <w:t>架构的计量公共服务平台设计与应用</w:t>
      </w:r>
      <w:r>
        <w:rPr>
          <w:rFonts w:hint="eastAsia"/>
        </w:rPr>
        <w:t>某高校后勤服务平台和刘宇辰</w:t>
      </w:r>
      <w:r>
        <w:rPr>
          <w:rFonts w:hint="eastAsia"/>
          <w:vertAlign w:val="superscript"/>
        </w:rPr>
        <w:t>[3]</w:t>
      </w:r>
      <w:r>
        <w:rPr>
          <w:rFonts w:hint="eastAsia"/>
        </w:rPr>
        <w:t>的基于</w:t>
      </w:r>
      <w:r>
        <w:rPr>
          <w:highlight w:val="yellow"/>
          <w:rPrChange w:id="176" w:author="炏燚" w:date="2025-05-05T18:24:00Z">
            <w:rPr/>
          </w:rPrChange>
        </w:rPr>
        <w:t>B</w:t>
      </w:r>
      <w:ins w:id="177" w:author="炏燚" w:date="2025-05-05T18:24:00Z">
        <w:r>
          <w:rPr>
            <w:highlight w:val="yellow"/>
            <w:rPrChange w:id="178" w:author="炏燚" w:date="2025-05-05T18:24:00Z">
              <w:rPr/>
            </w:rPrChange>
          </w:rPr>
          <w:t>/</w:t>
        </w:r>
      </w:ins>
      <w:r>
        <w:rPr>
          <w:highlight w:val="yellow"/>
          <w:rPrChange w:id="179" w:author="炏燚" w:date="2025-05-05T18:24:00Z">
            <w:rPr/>
          </w:rPrChange>
        </w:rPr>
        <w:t>S</w:t>
      </w:r>
      <w:r>
        <w:rPr>
          <w:rFonts w:hint="eastAsia"/>
        </w:rPr>
        <w:t>架构的教育资源集成共享平台设计与应用，系统稳定性与用户体验均得到验证。相较于</w:t>
      </w:r>
      <w:r>
        <w:rPr>
          <w:rFonts w:hint="eastAsia"/>
        </w:rPr>
        <w:t>C/S</w:t>
      </w:r>
      <w:r>
        <w:rPr>
          <w:rFonts w:hint="eastAsia"/>
        </w:rPr>
        <w:t>架构，</w:t>
      </w:r>
      <w:r>
        <w:rPr>
          <w:rFonts w:hint="eastAsia"/>
        </w:rPr>
        <w:t>B/S</w:t>
      </w:r>
      <w:r>
        <w:rPr>
          <w:rFonts w:hint="eastAsia"/>
        </w:rPr>
        <w:t>模式在维护成本、更新效率和跨平台</w:t>
      </w:r>
      <w:proofErr w:type="gramStart"/>
      <w:r>
        <w:rPr>
          <w:rFonts w:hint="eastAsia"/>
        </w:rPr>
        <w:t>适</w:t>
      </w:r>
      <w:proofErr w:type="gramEnd"/>
      <w:r>
        <w:rPr>
          <w:rFonts w:hint="eastAsia"/>
        </w:rPr>
        <w:t>配方面优势显著，尤其适合校园场景中用户终端多样化的特点。</w:t>
      </w:r>
    </w:p>
    <w:p w14:paraId="75BE81CD" w14:textId="77777777" w:rsidR="00A27FAC" w:rsidRDefault="00000000">
      <w:pPr>
        <w:pStyle w:val="000"/>
        <w:ind w:firstLine="480"/>
      </w:pPr>
      <w:r>
        <w:rPr>
          <w:rFonts w:hint="eastAsia"/>
        </w:rPr>
        <w:t>平台前端开发选用</w:t>
      </w:r>
      <w:r>
        <w:rPr>
          <w:rFonts w:hint="eastAsia"/>
        </w:rPr>
        <w:t>Vue.js</w:t>
      </w:r>
      <w:r>
        <w:rPr>
          <w:rFonts w:hint="eastAsia"/>
        </w:rPr>
        <w:t>框架结合</w:t>
      </w:r>
      <w:r>
        <w:rPr>
          <w:rFonts w:hint="eastAsia"/>
        </w:rPr>
        <w:t>Element UI</w:t>
      </w:r>
      <w:r>
        <w:rPr>
          <w:rFonts w:hint="eastAsia"/>
        </w:rPr>
        <w:t>组件库。</w:t>
      </w:r>
      <w:r>
        <w:rPr>
          <w:rFonts w:hint="eastAsia"/>
        </w:rPr>
        <w:t>Vue.js</w:t>
      </w:r>
      <w:r>
        <w:rPr>
          <w:rFonts w:hint="eastAsia"/>
        </w:rPr>
        <w:t>以其轻量化语法、响应式数据绑定和组件</w:t>
      </w:r>
      <w:proofErr w:type="gramStart"/>
      <w:r>
        <w:rPr>
          <w:rFonts w:hint="eastAsia"/>
        </w:rPr>
        <w:t>化开发</w:t>
      </w:r>
      <w:proofErr w:type="gramEnd"/>
      <w:r>
        <w:rPr>
          <w:rFonts w:hint="eastAsia"/>
        </w:rPr>
        <w:t>模式，能够快速构建高交互性的用户界面，满足订单实时追踪、购物车动态计算等高频操作需求。</w:t>
      </w:r>
      <w:r>
        <w:rPr>
          <w:rFonts w:hint="eastAsia"/>
        </w:rPr>
        <w:t>Element UI</w:t>
      </w:r>
      <w:r>
        <w:rPr>
          <w:rFonts w:hint="eastAsia"/>
        </w:rPr>
        <w:t>提供的标准化</w:t>
      </w:r>
      <w:r>
        <w:rPr>
          <w:rFonts w:hint="eastAsia"/>
        </w:rPr>
        <w:t>UI</w:t>
      </w:r>
      <w:r>
        <w:rPr>
          <w:rFonts w:hint="eastAsia"/>
        </w:rPr>
        <w:t>组件库，在提升页面美观度的同时，减少了重复开发成本，使前端开发效率提升约</w:t>
      </w:r>
      <w:r>
        <w:rPr>
          <w:rFonts w:hint="eastAsia"/>
        </w:rPr>
        <w:t>30%</w:t>
      </w:r>
      <w:r>
        <w:rPr>
          <w:rFonts w:hint="eastAsia"/>
        </w:rPr>
        <w:t>。后端采用</w:t>
      </w:r>
      <w:r>
        <w:rPr>
          <w:rFonts w:hint="eastAsia"/>
        </w:rPr>
        <w:t>Spring Boot</w:t>
      </w:r>
      <w:r>
        <w:rPr>
          <w:rFonts w:hint="eastAsia"/>
        </w:rPr>
        <w:t>框架构建核心业务逻辑，其自动配置、依赖管理和内嵌</w:t>
      </w:r>
      <w:r>
        <w:rPr>
          <w:rFonts w:hint="eastAsia"/>
        </w:rPr>
        <w:t>Tomcat</w:t>
      </w:r>
      <w:r>
        <w:rPr>
          <w:rFonts w:hint="eastAsia"/>
        </w:rPr>
        <w:t>服务器特性，简化了传统</w:t>
      </w:r>
      <w:r>
        <w:rPr>
          <w:rFonts w:hint="eastAsia"/>
        </w:rPr>
        <w:t>Java EE</w:t>
      </w:r>
      <w:r>
        <w:rPr>
          <w:rFonts w:hint="eastAsia"/>
        </w:rPr>
        <w:t>开发的复杂配置流程，尤其适合校园项目团队快速迭代的需求。</w:t>
      </w:r>
      <w:r>
        <w:rPr>
          <w:rFonts w:hint="eastAsia"/>
        </w:rPr>
        <w:t>Spring Boot</w:t>
      </w:r>
      <w:r>
        <w:rPr>
          <w:rFonts w:hint="eastAsia"/>
        </w:rPr>
        <w:t>与</w:t>
      </w:r>
      <w:proofErr w:type="spellStart"/>
      <w:r>
        <w:rPr>
          <w:rFonts w:hint="eastAsia"/>
        </w:rPr>
        <w:t>MyBatis</w:t>
      </w:r>
      <w:proofErr w:type="spellEnd"/>
      <w:r>
        <w:rPr>
          <w:rFonts w:hint="eastAsia"/>
        </w:rPr>
        <w:t>-Plus</w:t>
      </w:r>
      <w:r>
        <w:rPr>
          <w:rFonts w:hint="eastAsia"/>
        </w:rPr>
        <w:t>的整合，实现了数据库操作的轻量化，通过自定义</w:t>
      </w:r>
      <w:r>
        <w:rPr>
          <w:rFonts w:hint="eastAsia"/>
        </w:rPr>
        <w:t>SQL</w:t>
      </w:r>
      <w:r>
        <w:rPr>
          <w:rFonts w:hint="eastAsia"/>
        </w:rPr>
        <w:t>语句优化复杂查询场景（如订单统计、热销菜品分析），确保数据处理的高效性。</w:t>
      </w:r>
    </w:p>
    <w:p w14:paraId="2B674B56" w14:textId="77777777" w:rsidR="00A27FAC" w:rsidRDefault="00000000">
      <w:pPr>
        <w:pStyle w:val="000"/>
        <w:ind w:firstLine="480"/>
      </w:pPr>
      <w:r>
        <w:rPr>
          <w:rFonts w:hint="eastAsia"/>
        </w:rPr>
        <w:t>此外，在数据存储方面平台采用</w:t>
      </w:r>
      <w:r>
        <w:rPr>
          <w:rFonts w:hint="eastAsia"/>
        </w:rPr>
        <w:t>MySQL</w:t>
      </w:r>
      <w:r>
        <w:rPr>
          <w:rFonts w:hint="eastAsia"/>
        </w:rPr>
        <w:t>作为核心持久化数据库，存储用户信息、订单详情、商家菜品等结构化数据。</w:t>
      </w:r>
      <w:r>
        <w:rPr>
          <w:rFonts w:hint="eastAsia"/>
        </w:rPr>
        <w:t>MySQL</w:t>
      </w:r>
      <w:r>
        <w:rPr>
          <w:rFonts w:hint="eastAsia"/>
        </w:rPr>
        <w:t>作为开源关系型数据库，具备高性能、高可靠性和低成本优势，支持</w:t>
      </w:r>
      <w:r>
        <w:rPr>
          <w:rFonts w:hint="eastAsia"/>
        </w:rPr>
        <w:t>ACID</w:t>
      </w:r>
      <w:r>
        <w:rPr>
          <w:rFonts w:hint="eastAsia"/>
        </w:rPr>
        <w:t>事务特性，能够保障订单创建、支付回调等强事务场景的数据一致性。针对高频访问的菜品数据、用户验证码等热数据，引入</w:t>
      </w:r>
      <w:r>
        <w:rPr>
          <w:rFonts w:hint="eastAsia"/>
        </w:rPr>
        <w:t>Redis</w:t>
      </w:r>
      <w:r>
        <w:rPr>
          <w:rFonts w:hint="eastAsia"/>
        </w:rPr>
        <w:t>缓存机制，通过内存存储减少数据库压力，将热点数据读取速度提升至毫秒级，尤其在午晚高峰时段有效缓解并发访问压力。</w:t>
      </w:r>
    </w:p>
    <w:p w14:paraId="2B4BFA3E" w14:textId="77777777" w:rsidR="00A27FAC" w:rsidRDefault="00000000">
      <w:pPr>
        <w:pStyle w:val="000"/>
        <w:ind w:firstLine="480"/>
      </w:pPr>
      <w:r>
        <w:rPr>
          <w:rFonts w:hint="eastAsia"/>
        </w:rPr>
        <w:t>最后，</w:t>
      </w:r>
      <w:r>
        <w:rPr>
          <w:rFonts w:hint="eastAsia"/>
        </w:rPr>
        <w:t>MySQL</w:t>
      </w:r>
      <w:r>
        <w:rPr>
          <w:rFonts w:hint="eastAsia"/>
        </w:rPr>
        <w:t>的技术成熟度已在众多大型电商平台和校园信息系统中得到验证，</w:t>
      </w:r>
      <w:proofErr w:type="gramStart"/>
      <w:r>
        <w:rPr>
          <w:rFonts w:hint="eastAsia"/>
        </w:rPr>
        <w:t>如相景丽</w:t>
      </w:r>
      <w:proofErr w:type="gramEnd"/>
      <w:r>
        <w:rPr>
          <w:rFonts w:hint="eastAsia"/>
          <w:vertAlign w:val="superscript"/>
        </w:rPr>
        <w:t>[4]</w:t>
      </w:r>
      <w:r>
        <w:rPr>
          <w:rFonts w:hint="eastAsia"/>
        </w:rPr>
        <w:t>的</w:t>
      </w:r>
      <w:r>
        <w:rPr>
          <w:rFonts w:hint="eastAsia"/>
        </w:rPr>
        <w:t>MySQL</w:t>
      </w:r>
      <w:r>
        <w:rPr>
          <w:rFonts w:hint="eastAsia"/>
        </w:rPr>
        <w:t>数据库技术在校园信息管理中的应用研究和昝国宁</w:t>
      </w:r>
      <w:r>
        <w:rPr>
          <w:rFonts w:hint="eastAsia"/>
        </w:rPr>
        <w:t>[5]</w:t>
      </w:r>
      <w:r>
        <w:rPr>
          <w:rFonts w:hint="eastAsia"/>
        </w:rPr>
        <w:t>和王雨晴等人的</w:t>
      </w:r>
      <w:r>
        <w:rPr>
          <w:rFonts w:hint="eastAsia"/>
        </w:rPr>
        <w:t>MySQL</w:t>
      </w:r>
      <w:r>
        <w:rPr>
          <w:rFonts w:hint="eastAsia"/>
        </w:rPr>
        <w:t>数据库自动化运维管理系统的设计与实现中可以体现出来，</w:t>
      </w:r>
      <w:r>
        <w:rPr>
          <w:rFonts w:hint="eastAsia"/>
        </w:rPr>
        <w:lastRenderedPageBreak/>
        <w:t>并且其社区版完全免费，符合项目预算限制。</w:t>
      </w:r>
      <w:r>
        <w:rPr>
          <w:rFonts w:hint="eastAsia"/>
        </w:rPr>
        <w:t>Redis</w:t>
      </w:r>
      <w:r>
        <w:rPr>
          <w:rFonts w:hint="eastAsia"/>
        </w:rPr>
        <w:t>的分布式缓存方案支持横向扩展，可根据用户量增长灵活调整资源配置，避免硬件成本的过度投入。</w:t>
      </w:r>
    </w:p>
    <w:p w14:paraId="792A4A49" w14:textId="77777777" w:rsidR="00A27FAC" w:rsidRDefault="00000000">
      <w:pPr>
        <w:pStyle w:val="000"/>
        <w:ind w:firstLine="480"/>
      </w:pPr>
      <w:r>
        <w:rPr>
          <w:rFonts w:hint="eastAsia"/>
        </w:rPr>
        <w:t>综上，所选技术路线不仅能够满足校园外卖平台的核心功能需求，在高并发场景下具备良好的性能表现，且在技术成本、可维护性和长期扩展性方面均具有显著优势。通过借鉴成熟技术体系并结合校园场景进行针对性优化，本平台在技术层面完全可行，能够为师生提供稳定、高效的餐饮服务。</w:t>
      </w:r>
    </w:p>
    <w:p w14:paraId="6670DBB6" w14:textId="77777777" w:rsidR="00A27FAC" w:rsidRDefault="00000000">
      <w:pPr>
        <w:pStyle w:val="03"/>
        <w:rPr>
          <w:rFonts w:ascii="Times New Roman" w:hAnsi="Times New Roman" w:cs="Times New Roman"/>
        </w:rPr>
      </w:pPr>
      <w:bookmarkStart w:id="180" w:name="_Toc195901952"/>
      <w:bookmarkStart w:id="181" w:name="_Toc8406357"/>
      <w:r>
        <w:rPr>
          <w:rFonts w:ascii="Times New Roman" w:hAnsi="Times New Roman" w:cs="Times New Roman"/>
        </w:rPr>
        <w:t xml:space="preserve">3.1.2 </w:t>
      </w:r>
      <w:r>
        <w:rPr>
          <w:rFonts w:ascii="Times New Roman" w:hAnsi="Times New Roman" w:cs="Times New Roman"/>
        </w:rPr>
        <w:t>经济可行性分析</w:t>
      </w:r>
      <w:bookmarkEnd w:id="180"/>
      <w:bookmarkEnd w:id="181"/>
    </w:p>
    <w:p w14:paraId="160817E2" w14:textId="77777777" w:rsidR="00A27FAC" w:rsidRDefault="00000000">
      <w:pPr>
        <w:pStyle w:val="000"/>
        <w:ind w:firstLine="480"/>
      </w:pPr>
      <w:r>
        <w:rPr>
          <w:rFonts w:hint="eastAsia"/>
        </w:rPr>
        <w:t>开发</w:t>
      </w:r>
      <w:r>
        <w:rPr>
          <w:rFonts w:hint="eastAsia"/>
          <w:highlight w:val="yellow"/>
          <w:rPrChange w:id="182" w:author="炏燚" w:date="2025-05-05T18:25:00Z">
            <w:rPr>
              <w:rFonts w:hint="eastAsia"/>
            </w:rPr>
          </w:rPrChange>
        </w:rPr>
        <w:t>校园外卖系统</w:t>
      </w:r>
      <w:r>
        <w:rPr>
          <w:rFonts w:hint="eastAsia"/>
        </w:rPr>
        <w:t>的成本主要涵盖人员成本、硬件成本以及软件成本等。人员成本方面，从产品需求调研，项目开发，项目测试到项目部署</w:t>
      </w:r>
      <w:proofErr w:type="gramStart"/>
      <w:r>
        <w:rPr>
          <w:rFonts w:hint="eastAsia"/>
        </w:rPr>
        <w:t>上线均</w:t>
      </w:r>
      <w:proofErr w:type="gramEnd"/>
      <w:r>
        <w:rPr>
          <w:rFonts w:hint="eastAsia"/>
        </w:rPr>
        <w:t>由自己开发，因此成本为零。硬件成本主要涉及服务器的购置或租赁，平台的用户量主要集中在校园中，</w:t>
      </w:r>
      <w:proofErr w:type="gramStart"/>
      <w:r>
        <w:rPr>
          <w:rFonts w:hint="eastAsia"/>
        </w:rPr>
        <w:t>用户量本就</w:t>
      </w:r>
      <w:proofErr w:type="gramEnd"/>
      <w:r>
        <w:rPr>
          <w:rFonts w:hint="eastAsia"/>
        </w:rPr>
        <w:t>不大，并且利用</w:t>
      </w:r>
      <w:proofErr w:type="gramStart"/>
      <w:r>
        <w:rPr>
          <w:rFonts w:hint="eastAsia"/>
        </w:rPr>
        <w:t>云计算</w:t>
      </w:r>
      <w:proofErr w:type="gramEnd"/>
      <w:r>
        <w:rPr>
          <w:rFonts w:hint="eastAsia"/>
        </w:rPr>
        <w:t>平台的弹性计算服务，可根据业务量灵活调整资源配置，降低初期投入成本。软件成本包括开发工具、数据库管理系统等的授权费用，由于开发工具和数据库系统采用</w:t>
      </w:r>
      <w:r>
        <w:rPr>
          <w:rFonts w:cs="Times New Roman"/>
        </w:rPr>
        <w:t>IntelliJ IDEA</w:t>
      </w:r>
      <w:r>
        <w:rPr>
          <w:rFonts w:cs="Times New Roman" w:hint="eastAsia"/>
        </w:rPr>
        <w:t>和</w:t>
      </w:r>
      <w:r>
        <w:rPr>
          <w:rFonts w:cs="Times New Roman" w:hint="eastAsia"/>
        </w:rPr>
        <w:t>MySQL</w:t>
      </w:r>
      <w:r>
        <w:rPr>
          <w:rFonts w:cs="Times New Roman" w:hint="eastAsia"/>
        </w:rPr>
        <w:t>的社区版本，以及免费的</w:t>
      </w:r>
      <w:r>
        <w:rPr>
          <w:rFonts w:cs="Times New Roman" w:hint="eastAsia"/>
        </w:rPr>
        <w:t>Redis</w:t>
      </w:r>
      <w:r>
        <w:rPr>
          <w:rFonts w:cs="Times New Roman" w:hint="eastAsia"/>
        </w:rPr>
        <w:t>，所以开发成本也为零</w:t>
      </w:r>
      <w:r>
        <w:rPr>
          <w:rFonts w:hint="eastAsia"/>
        </w:rPr>
        <w:t>。综上，“饭来了”校园外卖平台在经济上的可行的。</w:t>
      </w:r>
    </w:p>
    <w:p w14:paraId="4F88E36F" w14:textId="77777777" w:rsidR="00A27FAC" w:rsidRDefault="00000000">
      <w:pPr>
        <w:pStyle w:val="03"/>
        <w:rPr>
          <w:rFonts w:ascii="Times New Roman" w:hAnsi="Times New Roman" w:cs="Times New Roman"/>
        </w:rPr>
      </w:pPr>
      <w:bookmarkStart w:id="183" w:name="_Toc195901953"/>
      <w:bookmarkStart w:id="184" w:name="_Toc8406358"/>
      <w:r>
        <w:rPr>
          <w:rFonts w:ascii="Times New Roman" w:hAnsi="Times New Roman" w:cs="Times New Roman"/>
        </w:rPr>
        <w:t xml:space="preserve">3.1.3 </w:t>
      </w:r>
      <w:r>
        <w:rPr>
          <w:rFonts w:ascii="Times New Roman" w:hAnsi="Times New Roman" w:cs="Times New Roman"/>
        </w:rPr>
        <w:t>操作可行性分析</w:t>
      </w:r>
      <w:bookmarkEnd w:id="183"/>
      <w:bookmarkEnd w:id="184"/>
    </w:p>
    <w:p w14:paraId="1104CB26" w14:textId="77777777" w:rsidR="00A27FAC" w:rsidRDefault="00000000">
      <w:pPr>
        <w:pStyle w:val="000"/>
        <w:ind w:firstLine="480"/>
      </w:pPr>
      <w:r>
        <w:rPr>
          <w:rFonts w:hint="eastAsia"/>
        </w:rPr>
        <w:t>本外卖系统在设计过程中，充分考虑了用户和商家的操作习惯与需求。用户端界面设计简洁直观，操作流程清晰明了，用户只需通过简单的注册、登录流程，即可轻松浏览菜品、下单订餐、支付费用以及查看订单状态和评价等。商家端同样注重操作的便捷性，商家可方便地上传菜品信息、管理店铺订单等。同时，外卖系统的移动端应用可适配各种主流手机操作系统，如</w:t>
      </w:r>
      <w:r>
        <w:rPr>
          <w:rFonts w:hint="eastAsia"/>
        </w:rPr>
        <w:t>iOS</w:t>
      </w:r>
      <w:r>
        <w:rPr>
          <w:rFonts w:hint="eastAsia"/>
        </w:rPr>
        <w:t>和</w:t>
      </w:r>
      <w:r>
        <w:rPr>
          <w:rFonts w:hint="eastAsia"/>
        </w:rPr>
        <w:t>Android</w:t>
      </w:r>
      <w:r>
        <w:rPr>
          <w:rFonts w:hint="eastAsia"/>
        </w:rPr>
        <w:t>，</w:t>
      </w:r>
      <w:r>
        <w:rPr>
          <w:rFonts w:hint="eastAsia"/>
        </w:rPr>
        <w:t>PC</w:t>
      </w:r>
      <w:r>
        <w:rPr>
          <w:rFonts w:hint="eastAsia"/>
        </w:rPr>
        <w:t>端应用也能在常见的浏览器上稳定运行，不受设备和平台的限制。因此，本外卖系统在操作上是可行的，能够满足用户和商家的实际使用需求。</w:t>
      </w:r>
    </w:p>
    <w:p w14:paraId="384B41C1" w14:textId="77777777" w:rsidR="00A27FAC" w:rsidRDefault="00000000">
      <w:pPr>
        <w:pStyle w:val="03"/>
        <w:rPr>
          <w:rFonts w:hint="eastAsia"/>
        </w:rPr>
      </w:pPr>
      <w:bookmarkStart w:id="185" w:name="_Toc195901954"/>
      <w:r>
        <w:t>3.1.4 法律可行性分析</w:t>
      </w:r>
      <w:bookmarkEnd w:id="185"/>
    </w:p>
    <w:p w14:paraId="7644C9C8" w14:textId="77777777" w:rsidR="00A27FAC" w:rsidRDefault="00000000">
      <w:pPr>
        <w:pStyle w:val="000"/>
        <w:ind w:firstLine="480"/>
      </w:pPr>
      <w:r>
        <w:rPr>
          <w:rFonts w:hint="eastAsia"/>
          <w:highlight w:val="yellow"/>
          <w:rPrChange w:id="186" w:author="炏燚" w:date="2025-05-05T18:25:00Z">
            <w:rPr>
              <w:rFonts w:hint="eastAsia"/>
            </w:rPr>
          </w:rPrChange>
        </w:rPr>
        <w:t>“饭来了”</w:t>
      </w:r>
      <w:r>
        <w:t>校园外卖平台的建设与运营严格遵循国家法律法规及校园管理要求，从技术合</w:t>
      </w:r>
      <w:proofErr w:type="gramStart"/>
      <w:r>
        <w:t>规</w:t>
      </w:r>
      <w:proofErr w:type="gramEnd"/>
      <w:r>
        <w:t>、信息安全到用户行为规范均建立了完善的法律保障体系</w:t>
      </w:r>
      <w:r>
        <w:rPr>
          <w:rFonts w:hint="eastAsia"/>
        </w:rPr>
        <w:t>。</w:t>
      </w:r>
    </w:p>
    <w:p w14:paraId="4A16C0B8" w14:textId="77777777" w:rsidR="00A27FAC" w:rsidRDefault="00000000">
      <w:pPr>
        <w:pStyle w:val="000"/>
        <w:ind w:firstLine="480"/>
      </w:pPr>
      <w:r>
        <w:t>平台在技术选型与应用开发中，严格遵守知识产权及软件保护相关规定。所采用的</w:t>
      </w:r>
      <w:r>
        <w:t>Vue.js</w:t>
      </w:r>
      <w:r>
        <w:t>、</w:t>
      </w:r>
      <w:r>
        <w:t>Spring Boot</w:t>
      </w:r>
      <w:r>
        <w:t>等核心技术均源自合</w:t>
      </w:r>
      <w:proofErr w:type="gramStart"/>
      <w:r>
        <w:t>规</w:t>
      </w:r>
      <w:proofErr w:type="gramEnd"/>
      <w:r>
        <w:t>开源体系，其</w:t>
      </w:r>
      <w:r>
        <w:t>MIT</w:t>
      </w:r>
      <w:r>
        <w:t>、</w:t>
      </w:r>
      <w:r>
        <w:t>Apache 2.0</w:t>
      </w:r>
      <w:r>
        <w:t>等授权协议明确允许商业用途，且未对代码修改、分发设置不合理限制，符合《计算机软件保护条例》关于开源软件合法使用的要求。</w:t>
      </w:r>
    </w:p>
    <w:p w14:paraId="59559E8D" w14:textId="77777777" w:rsidR="00A27FAC" w:rsidRDefault="00000000">
      <w:pPr>
        <w:pStyle w:val="000"/>
        <w:ind w:firstLine="480"/>
      </w:pPr>
      <w:r>
        <w:rPr>
          <w:rFonts w:hint="eastAsia"/>
        </w:rPr>
        <w:t>此外，</w:t>
      </w:r>
      <w:r>
        <w:t>平台建立了多层审核机制，确保内容合</w:t>
      </w:r>
      <w:proofErr w:type="gramStart"/>
      <w:r>
        <w:t>规</w:t>
      </w:r>
      <w:proofErr w:type="gramEnd"/>
      <w:r>
        <w:t>。依据《中华人民共和国计算机信息系统安全保护条例》，严禁利用平台从事危害国家利益、集体利益及公民合法权益的活动，禁止发布淫秽、色情、赌博等违法信息，杜绝传播计算机病毒或实施网络攻击等危害系统安全的行为。同时，参照《互联网用户账号信息管理规定》，</w:t>
      </w:r>
      <w:r>
        <w:lastRenderedPageBreak/>
        <w:t>对用户及商家账号信息进行严格审核，禁止以谋取不正当利益为目的发布含诱导性链接、虚假宣传等内容，避免使用易混淆的文字、符号实施恶意营销，切实维护校园网络环境的健康有序。</w:t>
      </w:r>
    </w:p>
    <w:p w14:paraId="3CB69DED" w14:textId="77777777" w:rsidR="00A27FAC" w:rsidRDefault="00000000">
      <w:pPr>
        <w:pStyle w:val="000"/>
        <w:ind w:firstLine="480"/>
      </w:pPr>
      <w:r>
        <w:rPr>
          <w:rFonts w:hint="eastAsia"/>
        </w:rPr>
        <w:t>再者，</w:t>
      </w:r>
      <w:r>
        <w:t>平台遵循《个人信息保护法》</w:t>
      </w:r>
      <w:r>
        <w:rPr>
          <w:rFonts w:hint="eastAsia"/>
          <w:highlight w:val="yellow"/>
          <w:rPrChange w:id="187" w:author="炏燚" w:date="2025-05-05T18:26:00Z">
            <w:rPr>
              <w:rFonts w:hint="eastAsia"/>
            </w:rPr>
          </w:rPrChange>
        </w:rPr>
        <w:t>的“最小必要”原</w:t>
      </w:r>
      <w:r>
        <w:t>则。仅在用户注册、订单配送等必需场景下收集姓名、联系方式、地址等信息，且提前告知数据收集目的、使用范围及存储方式，经用户明示同意后获取授权。所有敏感信息（如</w:t>
      </w:r>
      <w:r>
        <w:rPr>
          <w:rFonts w:hint="eastAsia"/>
        </w:rPr>
        <w:t>用户密码等</w:t>
      </w:r>
      <w:r>
        <w:t>）通过加密技术存储，严格限制数据访问权限，杜绝过度收集或非法泄露用户隐私，确保个人信息处理活动符合法律规定。</w:t>
      </w:r>
    </w:p>
    <w:p w14:paraId="02FAA18F" w14:textId="77777777" w:rsidR="00A27FAC" w:rsidRDefault="00000000">
      <w:pPr>
        <w:pStyle w:val="000"/>
        <w:ind w:firstLine="480"/>
      </w:pPr>
      <w:r>
        <w:t>综上</w:t>
      </w:r>
      <w:r>
        <w:rPr>
          <w:rFonts w:hint="eastAsia"/>
          <w:highlight w:val="yellow"/>
          <w:rPrChange w:id="188" w:author="炏燚" w:date="2025-05-05T18:26:00Z">
            <w:rPr>
              <w:rFonts w:hint="eastAsia"/>
            </w:rPr>
          </w:rPrChange>
        </w:rPr>
        <w:t>，“饭来了”</w:t>
      </w:r>
      <w:r>
        <w:t>校园外卖平台具备充分的法律可行性。</w:t>
      </w:r>
    </w:p>
    <w:p w14:paraId="7430E31D" w14:textId="77777777" w:rsidR="00A27FAC" w:rsidRDefault="00000000">
      <w:pPr>
        <w:pStyle w:val="02"/>
        <w:rPr>
          <w:rFonts w:hint="eastAsia"/>
        </w:rPr>
      </w:pPr>
      <w:bookmarkStart w:id="189" w:name="_Toc14802"/>
      <w:bookmarkStart w:id="190" w:name="_Toc8406360"/>
      <w:bookmarkStart w:id="191" w:name="_Toc195901955"/>
      <w:r>
        <w:t>3.2 功能</w:t>
      </w:r>
      <w:r>
        <w:rPr>
          <w:rFonts w:hint="eastAsia"/>
        </w:rPr>
        <w:t>性</w:t>
      </w:r>
      <w:r>
        <w:t>需求</w:t>
      </w:r>
      <w:bookmarkEnd w:id="189"/>
      <w:r>
        <w:t>分析</w:t>
      </w:r>
      <w:bookmarkEnd w:id="152"/>
      <w:bookmarkEnd w:id="153"/>
      <w:bookmarkEnd w:id="154"/>
      <w:bookmarkEnd w:id="155"/>
      <w:bookmarkEnd w:id="156"/>
      <w:bookmarkEnd w:id="157"/>
      <w:bookmarkEnd w:id="158"/>
      <w:bookmarkEnd w:id="159"/>
      <w:bookmarkEnd w:id="190"/>
      <w:bookmarkEnd w:id="191"/>
    </w:p>
    <w:p w14:paraId="7455C50E" w14:textId="77777777" w:rsidR="00A27FAC" w:rsidRDefault="00000000">
      <w:pPr>
        <w:pStyle w:val="000"/>
        <w:ind w:firstLine="480"/>
        <w:rPr>
          <w:rFonts w:cs="Times New Roman"/>
        </w:rPr>
      </w:pPr>
      <w:r>
        <w:rPr>
          <w:rFonts w:cs="Times New Roman" w:hint="eastAsia"/>
        </w:rPr>
        <w:t>经过大量的系统调研和研究分析，参考目前主流的点餐平台，</w:t>
      </w:r>
      <w:r>
        <w:rPr>
          <w:rFonts w:cs="Times New Roman" w:hint="eastAsia"/>
          <w:highlight w:val="yellow"/>
          <w:rPrChange w:id="192" w:author="炏燚" w:date="2025-05-05T18:26:00Z">
            <w:rPr>
              <w:rFonts w:cs="Times New Roman" w:hint="eastAsia"/>
            </w:rPr>
          </w:rPrChange>
        </w:rPr>
        <w:t>对</w:t>
      </w:r>
      <w:r>
        <w:rPr>
          <w:rFonts w:hint="eastAsia"/>
          <w:highlight w:val="yellow"/>
          <w:rPrChange w:id="193" w:author="炏燚" w:date="2025-05-05T18:26:00Z">
            <w:rPr>
              <w:rFonts w:hint="eastAsia"/>
            </w:rPr>
          </w:rPrChange>
        </w:rPr>
        <w:t>“饭来了”校</w:t>
      </w:r>
      <w:r>
        <w:t>园外卖平台</w:t>
      </w:r>
      <w:r>
        <w:rPr>
          <w:rFonts w:hint="eastAsia"/>
        </w:rPr>
        <w:t>的功能进行了分析。最后确认</w:t>
      </w:r>
      <w:r>
        <w:rPr>
          <w:rFonts w:hint="eastAsia"/>
          <w:highlight w:val="yellow"/>
          <w:rPrChange w:id="194" w:author="炏燚" w:date="2025-05-05T18:26:00Z">
            <w:rPr>
              <w:rFonts w:hint="eastAsia"/>
            </w:rPr>
          </w:rPrChange>
        </w:rPr>
        <w:t>了“饭来了”</w:t>
      </w:r>
      <w:r>
        <w:t>校园外卖</w:t>
      </w:r>
      <w:r>
        <w:rPr>
          <w:rFonts w:hint="eastAsia"/>
        </w:rPr>
        <w:t>平台角色包括客户、商家和平台管理员。</w:t>
      </w:r>
    </w:p>
    <w:p w14:paraId="631B0298" w14:textId="77777777" w:rsidR="00A27FAC" w:rsidRDefault="00000000">
      <w:pPr>
        <w:pStyle w:val="03"/>
        <w:rPr>
          <w:rFonts w:hint="eastAsia"/>
        </w:rPr>
      </w:pPr>
      <w:bookmarkStart w:id="195" w:name="_Toc195901956"/>
      <w:r>
        <w:t xml:space="preserve">3.2.1 </w:t>
      </w:r>
      <w:del w:id="196" w:author="炏燚" w:date="2025-05-05T18:51:00Z">
        <w:r>
          <w:delText>客户</w:delText>
        </w:r>
      </w:del>
      <w:bookmarkEnd w:id="195"/>
      <w:ins w:id="197" w:author="炏燚" w:date="2025-05-05T18:51:00Z">
        <w:r>
          <w:rPr>
            <w:rFonts w:hint="eastAsia"/>
          </w:rPr>
          <w:t>顾客</w:t>
        </w:r>
      </w:ins>
    </w:p>
    <w:p w14:paraId="313A8619" w14:textId="77777777" w:rsidR="00A27FAC" w:rsidRDefault="00000000">
      <w:pPr>
        <w:pStyle w:val="000"/>
        <w:ind w:firstLine="480"/>
        <w:rPr>
          <w:rFonts w:cs="Times New Roman"/>
        </w:rPr>
      </w:pPr>
      <w:r>
        <w:rPr>
          <w:rFonts w:cs="Times New Roman" w:hint="eastAsia"/>
        </w:rPr>
        <w:t>客户功能主要包括</w:t>
      </w:r>
      <w:r>
        <w:rPr>
          <w:rFonts w:hint="eastAsia"/>
        </w:rPr>
        <w:t>个人信息管理、购物车管理、订单管理、支付管理、地址管理、菜品评价、投诉建议等，客户的用例图如</w:t>
      </w:r>
      <w:r>
        <w:rPr>
          <w:rFonts w:hint="eastAsia"/>
        </w:rPr>
        <w:t>3.1</w:t>
      </w:r>
      <w:r>
        <w:rPr>
          <w:rFonts w:hint="eastAsia"/>
        </w:rPr>
        <w:t>所示</w:t>
      </w:r>
      <w:r>
        <w:rPr>
          <w:rFonts w:cs="Times New Roman"/>
        </w:rPr>
        <w:t>。</w:t>
      </w:r>
    </w:p>
    <w:p w14:paraId="70B8F020" w14:textId="77777777" w:rsidR="00A27FAC" w:rsidRDefault="00A27FAC">
      <w:pPr>
        <w:pStyle w:val="05"/>
        <w:rPr>
          <w:kern w:val="0"/>
          <w:szCs w:val="21"/>
        </w:rPr>
      </w:pPr>
    </w:p>
    <w:p w14:paraId="48147677" w14:textId="77777777" w:rsidR="00A27FAC" w:rsidRDefault="00000000">
      <w:pPr>
        <w:pStyle w:val="04"/>
      </w:pPr>
      <w:r>
        <w:rPr>
          <w:noProof/>
        </w:rPr>
        <w:drawing>
          <wp:inline distT="0" distB="0" distL="0" distR="0" wp14:anchorId="10BD3B40" wp14:editId="4696CF01">
            <wp:extent cx="3873500" cy="2092325"/>
            <wp:effectExtent l="0" t="0" r="0" b="0"/>
            <wp:docPr id="1623937179" name="图片 4"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37179" name="图片 4" descr="图形用户界面, 应用程序&#10;&#10;AI 生成的内容可能不正确。"/>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3891222" cy="2101964"/>
                    </a:xfrm>
                    <a:prstGeom prst="rect">
                      <a:avLst/>
                    </a:prstGeom>
                    <a:noFill/>
                    <a:ln>
                      <a:noFill/>
                    </a:ln>
                  </pic:spPr>
                </pic:pic>
              </a:graphicData>
            </a:graphic>
          </wp:inline>
        </w:drawing>
      </w:r>
      <w:commentRangeStart w:id="198"/>
      <w:commentRangeEnd w:id="198"/>
      <w:r>
        <w:commentReference w:id="198"/>
      </w:r>
    </w:p>
    <w:p w14:paraId="2D37335E" w14:textId="77777777" w:rsidR="00A27FAC" w:rsidRDefault="00000000">
      <w:pPr>
        <w:pStyle w:val="04"/>
      </w:pPr>
      <w:r>
        <w:t>图</w:t>
      </w:r>
      <w:r>
        <w:t xml:space="preserve">3.1  </w:t>
      </w:r>
      <w:r>
        <w:rPr>
          <w:rFonts w:hint="eastAsia"/>
        </w:rPr>
        <w:t>客户</w:t>
      </w:r>
      <w:r>
        <w:t>用例图</w:t>
      </w:r>
    </w:p>
    <w:p w14:paraId="67F5BD4B" w14:textId="77777777" w:rsidR="00A27FAC" w:rsidRDefault="00000000">
      <w:pPr>
        <w:pStyle w:val="000"/>
        <w:numPr>
          <w:ilvl w:val="255"/>
          <w:numId w:val="0"/>
        </w:numPr>
        <w:ind w:left="482"/>
        <w:rPr>
          <w:rFonts w:cs="Times New Roman"/>
        </w:rPr>
        <w:pPrChange w:id="199" w:author="炏燚" w:date="2025-05-05T18:27:00Z">
          <w:pPr>
            <w:pStyle w:val="000"/>
            <w:numPr>
              <w:numId w:val="1"/>
            </w:numPr>
            <w:ind w:left="482" w:firstLineChars="0" w:firstLine="0"/>
          </w:pPr>
        </w:pPrChange>
      </w:pPr>
      <w:ins w:id="200" w:author="炏燚" w:date="2025-05-05T18:28:00Z">
        <w:r>
          <w:rPr>
            <w:rFonts w:cs="Times New Roman" w:hint="eastAsia"/>
          </w:rPr>
          <w:t>①</w:t>
        </w:r>
      </w:ins>
      <w:r>
        <w:rPr>
          <w:rFonts w:cs="Times New Roman"/>
        </w:rPr>
        <w:t>登录功能</w:t>
      </w:r>
    </w:p>
    <w:p w14:paraId="63F258A1" w14:textId="77777777" w:rsidR="00A27FAC" w:rsidRDefault="00000000">
      <w:pPr>
        <w:pStyle w:val="000"/>
        <w:ind w:firstLine="480"/>
        <w:rPr>
          <w:rFonts w:cs="Times New Roman"/>
        </w:rPr>
      </w:pPr>
      <w:r>
        <w:rPr>
          <w:rFonts w:cs="Times New Roman" w:hint="eastAsia"/>
        </w:rPr>
        <w:t>由于客户需要登录“饭来了”校园外卖平台，才能顺畅参与</w:t>
      </w:r>
      <w:proofErr w:type="gramStart"/>
      <w:r>
        <w:rPr>
          <w:rFonts w:cs="Times New Roman" w:hint="eastAsia"/>
        </w:rPr>
        <w:t>点餐及一系列</w:t>
      </w:r>
      <w:proofErr w:type="gramEnd"/>
      <w:r>
        <w:rPr>
          <w:rFonts w:cs="Times New Roman" w:hint="eastAsia"/>
        </w:rPr>
        <w:t>相关流程。因此，客户登录后才能得以浏览菜品信息，平台依据客户过往浏览及点餐记录，为其智能推荐心仪菜品，实现个性化浏览体验。并进行购物车的添加，地址订单的管理和查看等功能的操作。</w:t>
      </w:r>
    </w:p>
    <w:p w14:paraId="22C69985" w14:textId="77777777" w:rsidR="00A27FAC" w:rsidRDefault="00000000">
      <w:pPr>
        <w:pStyle w:val="000"/>
        <w:numPr>
          <w:ilvl w:val="0"/>
          <w:numId w:val="1"/>
        </w:numPr>
        <w:ind w:left="482" w:firstLineChars="0" w:firstLine="0"/>
        <w:rPr>
          <w:rFonts w:cs="Times New Roman"/>
        </w:rPr>
      </w:pPr>
      <w:ins w:id="201" w:author="炏燚" w:date="2025-05-05T18:28:00Z">
        <w:r>
          <w:rPr>
            <w:rFonts w:cs="Times New Roman" w:hint="eastAsia"/>
          </w:rPr>
          <w:t>①</w:t>
        </w:r>
      </w:ins>
      <w:r>
        <w:rPr>
          <w:rFonts w:cs="Times New Roman" w:hint="eastAsia"/>
        </w:rPr>
        <w:t>购物车管理</w:t>
      </w:r>
    </w:p>
    <w:p w14:paraId="37FC367E" w14:textId="77777777" w:rsidR="00A27FAC" w:rsidRDefault="00000000">
      <w:pPr>
        <w:pStyle w:val="000"/>
        <w:ind w:firstLine="480"/>
        <w:rPr>
          <w:rFonts w:cs="Times New Roman"/>
        </w:rPr>
      </w:pPr>
      <w:r>
        <w:rPr>
          <w:rFonts w:cs="Times New Roman" w:hint="eastAsia"/>
        </w:rPr>
        <w:lastRenderedPageBreak/>
        <w:t>由于</w:t>
      </w:r>
      <w:r>
        <w:rPr>
          <w:rFonts w:cs="Times New Roman"/>
        </w:rPr>
        <w:t>用户</w:t>
      </w:r>
      <w:r>
        <w:rPr>
          <w:rFonts w:cs="Times New Roman" w:hint="eastAsia"/>
        </w:rPr>
        <w:t>需要</w:t>
      </w:r>
      <w:r>
        <w:rPr>
          <w:rFonts w:cs="Times New Roman"/>
        </w:rPr>
        <w:t>将心仪菜品加入购物车，方便统一结算。</w:t>
      </w:r>
      <w:r>
        <w:rPr>
          <w:rFonts w:cs="Times New Roman" w:hint="eastAsia"/>
        </w:rPr>
        <w:t>所以购物车管理的功能也是必不可少。由此便可对用户心仪的商家添加</w:t>
      </w:r>
      <w:r>
        <w:rPr>
          <w:rFonts w:cs="Times New Roman"/>
        </w:rPr>
        <w:t>在购物车中</w:t>
      </w:r>
      <w:r>
        <w:rPr>
          <w:rFonts w:cs="Times New Roman" w:hint="eastAsia"/>
        </w:rPr>
        <w:t>，便于后续下单等操作</w:t>
      </w:r>
      <w:r>
        <w:rPr>
          <w:rFonts w:cs="Times New Roman"/>
        </w:rPr>
        <w:t>。</w:t>
      </w:r>
    </w:p>
    <w:p w14:paraId="61C35BEF" w14:textId="77777777" w:rsidR="00A27FAC" w:rsidRDefault="00000000">
      <w:pPr>
        <w:pStyle w:val="000"/>
        <w:numPr>
          <w:ilvl w:val="0"/>
          <w:numId w:val="1"/>
        </w:numPr>
        <w:ind w:left="482" w:firstLineChars="0" w:firstLine="0"/>
        <w:rPr>
          <w:rFonts w:cs="Times New Roman"/>
        </w:rPr>
      </w:pPr>
      <w:r>
        <w:rPr>
          <w:rFonts w:cs="Times New Roman" w:hint="eastAsia"/>
        </w:rPr>
        <w:t>订单管理</w:t>
      </w:r>
    </w:p>
    <w:p w14:paraId="1EAAC9B3" w14:textId="77777777" w:rsidR="00A27FAC" w:rsidRDefault="00000000">
      <w:pPr>
        <w:pStyle w:val="000"/>
        <w:ind w:firstLine="480"/>
        <w:rPr>
          <w:rFonts w:cs="Times New Roman"/>
        </w:rPr>
      </w:pPr>
      <w:r>
        <w:rPr>
          <w:rFonts w:cs="Times New Roman" w:hint="eastAsia"/>
        </w:rPr>
        <w:t>用户发起支付之前，必然需要先生成订单，因此订单管理模块也是平台的关键功能之一。用户下单后，可在此模块实时查询订单状态，并在订单已完成的时候进行评价等</w:t>
      </w:r>
      <w:r>
        <w:rPr>
          <w:rFonts w:cs="Times New Roman"/>
        </w:rPr>
        <w:t>。</w:t>
      </w:r>
    </w:p>
    <w:p w14:paraId="397D9B96" w14:textId="77777777" w:rsidR="00A27FAC" w:rsidRDefault="00000000">
      <w:pPr>
        <w:pStyle w:val="000"/>
        <w:numPr>
          <w:ilvl w:val="0"/>
          <w:numId w:val="1"/>
        </w:numPr>
        <w:ind w:left="482" w:firstLineChars="0" w:firstLine="0"/>
        <w:rPr>
          <w:rFonts w:cs="Times New Roman"/>
        </w:rPr>
      </w:pPr>
      <w:r>
        <w:rPr>
          <w:rFonts w:cs="Times New Roman" w:hint="eastAsia"/>
        </w:rPr>
        <w:t>支付管理</w:t>
      </w:r>
    </w:p>
    <w:p w14:paraId="6C8C3D48" w14:textId="77777777" w:rsidR="00A27FAC" w:rsidRDefault="00000000">
      <w:pPr>
        <w:pStyle w:val="000"/>
        <w:ind w:firstLine="480"/>
        <w:rPr>
          <w:rFonts w:cs="Times New Roman"/>
        </w:rPr>
      </w:pPr>
      <w:r>
        <w:rPr>
          <w:rFonts w:cs="Times New Roman" w:hint="eastAsia"/>
        </w:rPr>
        <w:t>当</w:t>
      </w:r>
      <w:r>
        <w:rPr>
          <w:rFonts w:cs="Times New Roman"/>
        </w:rPr>
        <w:t>用户决定下单时，</w:t>
      </w:r>
      <w:r>
        <w:rPr>
          <w:rFonts w:cs="Times New Roman" w:hint="eastAsia"/>
        </w:rPr>
        <w:t>就需要对订单进行支付。因此</w:t>
      </w:r>
      <w:r>
        <w:rPr>
          <w:rFonts w:cs="Times New Roman" w:hint="eastAsia"/>
          <w:highlight w:val="yellow"/>
          <w:rPrChange w:id="202" w:author="炏燚" w:date="2025-05-05T18:30:00Z">
            <w:rPr>
              <w:rFonts w:cs="Times New Roman" w:hint="eastAsia"/>
            </w:rPr>
          </w:rPrChange>
        </w:rPr>
        <w:t>平台也支持</w:t>
      </w:r>
      <w:r>
        <w:rPr>
          <w:rFonts w:cs="Times New Roman"/>
        </w:rPr>
        <w:t>多种支付方式，</w:t>
      </w:r>
      <w:proofErr w:type="gramStart"/>
      <w:r>
        <w:rPr>
          <w:rFonts w:cs="Times New Roman"/>
        </w:rPr>
        <w:t>如微信支付</w:t>
      </w:r>
      <w:proofErr w:type="gramEnd"/>
      <w:r>
        <w:rPr>
          <w:rFonts w:cs="Times New Roman"/>
        </w:rPr>
        <w:t>、支付</w:t>
      </w:r>
      <w:proofErr w:type="gramStart"/>
      <w:r>
        <w:rPr>
          <w:rFonts w:cs="Times New Roman"/>
        </w:rPr>
        <w:t>宝支付</w:t>
      </w:r>
      <w:proofErr w:type="gramEnd"/>
      <w:r>
        <w:rPr>
          <w:rFonts w:cs="Times New Roman"/>
        </w:rPr>
        <w:t>等，用户可根据自身习惯选择合适的支付途径。</w:t>
      </w:r>
      <w:commentRangeStart w:id="203"/>
      <w:commentRangeEnd w:id="203"/>
      <w:r>
        <w:commentReference w:id="203"/>
      </w:r>
    </w:p>
    <w:p w14:paraId="03BFA5E1" w14:textId="77777777" w:rsidR="00A27FAC" w:rsidRDefault="00000000">
      <w:pPr>
        <w:pStyle w:val="000"/>
        <w:numPr>
          <w:ilvl w:val="0"/>
          <w:numId w:val="1"/>
        </w:numPr>
        <w:ind w:left="482" w:firstLineChars="0" w:firstLine="0"/>
        <w:rPr>
          <w:rFonts w:cs="Times New Roman"/>
        </w:rPr>
      </w:pPr>
      <w:r>
        <w:rPr>
          <w:rFonts w:cs="Times New Roman" w:hint="eastAsia"/>
        </w:rPr>
        <w:t>地址管理</w:t>
      </w:r>
    </w:p>
    <w:p w14:paraId="6056D2A1" w14:textId="77777777" w:rsidR="00A27FAC" w:rsidRDefault="00000000">
      <w:pPr>
        <w:pStyle w:val="000"/>
        <w:ind w:firstLine="480"/>
        <w:rPr>
          <w:rFonts w:cs="Times New Roman"/>
        </w:rPr>
      </w:pPr>
      <w:r>
        <w:rPr>
          <w:rFonts w:cs="Times New Roman" w:hint="eastAsia"/>
        </w:rPr>
        <w:t>地址管理功能也是在下单流程中必不可少的流程之一，即用户下单过程中可以设置、修改送餐地址，以确保送餐地址的准确性</w:t>
      </w:r>
      <w:r>
        <w:rPr>
          <w:rFonts w:cs="Times New Roman"/>
        </w:rPr>
        <w:t>。</w:t>
      </w:r>
    </w:p>
    <w:p w14:paraId="1B443F8B" w14:textId="77777777" w:rsidR="00A27FAC" w:rsidRDefault="00000000">
      <w:pPr>
        <w:pStyle w:val="000"/>
        <w:numPr>
          <w:ilvl w:val="0"/>
          <w:numId w:val="1"/>
        </w:numPr>
        <w:ind w:left="482" w:firstLineChars="0" w:firstLine="0"/>
        <w:rPr>
          <w:rFonts w:cs="Times New Roman"/>
        </w:rPr>
      </w:pPr>
      <w:r>
        <w:rPr>
          <w:rFonts w:cs="Times New Roman" w:hint="eastAsia"/>
        </w:rPr>
        <w:t>菜品评价</w:t>
      </w:r>
    </w:p>
    <w:p w14:paraId="244687D2" w14:textId="77777777" w:rsidR="00A27FAC" w:rsidRDefault="00000000">
      <w:pPr>
        <w:pStyle w:val="000"/>
        <w:ind w:firstLine="480"/>
        <w:rPr>
          <w:rFonts w:cs="Times New Roman"/>
        </w:rPr>
      </w:pPr>
      <w:r>
        <w:rPr>
          <w:rFonts w:cs="Times New Roman" w:hint="eastAsia"/>
        </w:rPr>
        <w:t>为了使得</w:t>
      </w:r>
      <w:r>
        <w:rPr>
          <w:rFonts w:cs="Times New Roman"/>
        </w:rPr>
        <w:t>用户在完成用餐后</w:t>
      </w:r>
      <w:r>
        <w:rPr>
          <w:rFonts w:cs="Times New Roman" w:hint="eastAsia"/>
        </w:rPr>
        <w:t>，对菜品的满意程度进行打分和意见反馈</w:t>
      </w:r>
      <w:r>
        <w:rPr>
          <w:rFonts w:cs="Times New Roman"/>
        </w:rPr>
        <w:t>，可针对购买的菜品进行评价</w:t>
      </w:r>
      <w:r>
        <w:rPr>
          <w:rFonts w:cs="Times New Roman" w:hint="eastAsia"/>
        </w:rPr>
        <w:t>，也</w:t>
      </w:r>
      <w:r>
        <w:rPr>
          <w:rFonts w:cs="Times New Roman"/>
        </w:rPr>
        <w:t>能为其他消费者提供参考，帮助他们做出更合适的点餐选择，同时也能促使商家根据评价反馈，改进菜品质量和服务水平。</w:t>
      </w:r>
    </w:p>
    <w:p w14:paraId="38181027" w14:textId="77777777" w:rsidR="00A27FAC" w:rsidRDefault="00000000">
      <w:pPr>
        <w:pStyle w:val="000"/>
        <w:numPr>
          <w:ilvl w:val="0"/>
          <w:numId w:val="1"/>
        </w:numPr>
        <w:ind w:left="482" w:firstLineChars="0" w:firstLine="0"/>
        <w:rPr>
          <w:rFonts w:cs="Times New Roman"/>
        </w:rPr>
      </w:pPr>
      <w:r>
        <w:rPr>
          <w:rFonts w:cs="Times New Roman" w:hint="eastAsia"/>
        </w:rPr>
        <w:t>投诉建议</w:t>
      </w:r>
    </w:p>
    <w:p w14:paraId="3978CE74" w14:textId="77777777" w:rsidR="00A27FAC" w:rsidRDefault="00000000">
      <w:pPr>
        <w:pStyle w:val="000"/>
        <w:ind w:firstLine="480"/>
        <w:rPr>
          <w:rFonts w:cs="Times New Roman"/>
        </w:rPr>
      </w:pPr>
      <w:r>
        <w:rPr>
          <w:rFonts w:cs="Times New Roman"/>
        </w:rPr>
        <w:t>当用户在使用平台过程中遇到问题，如菜品与描述不符、配送服务不佳等，投诉建议模块</w:t>
      </w:r>
      <w:r>
        <w:rPr>
          <w:rFonts w:cs="Times New Roman" w:hint="eastAsia"/>
        </w:rPr>
        <w:t>就体现的尤为重要</w:t>
      </w:r>
      <w:r>
        <w:rPr>
          <w:rFonts w:cs="Times New Roman"/>
        </w:rPr>
        <w:t>。用户详细描述问题情况，</w:t>
      </w:r>
      <w:r>
        <w:rPr>
          <w:rFonts w:cs="Times New Roman" w:hint="eastAsia"/>
        </w:rPr>
        <w:t>进行投诉</w:t>
      </w:r>
      <w:r>
        <w:rPr>
          <w:rFonts w:cs="Times New Roman"/>
        </w:rPr>
        <w:t>。平台收到投诉后，会及时跟进处理。同时，用户也可以在此模块对平台的功能、界面设计等方面提出建议，助力平台不断优化升级，为用户提供更优质的服务。</w:t>
      </w:r>
    </w:p>
    <w:p w14:paraId="6591BAFD" w14:textId="77777777" w:rsidR="00A27FAC" w:rsidRDefault="00000000">
      <w:pPr>
        <w:pStyle w:val="03"/>
        <w:rPr>
          <w:rFonts w:ascii="Times New Roman" w:hAnsi="Times New Roman" w:cs="Times New Roman"/>
        </w:rPr>
      </w:pPr>
      <w:bookmarkStart w:id="204" w:name="_Toc195901957"/>
      <w:r>
        <w:rPr>
          <w:rFonts w:ascii="Times New Roman" w:hAnsi="Times New Roman" w:cs="Times New Roman"/>
        </w:rPr>
        <w:t xml:space="preserve">3.2.2 </w:t>
      </w:r>
      <w:r>
        <w:rPr>
          <w:rFonts w:ascii="Times New Roman" w:hAnsi="Times New Roman" w:cs="Times New Roman" w:hint="eastAsia"/>
        </w:rPr>
        <w:t>商家</w:t>
      </w:r>
      <w:bookmarkEnd w:id="204"/>
    </w:p>
    <w:p w14:paraId="6C4CCD0D" w14:textId="77777777" w:rsidR="00A27FAC" w:rsidRDefault="00000000">
      <w:pPr>
        <w:pStyle w:val="000"/>
        <w:ind w:firstLine="480"/>
        <w:rPr>
          <w:rFonts w:cs="Times New Roman"/>
        </w:rPr>
      </w:pPr>
      <w:r>
        <w:rPr>
          <w:rFonts w:cs="Times New Roman" w:hint="eastAsia"/>
        </w:rPr>
        <w:t>商家主要对店铺信息进行管理和整体维护，其主要功能包括</w:t>
      </w:r>
      <w:r>
        <w:rPr>
          <w:rFonts w:hint="eastAsia"/>
        </w:rPr>
        <w:t>认证管理、菜品管理、套餐管理、订单管理、数据分析与统计</w:t>
      </w:r>
      <w:r>
        <w:rPr>
          <w:rFonts w:cs="Times New Roman"/>
        </w:rPr>
        <w:t>等，</w:t>
      </w:r>
      <w:r>
        <w:rPr>
          <w:rFonts w:cs="Times New Roman" w:hint="eastAsia"/>
        </w:rPr>
        <w:t>商家</w:t>
      </w:r>
      <w:r>
        <w:rPr>
          <w:rFonts w:cs="Times New Roman"/>
        </w:rPr>
        <w:t>用例图如图</w:t>
      </w:r>
      <w:r>
        <w:rPr>
          <w:rFonts w:cs="Times New Roman"/>
        </w:rPr>
        <w:t>3.2</w:t>
      </w:r>
      <w:r>
        <w:rPr>
          <w:rFonts w:cs="Times New Roman"/>
        </w:rPr>
        <w:t>所示。</w:t>
      </w:r>
    </w:p>
    <w:p w14:paraId="596365B4" w14:textId="77777777" w:rsidR="00A27FAC" w:rsidRDefault="00000000">
      <w:pPr>
        <w:pStyle w:val="05"/>
        <w:rPr>
          <w:kern w:val="0"/>
          <w:sz w:val="24"/>
        </w:rPr>
      </w:pPr>
      <w:r>
        <w:rPr>
          <w:noProof/>
        </w:rPr>
        <w:drawing>
          <wp:inline distT="0" distB="0" distL="0" distR="0" wp14:anchorId="22904184" wp14:editId="132E2ADD">
            <wp:extent cx="3867785" cy="2020570"/>
            <wp:effectExtent l="0" t="0" r="0" b="0"/>
            <wp:docPr id="600707998" name="图片 3"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07998" name="图片 3" descr="图形用户界面&#10;&#10;AI 生成的内容可能不正确。"/>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3882166" cy="2027944"/>
                    </a:xfrm>
                    <a:prstGeom prst="rect">
                      <a:avLst/>
                    </a:prstGeom>
                    <a:noFill/>
                    <a:ln>
                      <a:noFill/>
                    </a:ln>
                  </pic:spPr>
                </pic:pic>
              </a:graphicData>
            </a:graphic>
          </wp:inline>
        </w:drawing>
      </w:r>
      <w:commentRangeStart w:id="205"/>
      <w:commentRangeEnd w:id="205"/>
      <w:r>
        <w:commentReference w:id="205"/>
      </w:r>
    </w:p>
    <w:p w14:paraId="55419F81" w14:textId="77777777" w:rsidR="00A27FAC" w:rsidRDefault="00000000">
      <w:pPr>
        <w:pStyle w:val="04"/>
      </w:pPr>
      <w:r>
        <w:t>图</w:t>
      </w:r>
      <w:r>
        <w:t xml:space="preserve">3.2  </w:t>
      </w:r>
      <w:r>
        <w:rPr>
          <w:rFonts w:hint="eastAsia"/>
        </w:rPr>
        <w:t>商家</w:t>
      </w:r>
      <w:r>
        <w:t>用例图</w:t>
      </w:r>
    </w:p>
    <w:p w14:paraId="5B4BBFD2" w14:textId="77777777" w:rsidR="00A27FAC" w:rsidRDefault="00000000">
      <w:pPr>
        <w:pStyle w:val="000"/>
        <w:numPr>
          <w:ilvl w:val="0"/>
          <w:numId w:val="2"/>
        </w:numPr>
        <w:ind w:left="482" w:firstLineChars="0" w:firstLine="0"/>
        <w:rPr>
          <w:rFonts w:cs="Times New Roman"/>
        </w:rPr>
      </w:pPr>
      <w:r>
        <w:rPr>
          <w:rFonts w:cs="Times New Roman" w:hint="eastAsia"/>
        </w:rPr>
        <w:t>认证管理</w:t>
      </w:r>
    </w:p>
    <w:p w14:paraId="324A99D6" w14:textId="77777777" w:rsidR="00A27FAC" w:rsidRDefault="00000000">
      <w:pPr>
        <w:pStyle w:val="000"/>
        <w:ind w:firstLine="480"/>
        <w:rPr>
          <w:rFonts w:cs="Times New Roman"/>
        </w:rPr>
      </w:pPr>
      <w:r>
        <w:rPr>
          <w:rFonts w:cs="Times New Roman" w:hint="eastAsia"/>
        </w:rPr>
        <w:lastRenderedPageBreak/>
        <w:t>因为商家在“饭来了”校园外卖平台开展业务需确保经营合法合</w:t>
      </w:r>
      <w:proofErr w:type="gramStart"/>
      <w:r>
        <w:rPr>
          <w:rFonts w:cs="Times New Roman" w:hint="eastAsia"/>
        </w:rPr>
        <w:t>规</w:t>
      </w:r>
      <w:proofErr w:type="gramEnd"/>
      <w:r>
        <w:rPr>
          <w:rFonts w:cs="Times New Roman" w:hint="eastAsia"/>
        </w:rPr>
        <w:t>，所以商家要自行准备并上传营业执照、食品经营许可证、法人身份证等相关资质文件。又因店铺基础信息会直接影响用户第一印象，所以商家务必准确填写店铺名称、店铺地址等信息</w:t>
      </w:r>
      <w:r>
        <w:rPr>
          <w:rFonts w:cs="Times New Roman"/>
        </w:rPr>
        <w:t>。</w:t>
      </w:r>
    </w:p>
    <w:p w14:paraId="5380C77A" w14:textId="77777777" w:rsidR="00A27FAC" w:rsidRDefault="00000000">
      <w:pPr>
        <w:pStyle w:val="000"/>
        <w:numPr>
          <w:ilvl w:val="0"/>
          <w:numId w:val="2"/>
        </w:numPr>
        <w:ind w:left="482" w:firstLineChars="0" w:firstLine="0"/>
        <w:rPr>
          <w:rFonts w:cs="Times New Roman"/>
        </w:rPr>
      </w:pPr>
      <w:r>
        <w:rPr>
          <w:rFonts w:cs="Times New Roman" w:hint="eastAsia"/>
        </w:rPr>
        <w:t>菜品管理</w:t>
      </w:r>
    </w:p>
    <w:p w14:paraId="5DC642FA" w14:textId="77777777" w:rsidR="00A27FAC" w:rsidRDefault="00000000">
      <w:pPr>
        <w:pStyle w:val="000"/>
        <w:ind w:firstLine="480"/>
        <w:rPr>
          <w:rFonts w:cs="Times New Roman"/>
        </w:rPr>
      </w:pPr>
      <w:r>
        <w:rPr>
          <w:rFonts w:cs="Times New Roman" w:hint="eastAsia"/>
        </w:rPr>
        <w:t>由于商家上传的菜品信息直接展示在前端供用户浏览，所以平台运营管理员需及时开展菜品信息管理工作，包括审核菜品图片清晰度、菜品描述准确性及价格合理性。</w:t>
      </w:r>
    </w:p>
    <w:p w14:paraId="0C06127E" w14:textId="77777777" w:rsidR="00A27FAC" w:rsidRDefault="00000000">
      <w:pPr>
        <w:pStyle w:val="000"/>
        <w:numPr>
          <w:ilvl w:val="0"/>
          <w:numId w:val="2"/>
        </w:numPr>
        <w:ind w:left="482" w:firstLineChars="0" w:firstLine="0"/>
        <w:rPr>
          <w:rFonts w:cs="Times New Roman"/>
        </w:rPr>
      </w:pPr>
      <w:r>
        <w:rPr>
          <w:rFonts w:cs="Times New Roman" w:hint="eastAsia"/>
        </w:rPr>
        <w:t>套餐管理</w:t>
      </w:r>
    </w:p>
    <w:p w14:paraId="72FAC64C" w14:textId="77777777" w:rsidR="00A27FAC" w:rsidRDefault="00000000">
      <w:pPr>
        <w:pStyle w:val="000"/>
        <w:ind w:firstLine="480"/>
        <w:rPr>
          <w:rFonts w:cs="Times New Roman"/>
        </w:rPr>
      </w:pPr>
      <w:r>
        <w:rPr>
          <w:rFonts w:cs="Times New Roman"/>
        </w:rPr>
        <w:t>丰富多样且合理配置的套餐能够吸引更多用户下单，提升店铺销量与平台竞争力，所以商家需要精心设计套餐内容，并在平台上准确上传套餐信息。</w:t>
      </w:r>
    </w:p>
    <w:p w14:paraId="3FC4815A" w14:textId="77777777" w:rsidR="00A27FAC" w:rsidRDefault="00000000">
      <w:pPr>
        <w:pStyle w:val="000"/>
        <w:numPr>
          <w:ilvl w:val="0"/>
          <w:numId w:val="2"/>
        </w:numPr>
        <w:ind w:left="482" w:firstLineChars="0" w:firstLine="0"/>
        <w:rPr>
          <w:rFonts w:cs="Times New Roman"/>
        </w:rPr>
      </w:pPr>
      <w:r>
        <w:rPr>
          <w:rFonts w:cs="Times New Roman" w:hint="eastAsia"/>
        </w:rPr>
        <w:t>订单管理</w:t>
      </w:r>
    </w:p>
    <w:p w14:paraId="4ECA140C" w14:textId="77777777" w:rsidR="00A27FAC" w:rsidRDefault="00000000">
      <w:pPr>
        <w:pStyle w:val="000"/>
        <w:ind w:firstLine="480"/>
        <w:rPr>
          <w:rFonts w:cs="Times New Roman"/>
        </w:rPr>
      </w:pPr>
      <w:r>
        <w:rPr>
          <w:rFonts w:cs="Times New Roman"/>
        </w:rPr>
        <w:t>订单是商家与用户交易的核心环节，直接关系到双方权益以及平台的信誉，所以平台必须建立完善的订单管理机制。订单管理不仅包括实时跟踪订单状态，从用户下单、商家接单、配送中到订单完成，让用户和商家都能清晰知晓每一步进展，还需处理订单异常情况，确保交易流程顺畅，维护平台交易秩序。</w:t>
      </w:r>
    </w:p>
    <w:p w14:paraId="6F42B930" w14:textId="77777777" w:rsidR="00A27FAC" w:rsidRDefault="00000000">
      <w:pPr>
        <w:pStyle w:val="000"/>
        <w:numPr>
          <w:ilvl w:val="0"/>
          <w:numId w:val="2"/>
        </w:numPr>
        <w:ind w:left="482" w:firstLineChars="0" w:firstLine="0"/>
        <w:rPr>
          <w:rFonts w:cs="Times New Roman"/>
        </w:rPr>
      </w:pPr>
      <w:r>
        <w:rPr>
          <w:rFonts w:cs="Times New Roman" w:hint="eastAsia"/>
        </w:rPr>
        <w:t>数据分析与统计</w:t>
      </w:r>
    </w:p>
    <w:p w14:paraId="329D2BF4" w14:textId="77777777" w:rsidR="00A27FAC" w:rsidRDefault="00000000">
      <w:pPr>
        <w:pStyle w:val="000"/>
        <w:ind w:firstLine="480"/>
        <w:rPr>
          <w:rFonts w:cs="Times New Roman"/>
          <w:color w:val="FF0000"/>
        </w:rPr>
      </w:pPr>
      <w:r>
        <w:rPr>
          <w:rFonts w:cs="Times New Roman" w:hint="eastAsia"/>
        </w:rPr>
        <w:t>由于精准的数据分析与统计能够为平台运营决策提供有力支持，帮助平台了解用户需求、商家经营状况以及市场趋势，所以平台需要配备专业人员进行数据分析与统计工作。通过对用户行为数据、订单数据、菜品销售数据等多维度分析，挖掘潜在信息，为平台优化功能、调整营销策略、改进服务质量等提供依据，推动平台持续发展，在竞争激烈的市场中保持优势</w:t>
      </w:r>
      <w:r>
        <w:rPr>
          <w:rFonts w:cs="Times New Roman"/>
        </w:rPr>
        <w:t>。</w:t>
      </w:r>
    </w:p>
    <w:p w14:paraId="3D76C92D" w14:textId="77777777" w:rsidR="00A27FAC" w:rsidRDefault="00000000">
      <w:pPr>
        <w:pStyle w:val="03"/>
        <w:rPr>
          <w:rFonts w:ascii="Times New Roman" w:hAnsi="Times New Roman" w:cs="Times New Roman"/>
        </w:rPr>
      </w:pPr>
      <w:bookmarkStart w:id="206" w:name="_Toc195901958"/>
      <w:r>
        <w:rPr>
          <w:rFonts w:ascii="Times New Roman" w:hAnsi="Times New Roman" w:cs="Times New Roman"/>
        </w:rPr>
        <w:t xml:space="preserve">3.2.3 </w:t>
      </w:r>
      <w:r>
        <w:rPr>
          <w:rFonts w:ascii="Times New Roman" w:hAnsi="Times New Roman" w:cs="Times New Roman" w:hint="eastAsia"/>
        </w:rPr>
        <w:t>平台</w:t>
      </w:r>
      <w:r>
        <w:rPr>
          <w:rFonts w:ascii="Times New Roman" w:hAnsi="Times New Roman" w:cs="Times New Roman"/>
        </w:rPr>
        <w:t>管理员</w:t>
      </w:r>
      <w:bookmarkEnd w:id="206"/>
    </w:p>
    <w:p w14:paraId="11108A88" w14:textId="77777777" w:rsidR="00A27FAC" w:rsidRDefault="00000000">
      <w:pPr>
        <w:pStyle w:val="000"/>
        <w:ind w:firstLine="480"/>
        <w:rPr>
          <w:rFonts w:cs="Times New Roman"/>
        </w:rPr>
      </w:pPr>
      <w:r>
        <w:rPr>
          <w:rFonts w:cs="Times New Roman" w:hint="eastAsia"/>
        </w:rPr>
        <w:t>平台</w:t>
      </w:r>
      <w:r>
        <w:rPr>
          <w:rFonts w:cs="Times New Roman"/>
        </w:rPr>
        <w:t>管理员主要包</w:t>
      </w:r>
      <w:r>
        <w:rPr>
          <w:rFonts w:cs="Times New Roman" w:hint="eastAsia"/>
          <w:highlight w:val="yellow"/>
          <w:rPrChange w:id="207" w:author="炏燚" w:date="2025-05-05T18:32:00Z">
            <w:rPr>
              <w:rFonts w:cs="Times New Roman" w:hint="eastAsia"/>
            </w:rPr>
          </w:rPrChange>
        </w:rPr>
        <w:t>括</w:t>
      </w:r>
      <w:r>
        <w:rPr>
          <w:rFonts w:hint="eastAsia"/>
          <w:highlight w:val="yellow"/>
          <w:rPrChange w:id="208" w:author="炏燚" w:date="2025-05-05T18:32:00Z">
            <w:rPr>
              <w:rFonts w:hint="eastAsia"/>
            </w:rPr>
          </w:rPrChange>
        </w:rPr>
        <w:t>商家管理、商家审核、用户管理、订单管</w:t>
      </w:r>
      <w:r>
        <w:rPr>
          <w:rFonts w:hint="eastAsia"/>
        </w:rPr>
        <w:t>理、投诉建议管理、评价管理、服务数据统计分析</w:t>
      </w:r>
      <w:r>
        <w:rPr>
          <w:rFonts w:cs="Times New Roman"/>
        </w:rPr>
        <w:t>等，</w:t>
      </w:r>
      <w:r>
        <w:rPr>
          <w:rFonts w:cs="Times New Roman" w:hint="eastAsia"/>
        </w:rPr>
        <w:t>平台</w:t>
      </w:r>
      <w:r>
        <w:rPr>
          <w:rFonts w:cs="Times New Roman"/>
        </w:rPr>
        <w:t>管理员用例图如图</w:t>
      </w:r>
      <w:r>
        <w:rPr>
          <w:rFonts w:cs="Times New Roman"/>
        </w:rPr>
        <w:t>3.3</w:t>
      </w:r>
      <w:r>
        <w:rPr>
          <w:rFonts w:cs="Times New Roman"/>
        </w:rPr>
        <w:t>所示。</w:t>
      </w:r>
    </w:p>
    <w:p w14:paraId="429F4C50" w14:textId="77777777" w:rsidR="00A27FAC" w:rsidRDefault="00000000">
      <w:pPr>
        <w:pStyle w:val="05"/>
        <w:rPr>
          <w:kern w:val="0"/>
          <w:sz w:val="24"/>
        </w:rPr>
      </w:pPr>
      <w:commentRangeStart w:id="209"/>
      <w:r>
        <w:rPr>
          <w:noProof/>
        </w:rPr>
        <w:drawing>
          <wp:inline distT="0" distB="0" distL="0" distR="0" wp14:anchorId="6D2F25D1" wp14:editId="44CAB258">
            <wp:extent cx="3702050" cy="1999615"/>
            <wp:effectExtent l="0" t="0" r="0" b="0"/>
            <wp:docPr id="273486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86838" name="图片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3706300" cy="2002072"/>
                    </a:xfrm>
                    <a:prstGeom prst="rect">
                      <a:avLst/>
                    </a:prstGeom>
                    <a:noFill/>
                    <a:ln>
                      <a:noFill/>
                    </a:ln>
                  </pic:spPr>
                </pic:pic>
              </a:graphicData>
            </a:graphic>
          </wp:inline>
        </w:drawing>
      </w:r>
      <w:commentRangeEnd w:id="209"/>
      <w:r>
        <w:commentReference w:id="209"/>
      </w:r>
    </w:p>
    <w:p w14:paraId="743F68C9" w14:textId="77777777" w:rsidR="00A27FAC" w:rsidRDefault="00000000">
      <w:pPr>
        <w:pStyle w:val="04"/>
      </w:pPr>
      <w:r>
        <w:t>图</w:t>
      </w:r>
      <w:r>
        <w:t xml:space="preserve">3.3  </w:t>
      </w:r>
      <w:r>
        <w:rPr>
          <w:rFonts w:hint="eastAsia"/>
        </w:rPr>
        <w:t>平台</w:t>
      </w:r>
      <w:r>
        <w:t>管理员用例图</w:t>
      </w:r>
    </w:p>
    <w:p w14:paraId="68D791F1" w14:textId="77777777" w:rsidR="00A27FAC" w:rsidRDefault="00000000">
      <w:pPr>
        <w:pStyle w:val="000"/>
        <w:numPr>
          <w:ilvl w:val="0"/>
          <w:numId w:val="3"/>
        </w:numPr>
        <w:ind w:left="482" w:firstLineChars="0" w:firstLine="0"/>
        <w:rPr>
          <w:rFonts w:cs="Times New Roman"/>
        </w:rPr>
      </w:pPr>
      <w:r>
        <w:lastRenderedPageBreak/>
        <w:t>商家管理</w:t>
      </w:r>
    </w:p>
    <w:p w14:paraId="527BF03F" w14:textId="77777777" w:rsidR="00A27FAC" w:rsidRDefault="00000000">
      <w:pPr>
        <w:pStyle w:val="000"/>
        <w:ind w:firstLine="480"/>
        <w:rPr>
          <w:rFonts w:cs="Times New Roman"/>
        </w:rPr>
      </w:pPr>
      <w:r>
        <w:rPr>
          <w:rFonts w:cs="Times New Roman" w:hint="eastAsia"/>
        </w:rPr>
        <w:t>商家是平台运营的重要参与者，其经营状况直接影响平台的丰富度与用户体验，所以平台管理员需要对商家进行全面管理。</w:t>
      </w:r>
    </w:p>
    <w:p w14:paraId="72D6FF11" w14:textId="77777777" w:rsidR="00A27FAC" w:rsidRDefault="00000000">
      <w:pPr>
        <w:pStyle w:val="000"/>
        <w:numPr>
          <w:ilvl w:val="0"/>
          <w:numId w:val="3"/>
        </w:numPr>
        <w:ind w:left="482" w:firstLineChars="0" w:firstLine="0"/>
      </w:pPr>
      <w:r>
        <w:rPr>
          <w:rFonts w:hint="eastAsia"/>
        </w:rPr>
        <w:t>商家审核</w:t>
      </w:r>
      <w:commentRangeStart w:id="210"/>
      <w:commentRangeEnd w:id="210"/>
      <w:r>
        <w:commentReference w:id="210"/>
      </w:r>
    </w:p>
    <w:p w14:paraId="172147B3" w14:textId="77777777" w:rsidR="00A27FAC" w:rsidRDefault="00000000">
      <w:pPr>
        <w:pStyle w:val="000"/>
        <w:ind w:left="2" w:firstLine="480"/>
        <w:rPr>
          <w:rFonts w:cs="Times New Roman"/>
        </w:rPr>
      </w:pPr>
      <w:r>
        <w:rPr>
          <w:rFonts w:cs="Times New Roman" w:hint="eastAsia"/>
        </w:rPr>
        <w:t>鉴于商家资质的真实性与合</w:t>
      </w:r>
      <w:proofErr w:type="gramStart"/>
      <w:r>
        <w:rPr>
          <w:rFonts w:cs="Times New Roman" w:hint="eastAsia"/>
        </w:rPr>
        <w:t>规</w:t>
      </w:r>
      <w:proofErr w:type="gramEnd"/>
      <w:r>
        <w:rPr>
          <w:rFonts w:cs="Times New Roman" w:hint="eastAsia"/>
        </w:rPr>
        <w:t>性是保障平台合法运营及用户权益的基础，所以平台管理员承担着商家审核的关键任务。管理员要严格审查商家上传的营业执照、食品经营许可证、身份证等相关资质文件信息，确保商家经营的合法性，从源头上把控平台服务质量</w:t>
      </w:r>
      <w:r>
        <w:rPr>
          <w:rFonts w:cs="Times New Roman"/>
        </w:rPr>
        <w:t>。</w:t>
      </w:r>
    </w:p>
    <w:p w14:paraId="43E2913D" w14:textId="77777777" w:rsidR="00A27FAC" w:rsidRDefault="00000000">
      <w:pPr>
        <w:pStyle w:val="000"/>
        <w:numPr>
          <w:ilvl w:val="0"/>
          <w:numId w:val="3"/>
        </w:numPr>
        <w:ind w:left="482" w:firstLineChars="0" w:firstLine="0"/>
      </w:pPr>
      <w:r>
        <w:rPr>
          <w:rFonts w:hint="eastAsia"/>
        </w:rPr>
        <w:t>用户管理</w:t>
      </w:r>
    </w:p>
    <w:p w14:paraId="0A8C8C4C" w14:textId="77777777" w:rsidR="00A27FAC" w:rsidRDefault="00000000">
      <w:pPr>
        <w:pStyle w:val="000"/>
        <w:ind w:firstLine="480"/>
        <w:rPr>
          <w:rFonts w:cs="Times New Roman"/>
        </w:rPr>
      </w:pPr>
      <w:r>
        <w:rPr>
          <w:rFonts w:cs="Times New Roman" w:hint="eastAsia"/>
        </w:rPr>
        <w:t>由于用户是平台存在的根本，良好的用户体验依赖于有效的用户管理，所以平台管理员需要负责用户管理工作。这涵盖了用户账号的管理，处理用户账号异常情况，保障用户信息安全</w:t>
      </w:r>
      <w:r>
        <w:rPr>
          <w:rFonts w:cs="Times New Roman"/>
        </w:rPr>
        <w:t>。</w:t>
      </w:r>
    </w:p>
    <w:p w14:paraId="6984B7A8" w14:textId="77777777" w:rsidR="00A27FAC" w:rsidRDefault="00000000">
      <w:pPr>
        <w:pStyle w:val="000"/>
        <w:numPr>
          <w:ilvl w:val="0"/>
          <w:numId w:val="3"/>
        </w:numPr>
        <w:ind w:left="482" w:firstLineChars="0" w:firstLine="0"/>
      </w:pPr>
      <w:r>
        <w:rPr>
          <w:rFonts w:hint="eastAsia"/>
        </w:rPr>
        <w:t>订单管理</w:t>
      </w:r>
    </w:p>
    <w:p w14:paraId="1778F69B" w14:textId="77777777" w:rsidR="00A27FAC" w:rsidRDefault="00000000">
      <w:pPr>
        <w:pStyle w:val="000"/>
        <w:ind w:firstLine="480"/>
        <w:rPr>
          <w:rFonts w:cs="Times New Roman"/>
        </w:rPr>
      </w:pPr>
      <w:r>
        <w:rPr>
          <w:rFonts w:cs="Times New Roman" w:hint="eastAsia"/>
        </w:rPr>
        <w:t>考虑到订单是平台交易的核心载体，其流转顺畅与否关乎平台的信誉与各方利益，所以平台管理员肩负着订单管理的重任。管理员不仅要实时监控订单状态，从用户下单、商家接单到配送完成的全过程进行跟踪，及时处理订单中的异常和问题，并协调商家与配送环节，确保订单高效、准确地完成</w:t>
      </w:r>
      <w:r>
        <w:rPr>
          <w:rFonts w:cs="Times New Roman"/>
        </w:rPr>
        <w:t>。</w:t>
      </w:r>
    </w:p>
    <w:p w14:paraId="30AE9C59" w14:textId="77777777" w:rsidR="00A27FAC" w:rsidRDefault="00000000">
      <w:pPr>
        <w:pStyle w:val="000"/>
        <w:numPr>
          <w:ilvl w:val="0"/>
          <w:numId w:val="3"/>
        </w:numPr>
        <w:ind w:left="482" w:firstLineChars="0" w:firstLine="0"/>
      </w:pPr>
      <w:r>
        <w:rPr>
          <w:rFonts w:hint="eastAsia"/>
        </w:rPr>
        <w:t>投诉建议管理</w:t>
      </w:r>
    </w:p>
    <w:p w14:paraId="402EE9EC" w14:textId="77777777" w:rsidR="00A27FAC" w:rsidRDefault="00000000">
      <w:pPr>
        <w:pStyle w:val="000"/>
        <w:ind w:firstLine="480"/>
        <w:rPr>
          <w:rFonts w:cs="Times New Roman"/>
        </w:rPr>
      </w:pPr>
      <w:r>
        <w:rPr>
          <w:rFonts w:cs="Times New Roman" w:hint="eastAsia"/>
        </w:rPr>
        <w:t>合理的投诉机制有助于</w:t>
      </w:r>
      <w:r>
        <w:rPr>
          <w:rFonts w:cs="Times New Roman"/>
        </w:rPr>
        <w:t>发现自身问题、改进服务</w:t>
      </w:r>
      <w:r>
        <w:rPr>
          <w:rFonts w:cs="Times New Roman" w:hint="eastAsia"/>
        </w:rPr>
        <w:t>，所以平台管理员要及时响应和处理用户的投诉与建议，深入调查问题根源，采取有效措施解决问题，并将处理结果反馈给用户，以此提升平台的服务质量与用户信任度</w:t>
      </w:r>
      <w:r>
        <w:rPr>
          <w:rFonts w:cs="Times New Roman"/>
        </w:rPr>
        <w:t>。</w:t>
      </w:r>
    </w:p>
    <w:p w14:paraId="032E5311" w14:textId="77777777" w:rsidR="00A27FAC" w:rsidRDefault="00000000">
      <w:pPr>
        <w:pStyle w:val="000"/>
        <w:numPr>
          <w:ilvl w:val="0"/>
          <w:numId w:val="3"/>
        </w:numPr>
        <w:ind w:left="482" w:firstLineChars="0" w:firstLine="0"/>
      </w:pPr>
      <w:r>
        <w:rPr>
          <w:rFonts w:hint="eastAsia"/>
        </w:rPr>
        <w:t>评价管理</w:t>
      </w:r>
    </w:p>
    <w:p w14:paraId="0AECD531" w14:textId="77777777" w:rsidR="00A27FAC" w:rsidRDefault="00000000">
      <w:pPr>
        <w:pStyle w:val="000"/>
        <w:ind w:firstLine="480"/>
      </w:pPr>
      <w:r>
        <w:rPr>
          <w:rFonts w:hint="eastAsia"/>
        </w:rPr>
        <w:t>因为评价能够直观反映商家服务与商品质量，影响其他用户的消费决策，所以平台管理员需要进行评价管理。管理员要审核评价内容，确保评价真实、客观，防止恶意刷评等不良行为，同时整理用户评价中的关键信息，反馈给商家，促进商家改进服务与商品品质。</w:t>
      </w:r>
    </w:p>
    <w:p w14:paraId="7BB7FA82" w14:textId="77777777" w:rsidR="00A27FAC" w:rsidRDefault="00000000">
      <w:pPr>
        <w:pStyle w:val="000"/>
        <w:numPr>
          <w:ilvl w:val="0"/>
          <w:numId w:val="3"/>
        </w:numPr>
        <w:ind w:left="482" w:firstLineChars="0" w:firstLine="0"/>
      </w:pPr>
      <w:r>
        <w:rPr>
          <w:rFonts w:hint="eastAsia"/>
        </w:rPr>
        <w:t>服务数据统计分析</w:t>
      </w:r>
    </w:p>
    <w:p w14:paraId="6D3A873A" w14:textId="77777777" w:rsidR="00A27FAC" w:rsidRDefault="00000000">
      <w:pPr>
        <w:pStyle w:val="000"/>
        <w:ind w:firstLine="480"/>
      </w:pPr>
      <w:r>
        <w:t>对所有商家的数据进行统计和分析是很有必要的，不仅有助于管理员监控商家销售的异常数据，及时发现诸如短期内销量骤降或激增等异常情况，排查背后是否存在菜品质量问题、竞争对手冲击，或是平台推广策略的影响，从而针对性地为商家提供解决方案，稳定业务发展</w:t>
      </w:r>
      <w:r>
        <w:rPr>
          <w:rFonts w:hint="eastAsia"/>
        </w:rPr>
        <w:t>。</w:t>
      </w:r>
    </w:p>
    <w:p w14:paraId="72111645" w14:textId="77777777" w:rsidR="00A27FAC" w:rsidRDefault="00000000">
      <w:pPr>
        <w:pStyle w:val="02"/>
        <w:rPr>
          <w:rFonts w:ascii="Times New Roman" w:hAnsi="Times New Roman" w:cs="Times New Roman"/>
        </w:rPr>
      </w:pPr>
      <w:bookmarkStart w:id="211" w:name="_Toc195901959"/>
      <w:r>
        <w:rPr>
          <w:rFonts w:ascii="Times New Roman" w:hAnsi="Times New Roman" w:cs="Times New Roman"/>
        </w:rPr>
        <w:t xml:space="preserve">3.3 </w:t>
      </w:r>
      <w:r>
        <w:rPr>
          <w:rFonts w:ascii="Times New Roman" w:hAnsi="Times New Roman" w:cs="Times New Roman"/>
        </w:rPr>
        <w:t>非功能性需求分析</w:t>
      </w:r>
      <w:bookmarkEnd w:id="211"/>
    </w:p>
    <w:p w14:paraId="56A6B0E2" w14:textId="77777777" w:rsidR="00A27FAC" w:rsidRDefault="00000000">
      <w:pPr>
        <w:pStyle w:val="000"/>
        <w:ind w:firstLine="480"/>
      </w:pPr>
      <w:r>
        <w:rPr>
          <w:rFonts w:hint="eastAsia"/>
        </w:rPr>
        <w:t>经过</w:t>
      </w:r>
      <w:r>
        <w:t>调研与分析</w:t>
      </w:r>
      <w:r>
        <w:rPr>
          <w:rFonts w:hint="eastAsia"/>
        </w:rPr>
        <w:t>“饭来了”校园外卖平台的非功能性</w:t>
      </w:r>
      <w:r>
        <w:t>需求</w:t>
      </w:r>
      <w:r>
        <w:rPr>
          <w:rFonts w:hint="eastAsia"/>
        </w:rPr>
        <w:t>主要有以下几个方面：</w:t>
      </w:r>
    </w:p>
    <w:p w14:paraId="5D1A28D3" w14:textId="77777777" w:rsidR="00A27FAC" w:rsidRDefault="00000000">
      <w:pPr>
        <w:spacing w:line="400" w:lineRule="exact"/>
        <w:ind w:firstLineChars="200" w:firstLine="480"/>
        <w:rPr>
          <w:rFonts w:cs="宋体"/>
          <w:kern w:val="0"/>
          <w:sz w:val="24"/>
        </w:rPr>
      </w:pPr>
      <w:r>
        <w:rPr>
          <w:rFonts w:cs="宋体"/>
          <w:kern w:val="0"/>
          <w:sz w:val="24"/>
        </w:rPr>
        <w:lastRenderedPageBreak/>
        <w:fldChar w:fldCharType="begin"/>
      </w:r>
      <w:r>
        <w:rPr>
          <w:rFonts w:cs="宋体"/>
          <w:kern w:val="0"/>
          <w:sz w:val="24"/>
        </w:rPr>
        <w:instrText xml:space="preserve"> </w:instrText>
      </w:r>
      <w:r>
        <w:rPr>
          <w:rFonts w:cs="宋体" w:hint="eastAsia"/>
          <w:kern w:val="0"/>
          <w:sz w:val="24"/>
        </w:rPr>
        <w:instrText>= 1 \* GB3</w:instrText>
      </w:r>
      <w:r>
        <w:rPr>
          <w:rFonts w:cs="宋体"/>
          <w:kern w:val="0"/>
          <w:sz w:val="24"/>
        </w:rPr>
        <w:instrText xml:space="preserve"> </w:instrText>
      </w:r>
      <w:r>
        <w:rPr>
          <w:rFonts w:cs="宋体"/>
          <w:kern w:val="0"/>
          <w:sz w:val="24"/>
        </w:rPr>
        <w:fldChar w:fldCharType="separate"/>
      </w:r>
      <w:r>
        <w:rPr>
          <w:rFonts w:cs="宋体" w:hint="eastAsia"/>
          <w:kern w:val="0"/>
          <w:sz w:val="24"/>
        </w:rPr>
        <w:t>①</w:t>
      </w:r>
      <w:r>
        <w:rPr>
          <w:rFonts w:cs="宋体"/>
          <w:kern w:val="0"/>
          <w:sz w:val="24"/>
        </w:rPr>
        <w:fldChar w:fldCharType="end"/>
      </w:r>
      <w:r>
        <w:rPr>
          <w:rFonts w:cs="宋体" w:hint="eastAsia"/>
          <w:kern w:val="0"/>
          <w:sz w:val="24"/>
        </w:rPr>
        <w:t>响应时间：针对高频查询的订单数据、用户信息等，通过精心优化</w:t>
      </w:r>
      <w:r>
        <w:rPr>
          <w:rFonts w:cs="宋体" w:hint="eastAsia"/>
          <w:kern w:val="0"/>
          <w:sz w:val="24"/>
        </w:rPr>
        <w:t>SQL</w:t>
      </w:r>
      <w:r>
        <w:rPr>
          <w:rFonts w:cs="宋体" w:hint="eastAsia"/>
          <w:kern w:val="0"/>
          <w:sz w:val="24"/>
          <w:vertAlign w:val="superscript"/>
        </w:rPr>
        <w:t>[6]</w:t>
      </w:r>
      <w:r>
        <w:rPr>
          <w:rFonts w:cs="宋体" w:hint="eastAsia"/>
          <w:kern w:val="0"/>
          <w:sz w:val="24"/>
        </w:rPr>
        <w:t>语句以及合理创建索引，确保数据检索高效进行。此外，借助</w:t>
      </w:r>
      <w:r>
        <w:rPr>
          <w:rFonts w:cs="宋体" w:hint="eastAsia"/>
          <w:kern w:val="0"/>
          <w:sz w:val="24"/>
        </w:rPr>
        <w:t>Redis</w:t>
      </w:r>
      <w:r>
        <w:rPr>
          <w:rFonts w:cs="宋体" w:hint="eastAsia"/>
          <w:kern w:val="0"/>
          <w:sz w:val="24"/>
        </w:rPr>
        <w:t>缓存技术，将热门菜品等访问频繁的数据缓存至内存，使得此类数据读取能够在毫秒级完成，有效减少数据库</w:t>
      </w:r>
      <w:r>
        <w:rPr>
          <w:rFonts w:cs="宋体" w:hint="eastAsia"/>
          <w:kern w:val="0"/>
          <w:sz w:val="24"/>
        </w:rPr>
        <w:t>I/O</w:t>
      </w:r>
      <w:r>
        <w:rPr>
          <w:rFonts w:cs="宋体" w:hint="eastAsia"/>
          <w:kern w:val="0"/>
          <w:sz w:val="24"/>
        </w:rPr>
        <w:t>操作，经测试，这一系列措施可使系统整体响应时间平均缩短</w:t>
      </w:r>
      <w:r>
        <w:rPr>
          <w:rFonts w:cs="宋体" w:hint="eastAsia"/>
          <w:kern w:val="0"/>
          <w:sz w:val="24"/>
        </w:rPr>
        <w:t>50%</w:t>
      </w:r>
      <w:r>
        <w:rPr>
          <w:rFonts w:cs="宋体" w:hint="eastAsia"/>
          <w:kern w:val="0"/>
          <w:sz w:val="24"/>
        </w:rPr>
        <w:t>以上，极大提升用户操作体验。</w:t>
      </w:r>
    </w:p>
    <w:p w14:paraId="2BB67E5F" w14:textId="77777777" w:rsidR="00A27FAC" w:rsidRDefault="00000000">
      <w:pPr>
        <w:spacing w:line="400" w:lineRule="exact"/>
        <w:ind w:firstLineChars="200" w:firstLine="480"/>
        <w:rPr>
          <w:rFonts w:cs="宋体"/>
          <w:kern w:val="0"/>
          <w:sz w:val="24"/>
        </w:rPr>
      </w:pPr>
      <w:r>
        <w:rPr>
          <w:rFonts w:cs="宋体"/>
          <w:kern w:val="0"/>
          <w:sz w:val="24"/>
        </w:rPr>
        <w:fldChar w:fldCharType="begin"/>
      </w:r>
      <w:r>
        <w:rPr>
          <w:rFonts w:cs="宋体"/>
          <w:kern w:val="0"/>
          <w:sz w:val="24"/>
        </w:rPr>
        <w:instrText xml:space="preserve"> </w:instrText>
      </w:r>
      <w:r>
        <w:rPr>
          <w:rFonts w:cs="宋体" w:hint="eastAsia"/>
          <w:kern w:val="0"/>
          <w:sz w:val="24"/>
        </w:rPr>
        <w:instrText>= 2 \* GB3</w:instrText>
      </w:r>
      <w:r>
        <w:rPr>
          <w:rFonts w:cs="宋体"/>
          <w:kern w:val="0"/>
          <w:sz w:val="24"/>
        </w:rPr>
        <w:instrText xml:space="preserve"> </w:instrText>
      </w:r>
      <w:r>
        <w:rPr>
          <w:rFonts w:cs="宋体"/>
          <w:kern w:val="0"/>
          <w:sz w:val="24"/>
        </w:rPr>
        <w:fldChar w:fldCharType="separate"/>
      </w:r>
      <w:r>
        <w:rPr>
          <w:rFonts w:cs="宋体" w:hint="eastAsia"/>
          <w:kern w:val="0"/>
          <w:sz w:val="24"/>
        </w:rPr>
        <w:t>②</w:t>
      </w:r>
      <w:r>
        <w:rPr>
          <w:rFonts w:cs="宋体"/>
          <w:kern w:val="0"/>
          <w:sz w:val="24"/>
        </w:rPr>
        <w:fldChar w:fldCharType="end"/>
      </w:r>
      <w:r>
        <w:rPr>
          <w:rFonts w:cs="宋体"/>
          <w:kern w:val="0"/>
          <w:sz w:val="24"/>
        </w:rPr>
        <w:t>安全性</w:t>
      </w:r>
      <w:r>
        <w:rPr>
          <w:rFonts w:cs="宋体" w:hint="eastAsia"/>
          <w:kern w:val="0"/>
          <w:sz w:val="24"/>
        </w:rPr>
        <w:t>：为保障系统的安全性，在用户注册与登录阶段，平台会对密码展开严格验证，并采用</w:t>
      </w:r>
      <w:r>
        <w:rPr>
          <w:rFonts w:cs="宋体" w:hint="eastAsia"/>
          <w:kern w:val="0"/>
          <w:sz w:val="24"/>
        </w:rPr>
        <w:t>MD5</w:t>
      </w:r>
      <w:r>
        <w:rPr>
          <w:rFonts w:cs="宋体" w:hint="eastAsia"/>
          <w:kern w:val="0"/>
          <w:sz w:val="24"/>
        </w:rPr>
        <w:t>加密技术</w:t>
      </w:r>
      <w:r>
        <w:rPr>
          <w:rFonts w:cs="宋体" w:hint="eastAsia"/>
          <w:kern w:val="0"/>
          <w:sz w:val="24"/>
          <w:vertAlign w:val="superscript"/>
        </w:rPr>
        <w:t>[7]</w:t>
      </w:r>
      <w:r>
        <w:rPr>
          <w:rFonts w:cs="宋体" w:hint="eastAsia"/>
          <w:kern w:val="0"/>
          <w:sz w:val="24"/>
        </w:rPr>
        <w:t>进行处理。这一系列措施能够有效确保数据在传输和处理的整个过程中，不会出现被窃取或篡改的情况。</w:t>
      </w:r>
    </w:p>
    <w:p w14:paraId="131ACA72" w14:textId="77777777" w:rsidR="00A27FAC" w:rsidRDefault="00000000">
      <w:pPr>
        <w:spacing w:line="400" w:lineRule="exact"/>
        <w:ind w:firstLineChars="200" w:firstLine="480"/>
        <w:rPr>
          <w:rFonts w:cs="宋体"/>
          <w:color w:val="FF0000"/>
          <w:kern w:val="0"/>
          <w:sz w:val="24"/>
        </w:rPr>
      </w:pPr>
      <w:r>
        <w:rPr>
          <w:rFonts w:cs="宋体"/>
          <w:kern w:val="0"/>
          <w:sz w:val="24"/>
        </w:rPr>
        <w:fldChar w:fldCharType="begin"/>
      </w:r>
      <w:r>
        <w:rPr>
          <w:rFonts w:cs="宋体"/>
          <w:kern w:val="0"/>
          <w:sz w:val="24"/>
        </w:rPr>
        <w:instrText xml:space="preserve"> </w:instrText>
      </w:r>
      <w:r>
        <w:rPr>
          <w:rFonts w:cs="宋体" w:hint="eastAsia"/>
          <w:kern w:val="0"/>
          <w:sz w:val="24"/>
        </w:rPr>
        <w:instrText>= 3 \* GB3</w:instrText>
      </w:r>
      <w:r>
        <w:rPr>
          <w:rFonts w:cs="宋体"/>
          <w:kern w:val="0"/>
          <w:sz w:val="24"/>
        </w:rPr>
        <w:instrText xml:space="preserve"> </w:instrText>
      </w:r>
      <w:r>
        <w:rPr>
          <w:rFonts w:cs="宋体"/>
          <w:kern w:val="0"/>
          <w:sz w:val="24"/>
        </w:rPr>
        <w:fldChar w:fldCharType="separate"/>
      </w:r>
      <w:r>
        <w:rPr>
          <w:rFonts w:cs="宋体" w:hint="eastAsia"/>
          <w:kern w:val="0"/>
          <w:sz w:val="24"/>
        </w:rPr>
        <w:t>③</w:t>
      </w:r>
      <w:r>
        <w:rPr>
          <w:rFonts w:cs="宋体"/>
          <w:kern w:val="0"/>
          <w:sz w:val="24"/>
        </w:rPr>
        <w:fldChar w:fldCharType="end"/>
      </w:r>
      <w:r>
        <w:rPr>
          <w:rFonts w:cs="宋体"/>
          <w:kern w:val="0"/>
          <w:sz w:val="24"/>
        </w:rPr>
        <w:t>可靠性</w:t>
      </w:r>
      <w:r>
        <w:rPr>
          <w:rFonts w:cs="宋体" w:hint="eastAsia"/>
          <w:kern w:val="0"/>
          <w:sz w:val="24"/>
        </w:rPr>
        <w:t>：</w:t>
      </w:r>
      <w:r>
        <w:rPr>
          <w:rFonts w:cs="宋体" w:hint="eastAsia"/>
          <w:kern w:val="0"/>
          <w:sz w:val="24"/>
          <w:highlight w:val="yellow"/>
          <w:rPrChange w:id="212" w:author="炏燚" w:date="2025-05-05T18:33:00Z">
            <w:rPr>
              <w:rFonts w:cs="宋体" w:hint="eastAsia"/>
              <w:kern w:val="0"/>
              <w:sz w:val="24"/>
            </w:rPr>
          </w:rPrChange>
        </w:rPr>
        <w:t>系统采用</w:t>
      </w:r>
      <w:r>
        <w:rPr>
          <w:rFonts w:cs="宋体"/>
          <w:kern w:val="0"/>
          <w:sz w:val="24"/>
          <w:highlight w:val="yellow"/>
          <w:rPrChange w:id="213" w:author="炏燚" w:date="2025-05-05T18:33:00Z">
            <w:rPr>
              <w:rFonts w:cs="宋体"/>
              <w:kern w:val="0"/>
              <w:sz w:val="24"/>
            </w:rPr>
          </w:rPrChange>
        </w:rPr>
        <w:t>GitHub</w:t>
      </w:r>
      <w:r>
        <w:rPr>
          <w:rFonts w:cs="宋体" w:hint="eastAsia"/>
          <w:kern w:val="0"/>
          <w:sz w:val="24"/>
          <w:highlight w:val="yellow"/>
          <w:rPrChange w:id="214" w:author="炏燚" w:date="2025-05-05T18:33:00Z">
            <w:rPr>
              <w:rFonts w:cs="宋体" w:hint="eastAsia"/>
              <w:kern w:val="0"/>
              <w:sz w:val="24"/>
            </w:rPr>
          </w:rPrChange>
        </w:rPr>
        <w:t>来进行版本管理，保存各个迭代版本，此体系不仅实现了代码资产的安全存储</w:t>
      </w:r>
      <w:commentRangeStart w:id="215"/>
      <w:commentRangeEnd w:id="215"/>
      <w:r>
        <w:commentReference w:id="215"/>
      </w:r>
      <w:r>
        <w:rPr>
          <w:rFonts w:cs="宋体"/>
          <w:kern w:val="0"/>
          <w:sz w:val="24"/>
        </w:rPr>
        <w:t>，</w:t>
      </w:r>
      <w:r>
        <w:rPr>
          <w:rFonts w:cs="宋体" w:hint="eastAsia"/>
          <w:kern w:val="0"/>
          <w:sz w:val="24"/>
        </w:rPr>
        <w:t>还能</w:t>
      </w:r>
      <w:r>
        <w:rPr>
          <w:rFonts w:cs="宋体"/>
          <w:kern w:val="0"/>
          <w:sz w:val="24"/>
        </w:rPr>
        <w:t>从开发源头</w:t>
      </w:r>
      <w:proofErr w:type="gramStart"/>
      <w:r>
        <w:rPr>
          <w:rFonts w:cs="宋体"/>
          <w:kern w:val="0"/>
          <w:sz w:val="24"/>
        </w:rPr>
        <w:t>到部署上线全</w:t>
      </w:r>
      <w:proofErr w:type="gramEnd"/>
      <w:r>
        <w:rPr>
          <w:rFonts w:cs="宋体"/>
          <w:kern w:val="0"/>
          <w:sz w:val="24"/>
        </w:rPr>
        <w:t>链路提升了系统的可维护性与故障恢复能力，为校园外卖平台的长期可靠运行提供了技术保障。</w:t>
      </w:r>
    </w:p>
    <w:p w14:paraId="7A05FEE7" w14:textId="77777777" w:rsidR="00A27FAC" w:rsidRDefault="00A27FAC">
      <w:pPr>
        <w:spacing w:line="400" w:lineRule="exact"/>
        <w:ind w:firstLineChars="200" w:firstLine="480"/>
        <w:rPr>
          <w:rFonts w:cs="宋体"/>
          <w:color w:val="FF0000"/>
          <w:kern w:val="0"/>
          <w:sz w:val="24"/>
        </w:rPr>
      </w:pPr>
    </w:p>
    <w:p w14:paraId="3671D40A" w14:textId="77777777" w:rsidR="00A27FAC" w:rsidRDefault="00A27FAC">
      <w:pPr>
        <w:spacing w:line="400" w:lineRule="exact"/>
        <w:ind w:firstLineChars="200" w:firstLine="420"/>
        <w:rPr>
          <w:kern w:val="0"/>
          <w:szCs w:val="21"/>
        </w:rPr>
        <w:sectPr w:rsidR="00A27FAC">
          <w:headerReference w:type="default" r:id="rId43"/>
          <w:pgSz w:w="11906" w:h="16838"/>
          <w:pgMar w:top="1701" w:right="1701" w:bottom="1417" w:left="1701" w:header="1247" w:footer="1021" w:gutter="0"/>
          <w:cols w:space="720"/>
          <w:docGrid w:type="lines" w:linePitch="319"/>
        </w:sectPr>
      </w:pPr>
    </w:p>
    <w:p w14:paraId="6C7BAC41" w14:textId="77777777" w:rsidR="00A27FAC" w:rsidRDefault="00000000">
      <w:pPr>
        <w:pStyle w:val="010"/>
        <w:rPr>
          <w:rFonts w:ascii="Times New Roman" w:hAnsi="Times New Roman"/>
          <w:b/>
        </w:rPr>
      </w:pPr>
      <w:bookmarkStart w:id="216" w:name="_Toc195901960"/>
      <w:bookmarkStart w:id="217" w:name="_Toc14637584"/>
      <w:r>
        <w:rPr>
          <w:rFonts w:ascii="Times New Roman" w:hAnsi="Times New Roman"/>
        </w:rPr>
        <w:lastRenderedPageBreak/>
        <w:t xml:space="preserve">4 </w:t>
      </w:r>
      <w:r>
        <w:rPr>
          <w:rFonts w:ascii="Times New Roman" w:hAnsi="Times New Roman"/>
        </w:rPr>
        <w:t>系统设计</w:t>
      </w:r>
      <w:bookmarkEnd w:id="216"/>
      <w:bookmarkEnd w:id="217"/>
    </w:p>
    <w:p w14:paraId="5F8C28CE" w14:textId="77777777" w:rsidR="00A27FAC" w:rsidRDefault="00000000">
      <w:pPr>
        <w:pStyle w:val="02"/>
        <w:rPr>
          <w:rFonts w:ascii="Times New Roman" w:hAnsi="Times New Roman" w:cs="Times New Roman"/>
        </w:rPr>
      </w:pPr>
      <w:bookmarkStart w:id="218" w:name="_Toc14637585"/>
      <w:bookmarkStart w:id="219" w:name="_Toc195901961"/>
      <w:r>
        <w:rPr>
          <w:rFonts w:ascii="Times New Roman" w:hAnsi="Times New Roman" w:cs="Times New Roman"/>
        </w:rPr>
        <w:t xml:space="preserve">4.1 </w:t>
      </w:r>
      <w:r>
        <w:rPr>
          <w:rFonts w:ascii="Times New Roman" w:hAnsi="Times New Roman" w:cs="Times New Roman"/>
        </w:rPr>
        <w:t>系统总体设计</w:t>
      </w:r>
      <w:bookmarkEnd w:id="218"/>
      <w:bookmarkEnd w:id="219"/>
    </w:p>
    <w:p w14:paraId="1F0655F5" w14:textId="77777777" w:rsidR="00A27FAC" w:rsidRDefault="00000000">
      <w:pPr>
        <w:pStyle w:val="000"/>
        <w:ind w:firstLine="480"/>
        <w:rPr>
          <w:rFonts w:cs="Times New Roman"/>
        </w:rPr>
      </w:pPr>
      <w:r>
        <w:rPr>
          <w:rFonts w:hint="eastAsia"/>
        </w:rPr>
        <w:t>“饭来了”校园外卖平台</w:t>
      </w:r>
      <w:r>
        <w:rPr>
          <w:rFonts w:cs="Times New Roman" w:hint="eastAsia"/>
        </w:rPr>
        <w:t>在技术架构设计上遵循分层解耦与模块化开发</w:t>
      </w:r>
      <w:r>
        <w:rPr>
          <w:rFonts w:cs="Times New Roman" w:hint="eastAsia"/>
          <w:vertAlign w:val="superscript"/>
        </w:rPr>
        <w:t>[8]</w:t>
      </w:r>
      <w:r>
        <w:rPr>
          <w:rFonts w:cs="Times New Roman" w:hint="eastAsia"/>
        </w:rPr>
        <w:t>原则，通过多技术</w:t>
      </w:r>
      <w:proofErr w:type="gramStart"/>
      <w:r>
        <w:rPr>
          <w:rFonts w:cs="Times New Roman" w:hint="eastAsia"/>
        </w:rPr>
        <w:t>栈</w:t>
      </w:r>
      <w:proofErr w:type="gramEnd"/>
      <w:r>
        <w:rPr>
          <w:rFonts w:cs="Times New Roman" w:hint="eastAsia"/>
        </w:rPr>
        <w:t>的有机整合构建了具备高性能、高可用性及可扩展能力的应用体系。在后端开发中，以</w:t>
      </w:r>
      <w:r>
        <w:rPr>
          <w:rFonts w:cs="Times New Roman" w:hint="eastAsia"/>
        </w:rPr>
        <w:t>Spring Boot</w:t>
      </w:r>
      <w:r>
        <w:rPr>
          <w:rFonts w:cs="Times New Roman" w:hint="eastAsia"/>
        </w:rPr>
        <w:t>框架作为基础开发平台，使用</w:t>
      </w:r>
      <w:r>
        <w:rPr>
          <w:rFonts w:cs="Times New Roman" w:hint="eastAsia"/>
        </w:rPr>
        <w:t>Swagger</w:t>
      </w:r>
      <w:r>
        <w:rPr>
          <w:rFonts w:cs="Times New Roman" w:hint="eastAsia"/>
        </w:rPr>
        <w:t>工具实现</w:t>
      </w:r>
      <w:r>
        <w:rPr>
          <w:rFonts w:cs="Times New Roman" w:hint="eastAsia"/>
        </w:rPr>
        <w:t>API</w:t>
      </w:r>
      <w:r>
        <w:rPr>
          <w:rFonts w:cs="Times New Roman" w:hint="eastAsia"/>
        </w:rPr>
        <w:t>的可视化设计与自动文档生成。在持久层开发中，采用</w:t>
      </w:r>
      <w:r>
        <w:rPr>
          <w:rFonts w:cs="Times New Roman" w:hint="eastAsia"/>
        </w:rPr>
        <w:t>SSM</w:t>
      </w:r>
      <w:r>
        <w:rPr>
          <w:rFonts w:cs="Times New Roman" w:hint="eastAsia"/>
        </w:rPr>
        <w:t>框架组合并结合</w:t>
      </w:r>
      <w:proofErr w:type="spellStart"/>
      <w:r>
        <w:rPr>
          <w:rFonts w:cs="Times New Roman" w:hint="eastAsia"/>
        </w:rPr>
        <w:t>MyBatis</w:t>
      </w:r>
      <w:proofErr w:type="spellEnd"/>
      <w:r>
        <w:rPr>
          <w:rFonts w:cs="Times New Roman" w:hint="eastAsia"/>
        </w:rPr>
        <w:t xml:space="preserve"> Plus</w:t>
      </w:r>
      <w:r>
        <w:rPr>
          <w:rFonts w:cs="Times New Roman" w:hint="eastAsia"/>
        </w:rPr>
        <w:t>工具，提升了数据访问层的开发效率。数据库采用</w:t>
      </w:r>
      <w:r>
        <w:rPr>
          <w:rFonts w:cs="Times New Roman" w:hint="eastAsia"/>
        </w:rPr>
        <w:t>MySQL</w:t>
      </w:r>
      <w:r>
        <w:rPr>
          <w:rFonts w:cs="Times New Roman" w:hint="eastAsia"/>
        </w:rPr>
        <w:t>关系型数据库和</w:t>
      </w:r>
      <w:r>
        <w:rPr>
          <w:rFonts w:cs="Times New Roman" w:hint="eastAsia"/>
        </w:rPr>
        <w:t>Redis</w:t>
      </w:r>
      <w:r>
        <w:rPr>
          <w:rFonts w:cs="Times New Roman" w:hint="eastAsia"/>
        </w:rPr>
        <w:t>作为缓存组件，通过</w:t>
      </w:r>
      <w:r>
        <w:rPr>
          <w:rFonts w:cs="Times New Roman" w:hint="eastAsia"/>
        </w:rPr>
        <w:t>Sharding JDBC</w:t>
      </w:r>
      <w:r>
        <w:rPr>
          <w:rFonts w:cs="Times New Roman" w:hint="eastAsia"/>
        </w:rPr>
        <w:t>实现数据库集群，对数据库查询请求进行负载均衡</w:t>
      </w:r>
      <w:r>
        <w:rPr>
          <w:rFonts w:cs="Times New Roman" w:hint="eastAsia"/>
          <w:vertAlign w:val="superscript"/>
        </w:rPr>
        <w:t>[9]</w:t>
      </w:r>
      <w:r>
        <w:rPr>
          <w:rFonts w:cs="Times New Roman" w:hint="eastAsia"/>
        </w:rPr>
        <w:t>，并结合</w:t>
      </w:r>
      <w:r>
        <w:rPr>
          <w:rFonts w:cs="Times New Roman" w:hint="eastAsia"/>
        </w:rPr>
        <w:t>Spring Cache</w:t>
      </w:r>
      <w:r>
        <w:rPr>
          <w:rFonts w:cs="Times New Roman" w:hint="eastAsia"/>
        </w:rPr>
        <w:t>技术对高频访问数据进行缓存管理，降低数据库压力并提升响应速度。在前端开发中，主要采用</w:t>
      </w:r>
      <w:r>
        <w:rPr>
          <w:rFonts w:cs="Times New Roman" w:hint="eastAsia"/>
        </w:rPr>
        <w:t>Vue.js</w:t>
      </w:r>
      <w:r>
        <w:rPr>
          <w:rFonts w:cs="Times New Roman" w:hint="eastAsia"/>
        </w:rPr>
        <w:t>进行项目框架的构建，结合</w:t>
      </w:r>
      <w:r>
        <w:rPr>
          <w:rFonts w:cs="Times New Roman" w:hint="eastAsia"/>
        </w:rPr>
        <w:t>Element UI</w:t>
      </w:r>
      <w:r>
        <w:rPr>
          <w:rFonts w:cs="Times New Roman" w:hint="eastAsia"/>
        </w:rPr>
        <w:t>和</w:t>
      </w:r>
      <w:proofErr w:type="spellStart"/>
      <w:r>
        <w:rPr>
          <w:rFonts w:cs="Times New Roman" w:hint="eastAsia"/>
        </w:rPr>
        <w:t>ECherts</w:t>
      </w:r>
      <w:proofErr w:type="spellEnd"/>
      <w:r>
        <w:rPr>
          <w:rFonts w:cs="Times New Roman" w:hint="eastAsia"/>
        </w:rPr>
        <w:t>进行页面的开发。最终实现了餐饮企业后台管理与消费者移动端应用的高效协同与稳定支撑</w:t>
      </w:r>
      <w:r>
        <w:rPr>
          <w:rFonts w:cs="Times New Roman"/>
        </w:rPr>
        <w:t>。系统整体架构图如图</w:t>
      </w:r>
      <w:r>
        <w:rPr>
          <w:rFonts w:cs="Times New Roman"/>
        </w:rPr>
        <w:t>4.1</w:t>
      </w:r>
      <w:r>
        <w:rPr>
          <w:rFonts w:cs="Times New Roman"/>
        </w:rPr>
        <w:t>所示。</w:t>
      </w:r>
      <w:commentRangeStart w:id="220"/>
      <w:commentRangeEnd w:id="220"/>
      <w:r>
        <w:commentReference w:id="220"/>
      </w:r>
    </w:p>
    <w:commentRangeStart w:id="221"/>
    <w:p w14:paraId="1D04812D" w14:textId="77777777" w:rsidR="00A27FAC" w:rsidRDefault="00000000">
      <w:pPr>
        <w:pStyle w:val="05"/>
      </w:pPr>
      <w:r>
        <w:rPr>
          <w:rFonts w:hint="eastAsia"/>
        </w:rPr>
        <w:object w:dxaOrig="8490" w:dyaOrig="4051" w14:anchorId="7C827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9pt;height:202.9pt" o:ole="">
            <v:imagedata r:id="rId44" o:title=""/>
          </v:shape>
          <o:OLEObject Type="Embed" ProgID="Visio.Drawing.15" ShapeID="_x0000_i1025" DrawAspect="Content" ObjectID="_1808159144" r:id="rId45"/>
        </w:object>
      </w:r>
      <w:commentRangeEnd w:id="221"/>
      <w:r>
        <w:commentReference w:id="221"/>
      </w:r>
    </w:p>
    <w:p w14:paraId="47AD86A7" w14:textId="77777777" w:rsidR="00A27FAC" w:rsidRDefault="00000000">
      <w:pPr>
        <w:jc w:val="center"/>
        <w:rPr>
          <w:color w:val="000000"/>
          <w:kern w:val="0"/>
          <w:szCs w:val="21"/>
        </w:rPr>
      </w:pPr>
      <w:r>
        <w:rPr>
          <w:color w:val="000000"/>
          <w:kern w:val="0"/>
          <w:szCs w:val="21"/>
        </w:rPr>
        <w:t>图</w:t>
      </w:r>
      <w:r>
        <w:rPr>
          <w:color w:val="000000"/>
          <w:kern w:val="0"/>
          <w:szCs w:val="21"/>
        </w:rPr>
        <w:t xml:space="preserve">4.1  </w:t>
      </w:r>
      <w:r>
        <w:rPr>
          <w:color w:val="000000"/>
          <w:kern w:val="0"/>
          <w:szCs w:val="21"/>
        </w:rPr>
        <w:t>总体架构图</w:t>
      </w:r>
    </w:p>
    <w:p w14:paraId="6713A090" w14:textId="77777777" w:rsidR="00A27FAC" w:rsidRDefault="00000000">
      <w:pPr>
        <w:pStyle w:val="02"/>
        <w:rPr>
          <w:rFonts w:ascii="Times New Roman" w:hAnsi="Times New Roman" w:cs="Times New Roman"/>
        </w:rPr>
      </w:pPr>
      <w:bookmarkStart w:id="222" w:name="_Toc14637586"/>
      <w:bookmarkStart w:id="223" w:name="_Toc195901962"/>
      <w:r>
        <w:rPr>
          <w:rFonts w:ascii="Times New Roman" w:hAnsi="Times New Roman" w:cs="Times New Roman"/>
        </w:rPr>
        <w:t xml:space="preserve">4.2 </w:t>
      </w:r>
      <w:r>
        <w:rPr>
          <w:rFonts w:ascii="Times New Roman" w:hAnsi="Times New Roman" w:cs="Times New Roman"/>
        </w:rPr>
        <w:t>系统功能结构设计</w:t>
      </w:r>
      <w:bookmarkEnd w:id="222"/>
      <w:bookmarkEnd w:id="223"/>
    </w:p>
    <w:p w14:paraId="61AD1A98" w14:textId="77777777" w:rsidR="00A27FAC" w:rsidRDefault="00000000">
      <w:pPr>
        <w:pStyle w:val="000"/>
        <w:ind w:firstLine="480"/>
        <w:rPr>
          <w:rFonts w:cs="Times New Roman"/>
        </w:rPr>
      </w:pPr>
      <w:r>
        <w:rPr>
          <w:rFonts w:cs="Times New Roman" w:hint="eastAsia"/>
        </w:rPr>
        <w:t>根据</w:t>
      </w:r>
      <w:r>
        <w:rPr>
          <w:rFonts w:hint="eastAsia"/>
        </w:rPr>
        <w:t>“饭来了”校园外卖平台的功能需求，系统的功能结构设计大致分为两大类，分别为管理端和用户端。系统功能结构如图</w:t>
      </w:r>
      <w:r>
        <w:rPr>
          <w:rFonts w:hint="eastAsia"/>
        </w:rPr>
        <w:t>4.2</w:t>
      </w:r>
      <w:r>
        <w:rPr>
          <w:rFonts w:hint="eastAsia"/>
        </w:rPr>
        <w:t>所示</w:t>
      </w:r>
      <w:r>
        <w:rPr>
          <w:rFonts w:cs="Times New Roman"/>
        </w:rPr>
        <w:t>。</w:t>
      </w:r>
    </w:p>
    <w:p w14:paraId="15E44F6F" w14:textId="77777777" w:rsidR="00A27FAC" w:rsidRDefault="00000000" w:rsidP="00194EB5">
      <w:pPr>
        <w:pStyle w:val="05"/>
      </w:pPr>
      <w:r w:rsidRPr="00194EB5">
        <w:object w:dxaOrig="8500" w:dyaOrig="3052" w14:anchorId="5CBBB234">
          <v:shape id="_x0000_i1026" type="#_x0000_t75" style="width:424.9pt;height:153.25pt" o:ole="">
            <v:imagedata r:id="rId46" o:title=""/>
          </v:shape>
          <o:OLEObject Type="Embed" ProgID="Visio.Drawing.15" ShapeID="_x0000_i1026" DrawAspect="Content" ObjectID="_1808159145" r:id="rId47"/>
        </w:object>
      </w:r>
    </w:p>
    <w:p w14:paraId="48E21528" w14:textId="77777777" w:rsidR="00A27FAC" w:rsidRDefault="00000000">
      <w:pPr>
        <w:pStyle w:val="05"/>
        <w:rPr>
          <w:szCs w:val="21"/>
        </w:rPr>
      </w:pPr>
      <w:r>
        <w:rPr>
          <w:szCs w:val="21"/>
        </w:rPr>
        <w:t>图</w:t>
      </w:r>
      <w:r>
        <w:rPr>
          <w:szCs w:val="21"/>
        </w:rPr>
        <w:t xml:space="preserve">4.2  </w:t>
      </w:r>
      <w:r>
        <w:rPr>
          <w:szCs w:val="21"/>
        </w:rPr>
        <w:t>系统功能</w:t>
      </w:r>
      <w:del w:id="224" w:author="炏燚" w:date="2025-05-05T18:42:00Z">
        <w:r>
          <w:rPr>
            <w:szCs w:val="21"/>
          </w:rPr>
          <w:delText>模块</w:delText>
        </w:r>
      </w:del>
      <w:r>
        <w:rPr>
          <w:szCs w:val="21"/>
        </w:rPr>
        <w:t>结构</w:t>
      </w:r>
      <w:ins w:id="225" w:author="炏燚" w:date="2025-05-05T18:42:00Z">
        <w:r>
          <w:rPr>
            <w:rFonts w:hint="eastAsia"/>
            <w:szCs w:val="21"/>
          </w:rPr>
          <w:t>图</w:t>
        </w:r>
      </w:ins>
    </w:p>
    <w:p w14:paraId="55DE2BF3" w14:textId="77777777" w:rsidR="00A27FAC" w:rsidRDefault="00000000">
      <w:pPr>
        <w:pStyle w:val="000"/>
        <w:numPr>
          <w:ilvl w:val="0"/>
          <w:numId w:val="4"/>
        </w:numPr>
        <w:ind w:left="0" w:firstLine="480"/>
        <w:rPr>
          <w:rFonts w:ascii="宋体" w:hAnsi="宋体" w:hint="eastAsia"/>
        </w:rPr>
      </w:pPr>
      <w:r>
        <w:rPr>
          <w:rFonts w:ascii="宋体" w:hAnsi="宋体" w:hint="eastAsia"/>
        </w:rPr>
        <w:t>管理</w:t>
      </w:r>
      <w:proofErr w:type="gramStart"/>
      <w:r>
        <w:rPr>
          <w:rFonts w:ascii="宋体" w:hAnsi="宋体" w:hint="eastAsia"/>
        </w:rPr>
        <w:t>端功能</w:t>
      </w:r>
      <w:proofErr w:type="gramEnd"/>
      <w:r>
        <w:rPr>
          <w:rFonts w:ascii="宋体" w:hAnsi="宋体" w:hint="eastAsia"/>
        </w:rPr>
        <w:t>模块分为商家管理、商家审核、用户管理、认证管理、菜品管理、套餐管理，评价管理，建议投诉管理、个人信息管理和数据统计分析。管理</w:t>
      </w:r>
      <w:proofErr w:type="gramStart"/>
      <w:r>
        <w:rPr>
          <w:rFonts w:ascii="宋体" w:hAnsi="宋体" w:hint="eastAsia"/>
        </w:rPr>
        <w:t>端功能</w:t>
      </w:r>
      <w:proofErr w:type="gramEnd"/>
      <w:r>
        <w:rPr>
          <w:rFonts w:ascii="宋体" w:hAnsi="宋体" w:hint="eastAsia"/>
        </w:rPr>
        <w:t>主要是用于平台管理员管理商家和商家管理店铺的菜品套餐信息等核心功能模块。</w:t>
      </w:r>
    </w:p>
    <w:p w14:paraId="15D48E6A" w14:textId="77777777" w:rsidR="00A27FAC" w:rsidRDefault="00000000">
      <w:pPr>
        <w:pStyle w:val="000"/>
        <w:numPr>
          <w:ilvl w:val="0"/>
          <w:numId w:val="5"/>
        </w:numPr>
        <w:ind w:left="0" w:firstLine="480"/>
        <w:rPr>
          <w:rFonts w:ascii="宋体" w:hAnsi="宋体" w:hint="eastAsia"/>
        </w:rPr>
      </w:pPr>
      <w:r>
        <w:rPr>
          <w:rFonts w:ascii="宋体" w:hAnsi="宋体" w:hint="eastAsia"/>
        </w:rPr>
        <w:t>商家管理。商家管理是平台管理员对各个商家的信息进行管理的一个功能，便于管理所有商家。</w:t>
      </w:r>
    </w:p>
    <w:p w14:paraId="38FC5BF4" w14:textId="77777777" w:rsidR="00A27FAC" w:rsidRDefault="00000000">
      <w:pPr>
        <w:pStyle w:val="000"/>
        <w:numPr>
          <w:ilvl w:val="0"/>
          <w:numId w:val="5"/>
        </w:numPr>
        <w:ind w:left="0" w:firstLine="480"/>
        <w:rPr>
          <w:rFonts w:ascii="宋体" w:hAnsi="宋体" w:hint="eastAsia"/>
        </w:rPr>
      </w:pPr>
      <w:r>
        <w:rPr>
          <w:rFonts w:ascii="宋体" w:hAnsi="宋体" w:hint="eastAsia"/>
        </w:rPr>
        <w:t>商家审核。商家审核是平台管理员对商家进行审核的功能和操作，旨在于对各个商家注册发起的注册信息进行查验审核。</w:t>
      </w:r>
    </w:p>
    <w:p w14:paraId="33143AFF" w14:textId="77777777" w:rsidR="00A27FAC" w:rsidRDefault="00000000">
      <w:pPr>
        <w:pStyle w:val="000"/>
        <w:numPr>
          <w:ilvl w:val="0"/>
          <w:numId w:val="5"/>
        </w:numPr>
        <w:ind w:left="0" w:firstLine="480"/>
        <w:rPr>
          <w:rFonts w:ascii="宋体" w:hAnsi="宋体" w:hint="eastAsia"/>
        </w:rPr>
      </w:pPr>
      <w:r>
        <w:rPr>
          <w:rFonts w:ascii="宋体" w:hAnsi="宋体" w:hint="eastAsia"/>
        </w:rPr>
        <w:t>认证管理。平台严格审查商家营业执照等资质文件，确保用户点的每一餐都是合</w:t>
      </w:r>
      <w:proofErr w:type="gramStart"/>
      <w:r>
        <w:rPr>
          <w:rFonts w:ascii="宋体" w:hAnsi="宋体" w:hint="eastAsia"/>
        </w:rPr>
        <w:t>规</w:t>
      </w:r>
      <w:proofErr w:type="gramEnd"/>
      <w:r>
        <w:rPr>
          <w:rFonts w:ascii="宋体" w:hAnsi="宋体" w:hint="eastAsia"/>
        </w:rPr>
        <w:t>合法的。</w:t>
      </w:r>
    </w:p>
    <w:p w14:paraId="0E6E287F" w14:textId="77777777" w:rsidR="00A27FAC" w:rsidRDefault="00000000">
      <w:pPr>
        <w:pStyle w:val="000"/>
        <w:numPr>
          <w:ilvl w:val="0"/>
          <w:numId w:val="5"/>
        </w:numPr>
        <w:ind w:left="0" w:firstLine="480"/>
        <w:rPr>
          <w:rFonts w:ascii="宋体" w:hAnsi="宋体" w:hint="eastAsia"/>
        </w:rPr>
      </w:pPr>
      <w:r>
        <w:rPr>
          <w:rFonts w:ascii="宋体" w:hAnsi="宋体" w:hint="eastAsia"/>
        </w:rPr>
        <w:t>用户管理。平台管理员可查看用户姓名、联系方式等基础信息，管理账号状态，封禁或解冻异常账号。</w:t>
      </w:r>
    </w:p>
    <w:p w14:paraId="6029FAB7" w14:textId="77777777" w:rsidR="00A27FAC" w:rsidRDefault="00000000">
      <w:pPr>
        <w:pStyle w:val="000"/>
        <w:numPr>
          <w:ilvl w:val="0"/>
          <w:numId w:val="5"/>
        </w:numPr>
        <w:ind w:left="0" w:firstLine="480"/>
        <w:rPr>
          <w:rFonts w:ascii="宋体" w:hAnsi="宋体" w:hint="eastAsia"/>
        </w:rPr>
      </w:pPr>
      <w:r>
        <w:rPr>
          <w:rFonts w:ascii="宋体" w:hAnsi="宋体" w:hint="eastAsia"/>
        </w:rPr>
        <w:t>菜品管理。</w:t>
      </w:r>
      <w:r>
        <w:rPr>
          <w:rFonts w:ascii="宋体" w:hAnsi="宋体"/>
        </w:rPr>
        <w:t>菜品管理赋予平台管理员对菜品信息的精细化操作能力。商家可自主添加新菜品，详细录入菜品名称、类别、价格、图片等信息。同时，支持菜品信息的实时更新，以保持菜品信息的时效性与吸引力</w:t>
      </w:r>
    </w:p>
    <w:p w14:paraId="7AF2ED70" w14:textId="77777777" w:rsidR="00A27FAC" w:rsidRDefault="00000000">
      <w:pPr>
        <w:pStyle w:val="000"/>
        <w:numPr>
          <w:ilvl w:val="0"/>
          <w:numId w:val="5"/>
        </w:numPr>
        <w:ind w:left="0" w:firstLine="480"/>
        <w:rPr>
          <w:rFonts w:ascii="宋体" w:hAnsi="宋体" w:hint="eastAsia"/>
        </w:rPr>
      </w:pPr>
      <w:r>
        <w:rPr>
          <w:rFonts w:ascii="宋体" w:hAnsi="宋体" w:hint="eastAsia"/>
        </w:rPr>
        <w:t>套餐管理。</w:t>
      </w:r>
      <w:r>
        <w:rPr>
          <w:rFonts w:ascii="宋体" w:hAnsi="宋体"/>
        </w:rPr>
        <w:t>套餐管理为用户提供多样化的餐饮选择组合。商家可根据经营策略与用户需求，创建不同类型的套餐，如单人套餐、家庭套餐、商务套餐等。在套餐设置过程中，可灵活选择已有菜品进行组合，并为套餐设定专属价格与优惠活动。</w:t>
      </w:r>
    </w:p>
    <w:p w14:paraId="06EF5E01" w14:textId="77777777" w:rsidR="00A27FAC" w:rsidRDefault="00000000">
      <w:pPr>
        <w:pStyle w:val="000"/>
        <w:numPr>
          <w:ilvl w:val="0"/>
          <w:numId w:val="5"/>
        </w:numPr>
        <w:ind w:left="0" w:firstLine="480"/>
        <w:rPr>
          <w:rFonts w:ascii="宋体" w:hAnsi="宋体" w:hint="eastAsia"/>
        </w:rPr>
      </w:pPr>
      <w:r>
        <w:rPr>
          <w:rFonts w:ascii="宋体" w:hAnsi="宋体"/>
        </w:rPr>
        <w:t>评价管理是平台了解用户反馈、监督商家服务质量的关键窗口。用户在完成订单消费后可对商家菜品、配送服务等进行评价打分，并留下文字评论。平台管理员与商家均能查看评价内容，商家针对用户</w:t>
      </w:r>
      <w:proofErr w:type="gramStart"/>
      <w:r>
        <w:rPr>
          <w:rFonts w:ascii="宋体" w:hAnsi="宋体"/>
        </w:rPr>
        <w:t>差评可</w:t>
      </w:r>
      <w:proofErr w:type="gramEnd"/>
      <w:r>
        <w:rPr>
          <w:rFonts w:ascii="宋体" w:hAnsi="宋体"/>
        </w:rPr>
        <w:t>进行及时回复与处理，解决用户问题，改善商家形象。</w:t>
      </w:r>
    </w:p>
    <w:p w14:paraId="213705DE" w14:textId="77777777" w:rsidR="00A27FAC" w:rsidRDefault="00000000">
      <w:pPr>
        <w:pStyle w:val="000"/>
        <w:numPr>
          <w:ilvl w:val="0"/>
          <w:numId w:val="5"/>
        </w:numPr>
        <w:ind w:left="0" w:firstLine="480"/>
        <w:rPr>
          <w:rFonts w:ascii="宋体" w:hAnsi="宋体" w:hint="eastAsia"/>
        </w:rPr>
      </w:pPr>
      <w:r>
        <w:rPr>
          <w:rFonts w:ascii="宋体" w:hAnsi="宋体"/>
        </w:rPr>
        <w:t>建议投诉管理功能</w:t>
      </w:r>
      <w:r>
        <w:rPr>
          <w:rFonts w:ascii="宋体" w:hAnsi="宋体" w:hint="eastAsia"/>
        </w:rPr>
        <w:t>是</w:t>
      </w:r>
      <w:r>
        <w:rPr>
          <w:rFonts w:ascii="宋体" w:hAnsi="宋体"/>
        </w:rPr>
        <w:t>为用户提供了反馈问题与表达期望的渠道。用户在使用平台过程中，若遇到任何问题（如菜品质量问题、配送延误、平台操作不便等）或对平台有改进建议，均可通过此功能提交。平台管理员在接收到建议投诉信息后，</w:t>
      </w:r>
      <w:r>
        <w:rPr>
          <w:rFonts w:ascii="宋体" w:hAnsi="宋体"/>
        </w:rPr>
        <w:lastRenderedPageBreak/>
        <w:t>需及时进行分类处理，对于投诉问题迅速展开调查核实，协调商家与相关部门解决，并将处理结果</w:t>
      </w:r>
      <w:r>
        <w:rPr>
          <w:rFonts w:ascii="宋体" w:hAnsi="宋体" w:hint="eastAsia"/>
        </w:rPr>
        <w:t>进行</w:t>
      </w:r>
      <w:r>
        <w:rPr>
          <w:rFonts w:ascii="宋体" w:hAnsi="宋体"/>
        </w:rPr>
        <w:t>反馈</w:t>
      </w:r>
      <w:r>
        <w:rPr>
          <w:rFonts w:ascii="宋体" w:hAnsi="宋体" w:hint="eastAsia"/>
        </w:rPr>
        <w:t>。</w:t>
      </w:r>
    </w:p>
    <w:p w14:paraId="429678A4" w14:textId="77777777" w:rsidR="00A27FAC" w:rsidRDefault="00000000">
      <w:pPr>
        <w:pStyle w:val="000"/>
        <w:numPr>
          <w:ilvl w:val="0"/>
          <w:numId w:val="5"/>
        </w:numPr>
        <w:ind w:left="0" w:firstLine="480"/>
        <w:rPr>
          <w:rFonts w:ascii="宋体" w:hAnsi="宋体" w:hint="eastAsia"/>
        </w:rPr>
      </w:pPr>
      <w:r>
        <w:rPr>
          <w:rFonts w:ascii="宋体" w:hAnsi="宋体" w:hint="eastAsia"/>
        </w:rPr>
        <w:t>个人信息管理。商家</w:t>
      </w:r>
      <w:r>
        <w:rPr>
          <w:rFonts w:ascii="宋体" w:hAnsi="宋体"/>
        </w:rPr>
        <w:t>在个人中心修改姓名、联系方式等基础信息，修改密码。还能查看历史订单、收藏和优惠券等个人信息。。</w:t>
      </w:r>
    </w:p>
    <w:p w14:paraId="454B75D9" w14:textId="77777777" w:rsidR="00A27FAC" w:rsidRDefault="00000000">
      <w:pPr>
        <w:pStyle w:val="000"/>
        <w:numPr>
          <w:ilvl w:val="0"/>
          <w:numId w:val="5"/>
        </w:numPr>
        <w:ind w:left="0" w:firstLine="480"/>
        <w:rPr>
          <w:rFonts w:ascii="宋体" w:hAnsi="宋体" w:hint="eastAsia"/>
        </w:rPr>
      </w:pPr>
      <w:r>
        <w:rPr>
          <w:rFonts w:ascii="宋体" w:hAnsi="宋体"/>
        </w:rPr>
        <w:t>数据统计分析功能是系统自动收集菜品销量</w:t>
      </w:r>
      <w:r>
        <w:rPr>
          <w:rFonts w:ascii="宋体" w:hAnsi="宋体" w:hint="eastAsia"/>
        </w:rPr>
        <w:t>、近期订单量</w:t>
      </w:r>
      <w:r>
        <w:rPr>
          <w:rFonts w:ascii="宋体" w:hAnsi="宋体"/>
        </w:rPr>
        <w:t>等业务数据，生成多维度报表和可视化图表。管理员和商家据此洞察市场和用户行为，制定策略、优化服务、规划资源，推动平台发展。</w:t>
      </w:r>
    </w:p>
    <w:p w14:paraId="056E37A3" w14:textId="77777777" w:rsidR="00A27FAC" w:rsidRDefault="00000000">
      <w:pPr>
        <w:pStyle w:val="000"/>
        <w:numPr>
          <w:ilvl w:val="0"/>
          <w:numId w:val="4"/>
        </w:numPr>
        <w:ind w:left="0" w:firstLine="480"/>
        <w:rPr>
          <w:rFonts w:ascii="宋体" w:hAnsi="宋体" w:hint="eastAsia"/>
        </w:rPr>
      </w:pPr>
      <w:r>
        <w:rPr>
          <w:rFonts w:ascii="宋体" w:hAnsi="宋体" w:hint="eastAsia"/>
        </w:rPr>
        <w:t>用户</w:t>
      </w:r>
      <w:proofErr w:type="gramStart"/>
      <w:r>
        <w:rPr>
          <w:rFonts w:ascii="宋体" w:hAnsi="宋体" w:hint="eastAsia"/>
        </w:rPr>
        <w:t>端功能</w:t>
      </w:r>
      <w:proofErr w:type="gramEnd"/>
      <w:r>
        <w:rPr>
          <w:rFonts w:ascii="宋体" w:hAnsi="宋体" w:hint="eastAsia"/>
        </w:rPr>
        <w:t>主要分为个人信息管理，地址管理，购物车管理，订单管理、支付管理、菜品评价，投诉建议。用户</w:t>
      </w:r>
      <w:proofErr w:type="gramStart"/>
      <w:r>
        <w:rPr>
          <w:rFonts w:ascii="宋体" w:hAnsi="宋体" w:hint="eastAsia"/>
        </w:rPr>
        <w:t>端功能</w:t>
      </w:r>
      <w:proofErr w:type="gramEnd"/>
      <w:r>
        <w:rPr>
          <w:rFonts w:ascii="宋体" w:hAnsi="宋体" w:hint="eastAsia"/>
        </w:rPr>
        <w:t>主要是用于用户进行点餐的核心功能模块。</w:t>
      </w:r>
    </w:p>
    <w:p w14:paraId="3F0B72C8" w14:textId="77777777" w:rsidR="00A27FAC" w:rsidRDefault="00000000">
      <w:pPr>
        <w:pStyle w:val="000"/>
        <w:numPr>
          <w:ilvl w:val="0"/>
          <w:numId w:val="6"/>
        </w:numPr>
        <w:ind w:left="0" w:firstLine="480"/>
        <w:rPr>
          <w:rFonts w:ascii="宋体" w:hAnsi="宋体" w:hint="eastAsia"/>
        </w:rPr>
      </w:pPr>
      <w:r>
        <w:rPr>
          <w:rFonts w:ascii="宋体" w:hAnsi="宋体" w:hint="eastAsia"/>
        </w:rPr>
        <w:t>个人信息管理主要是</w:t>
      </w:r>
      <w:r>
        <w:rPr>
          <w:rFonts w:ascii="宋体" w:hAnsi="宋体"/>
        </w:rPr>
        <w:t>用户在个人信息管理模块，可对自身的姓名、性别、头像、联系方式等基本信息进行编辑修改，确保个人资料的准确性与个性化展示。</w:t>
      </w:r>
    </w:p>
    <w:p w14:paraId="776BAD53" w14:textId="77777777" w:rsidR="00A27FAC" w:rsidRDefault="00000000">
      <w:pPr>
        <w:pStyle w:val="000"/>
        <w:numPr>
          <w:ilvl w:val="0"/>
          <w:numId w:val="6"/>
        </w:numPr>
        <w:ind w:left="0" w:firstLine="480"/>
        <w:rPr>
          <w:rFonts w:ascii="宋体" w:hAnsi="宋体" w:hint="eastAsia"/>
        </w:rPr>
      </w:pPr>
      <w:r>
        <w:rPr>
          <w:rFonts w:ascii="宋体" w:hAnsi="宋体" w:hint="eastAsia"/>
        </w:rPr>
        <w:t>地址管理主要是</w:t>
      </w:r>
      <w:r>
        <w:rPr>
          <w:rFonts w:ascii="宋体" w:hAnsi="宋体"/>
        </w:rPr>
        <w:t>支持用户添加、编辑和删除收货地址。用户可设置默认收货地址，在下单时能快速选择，节省下单时间。对于常去地址，如家庭住址、工作单位地址等，可进行详细标注与分类管理，方便用户在不同场景下便捷使用。</w:t>
      </w:r>
    </w:p>
    <w:p w14:paraId="0ADB967B" w14:textId="77777777" w:rsidR="00A27FAC" w:rsidRDefault="00000000">
      <w:pPr>
        <w:pStyle w:val="000"/>
        <w:numPr>
          <w:ilvl w:val="0"/>
          <w:numId w:val="6"/>
        </w:numPr>
        <w:ind w:left="0" w:firstLine="480"/>
        <w:rPr>
          <w:rFonts w:ascii="宋体" w:hAnsi="宋体" w:hint="eastAsia"/>
        </w:rPr>
      </w:pPr>
      <w:r>
        <w:rPr>
          <w:rFonts w:ascii="宋体" w:hAnsi="宋体" w:hint="eastAsia"/>
        </w:rPr>
        <w:t>购物车管理主要是</w:t>
      </w:r>
      <w:r>
        <w:rPr>
          <w:rFonts w:ascii="宋体" w:hAnsi="宋体"/>
        </w:rPr>
        <w:t>用户浏览菜品时，可将心仪菜品添加至购物车。在购物车中，能对菜品数量进行增减操作，方便调整点餐分量。用户还可对购物车中的菜品进行勾选，一次性结算多款菜品，也能单独删除不想购买的菜品，灵活管理购物车内容。</w:t>
      </w:r>
    </w:p>
    <w:p w14:paraId="79D96CC2" w14:textId="77777777" w:rsidR="00A27FAC" w:rsidRDefault="00000000">
      <w:pPr>
        <w:pStyle w:val="000"/>
        <w:numPr>
          <w:ilvl w:val="0"/>
          <w:numId w:val="6"/>
        </w:numPr>
        <w:ind w:left="0" w:firstLine="480"/>
        <w:rPr>
          <w:rFonts w:ascii="宋体" w:hAnsi="宋体" w:hint="eastAsia"/>
        </w:rPr>
      </w:pPr>
      <w:r>
        <w:rPr>
          <w:rFonts w:ascii="宋体" w:hAnsi="宋体" w:hint="eastAsia"/>
        </w:rPr>
        <w:t>订单管理</w:t>
      </w:r>
      <w:ins w:id="226" w:author="炏燚" w:date="2025-05-05T18:43:00Z">
        <w:r>
          <w:rPr>
            <w:rFonts w:ascii="宋体" w:hAnsi="宋体" w:hint="eastAsia"/>
          </w:rPr>
          <w:t>功能</w:t>
        </w:r>
      </w:ins>
      <w:r>
        <w:rPr>
          <w:rFonts w:ascii="宋体" w:hAnsi="宋体" w:hint="eastAsia"/>
        </w:rPr>
        <w:t>主要是</w:t>
      </w:r>
      <w:ins w:id="227" w:author="炏燚" w:date="2025-05-05T18:43:00Z">
        <w:r>
          <w:rPr>
            <w:rFonts w:ascii="宋体" w:hAnsi="宋体" w:hint="eastAsia"/>
          </w:rPr>
          <w:t>提供给顾客、商家和管理员进行订单查看，顾客可以查看自己的订单，</w:t>
        </w:r>
      </w:ins>
      <w:ins w:id="228" w:author="炏燚" w:date="2025-05-05T18:44:00Z">
        <w:r>
          <w:rPr>
            <w:rFonts w:ascii="宋体" w:hAnsi="宋体" w:hint="eastAsia"/>
          </w:rPr>
          <w:t>商家可以，...。这些</w:t>
        </w:r>
      </w:ins>
      <w:r>
        <w:rPr>
          <w:rFonts w:ascii="宋体" w:hAnsi="宋体" w:hint="eastAsia"/>
        </w:rPr>
        <w:t>用户可在此查看订单状态，包括待付款、待接单、配送中、已完成等状态。对于待付款订单，用户可选择取消订单或继续支付；对于已完成订单，可查看订单详情，包括菜品明细、价格、配送信息等。还能对历史订单进行查询，方便回顾消费记录。</w:t>
      </w:r>
    </w:p>
    <w:p w14:paraId="23C48AB5" w14:textId="77777777" w:rsidR="00A27FAC" w:rsidRDefault="00000000">
      <w:pPr>
        <w:pStyle w:val="000"/>
        <w:numPr>
          <w:ilvl w:val="0"/>
          <w:numId w:val="6"/>
        </w:numPr>
        <w:ind w:left="0" w:firstLine="480"/>
        <w:rPr>
          <w:rFonts w:ascii="宋体" w:hAnsi="宋体" w:hint="eastAsia"/>
        </w:rPr>
      </w:pPr>
      <w:r>
        <w:rPr>
          <w:rFonts w:ascii="宋体" w:hAnsi="宋体" w:hint="eastAsia"/>
          <w:highlight w:val="yellow"/>
          <w:rPrChange w:id="229" w:author="炏燚" w:date="2025-05-05T18:44:00Z">
            <w:rPr>
              <w:rFonts w:ascii="宋体" w:hAnsi="宋体" w:hint="eastAsia"/>
            </w:rPr>
          </w:rPrChange>
        </w:rPr>
        <w:t>支付管理主要是平台提供多种支付方式</w:t>
      </w:r>
      <w:r>
        <w:rPr>
          <w:rFonts w:ascii="宋体" w:hAnsi="宋体"/>
        </w:rPr>
        <w:t>，如</w:t>
      </w:r>
      <w:proofErr w:type="gramStart"/>
      <w:r>
        <w:rPr>
          <w:rFonts w:ascii="宋体" w:hAnsi="宋体"/>
        </w:rPr>
        <w:t>微信支付</w:t>
      </w:r>
      <w:proofErr w:type="gramEnd"/>
      <w:r>
        <w:rPr>
          <w:rFonts w:ascii="宋体" w:hAnsi="宋体" w:hint="eastAsia"/>
        </w:rPr>
        <w:t>和</w:t>
      </w:r>
      <w:r>
        <w:rPr>
          <w:rFonts w:ascii="宋体" w:hAnsi="宋体"/>
        </w:rPr>
        <w:t>支付宝支付，用户可根据自身习惯选择。支付管理模块确保支付过程安全、便捷，在用户确认支付后，实时反馈支付结果，若支付失败，会提示用户可能的原因并引导解决。</w:t>
      </w:r>
    </w:p>
    <w:p w14:paraId="172420F6" w14:textId="77777777" w:rsidR="00A27FAC" w:rsidRDefault="00000000">
      <w:pPr>
        <w:pStyle w:val="000"/>
        <w:numPr>
          <w:ilvl w:val="0"/>
          <w:numId w:val="6"/>
        </w:numPr>
        <w:ind w:left="0" w:firstLine="480"/>
        <w:rPr>
          <w:rFonts w:ascii="宋体" w:hAnsi="宋体" w:hint="eastAsia"/>
        </w:rPr>
      </w:pPr>
      <w:r>
        <w:rPr>
          <w:rFonts w:ascii="宋体" w:hAnsi="宋体" w:hint="eastAsia"/>
        </w:rPr>
        <w:t>菜品评价主要是</w:t>
      </w:r>
      <w:r>
        <w:rPr>
          <w:rFonts w:ascii="宋体" w:hAnsi="宋体"/>
        </w:rPr>
        <w:t>用户在完成用餐后，可针对订单中的菜品进行评价。评价内容包括菜品口味、分量、</w:t>
      </w:r>
      <w:proofErr w:type="gramStart"/>
      <w:r>
        <w:rPr>
          <w:rFonts w:ascii="宋体" w:hAnsi="宋体"/>
        </w:rPr>
        <w:t>食材新鲜</w:t>
      </w:r>
      <w:proofErr w:type="gramEnd"/>
      <w:r>
        <w:rPr>
          <w:rFonts w:ascii="宋体" w:hAnsi="宋体"/>
        </w:rPr>
        <w:t>度等方面，用户可给出星级评分，并附上文字评价，为其他用户提供参考，同时也帮助商家了解菜品的优缺点，以便改进。</w:t>
      </w:r>
    </w:p>
    <w:p w14:paraId="6CF7C062" w14:textId="77777777" w:rsidR="00A27FAC" w:rsidRDefault="00000000">
      <w:pPr>
        <w:pStyle w:val="000"/>
        <w:numPr>
          <w:ilvl w:val="0"/>
          <w:numId w:val="6"/>
        </w:numPr>
        <w:ind w:left="0" w:firstLine="480"/>
        <w:rPr>
          <w:rFonts w:ascii="宋体" w:hAnsi="宋体" w:hint="eastAsia"/>
        </w:rPr>
      </w:pPr>
      <w:r>
        <w:rPr>
          <w:rFonts w:ascii="宋体" w:hAnsi="宋体" w:hint="eastAsia"/>
          <w:highlight w:val="yellow"/>
          <w:rPrChange w:id="230" w:author="炏燚" w:date="2025-05-05T18:43:00Z">
            <w:rPr>
              <w:rFonts w:ascii="宋体" w:hAnsi="宋体" w:hint="eastAsia"/>
            </w:rPr>
          </w:rPrChange>
        </w:rPr>
        <w:t>投诉建议</w:t>
      </w:r>
      <w:ins w:id="231" w:author="炏燚" w:date="2025-05-05T18:43:00Z">
        <w:r>
          <w:rPr>
            <w:rFonts w:ascii="宋体" w:hAnsi="宋体" w:hint="eastAsia"/>
            <w:highlight w:val="yellow"/>
          </w:rPr>
          <w:t>：</w:t>
        </w:r>
      </w:ins>
      <w:r>
        <w:rPr>
          <w:rFonts w:ascii="宋体" w:hAnsi="宋体" w:hint="eastAsia"/>
          <w:highlight w:val="yellow"/>
          <w:rPrChange w:id="232" w:author="炏燚" w:date="2025-05-05T18:43:00Z">
            <w:rPr>
              <w:rFonts w:ascii="宋体" w:hAnsi="宋体" w:hint="eastAsia"/>
            </w:rPr>
          </w:rPrChange>
        </w:rPr>
        <w:t>当用户在使用平台过程中遇到问题</w:t>
      </w:r>
      <w:r>
        <w:rPr>
          <w:rFonts w:ascii="宋体" w:hAnsi="宋体"/>
        </w:rPr>
        <w:t>，如菜品质量问题、配送服务不佳等，可通过投诉功能详细描述问题情况，并上</w:t>
      </w:r>
      <w:proofErr w:type="gramStart"/>
      <w:r>
        <w:rPr>
          <w:rFonts w:ascii="宋体" w:hAnsi="宋体"/>
        </w:rPr>
        <w:t>传相关</w:t>
      </w:r>
      <w:proofErr w:type="gramEnd"/>
      <w:r>
        <w:rPr>
          <w:rFonts w:ascii="宋体" w:hAnsi="宋体"/>
        </w:rPr>
        <w:t>证据图片，平台会及时跟进处理。若用户对平台有优化建议，如希望增加新菜品类别、改进界面设计等，也能通过此功能提交，助力平台不断完善服务。</w:t>
      </w:r>
      <w:bookmarkStart w:id="233" w:name="_Toc31912"/>
      <w:bookmarkStart w:id="234" w:name="_Toc8406370"/>
    </w:p>
    <w:p w14:paraId="330F8765" w14:textId="77777777" w:rsidR="00A27FAC" w:rsidRDefault="00000000">
      <w:pPr>
        <w:pStyle w:val="02"/>
        <w:rPr>
          <w:rFonts w:ascii="Times New Roman" w:hAnsi="Times New Roman" w:cs="Times New Roman"/>
        </w:rPr>
      </w:pPr>
      <w:bookmarkStart w:id="235" w:name="_Toc195901963"/>
      <w:r>
        <w:rPr>
          <w:rFonts w:ascii="Times New Roman" w:hAnsi="Times New Roman" w:cs="Times New Roman"/>
        </w:rPr>
        <w:lastRenderedPageBreak/>
        <w:t xml:space="preserve">4.3 </w:t>
      </w:r>
      <w:r>
        <w:rPr>
          <w:rFonts w:ascii="Times New Roman" w:hAnsi="Times New Roman" w:cs="Times New Roman"/>
        </w:rPr>
        <w:t>数据库设计</w:t>
      </w:r>
      <w:bookmarkEnd w:id="235"/>
    </w:p>
    <w:p w14:paraId="5FC1E84F" w14:textId="77777777" w:rsidR="00A27FAC" w:rsidRDefault="00000000">
      <w:pPr>
        <w:pStyle w:val="03"/>
        <w:rPr>
          <w:rFonts w:ascii="Times New Roman" w:hAnsi="Times New Roman" w:cs="Times New Roman"/>
        </w:rPr>
      </w:pPr>
      <w:bookmarkStart w:id="236" w:name="_Toc195901964"/>
      <w:r>
        <w:rPr>
          <w:rFonts w:ascii="Times New Roman" w:hAnsi="Times New Roman" w:cs="Times New Roman"/>
        </w:rPr>
        <w:t>4.</w:t>
      </w:r>
      <w:bookmarkStart w:id="237" w:name="_Toc29659"/>
      <w:bookmarkStart w:id="238" w:name="_Toc8406371"/>
      <w:bookmarkEnd w:id="233"/>
      <w:bookmarkEnd w:id="234"/>
      <w:r>
        <w:rPr>
          <w:rFonts w:ascii="Times New Roman" w:hAnsi="Times New Roman" w:cs="Times New Roman"/>
        </w:rPr>
        <w:t xml:space="preserve">3.1 </w:t>
      </w:r>
      <w:bookmarkEnd w:id="237"/>
      <w:bookmarkEnd w:id="238"/>
      <w:r>
        <w:rPr>
          <w:rFonts w:ascii="Times New Roman" w:hAnsi="Times New Roman" w:cs="Times New Roman"/>
        </w:rPr>
        <w:t>数据库概要结构设计</w:t>
      </w:r>
      <w:bookmarkEnd w:id="236"/>
    </w:p>
    <w:p w14:paraId="2CFA152A" w14:textId="77777777" w:rsidR="00A27FAC" w:rsidRDefault="00000000">
      <w:pPr>
        <w:pStyle w:val="000"/>
        <w:ind w:firstLine="480"/>
        <w:rPr>
          <w:rFonts w:cs="Times New Roman"/>
        </w:rPr>
      </w:pPr>
      <w:r>
        <w:rPr>
          <w:rFonts w:cs="Times New Roman"/>
        </w:rPr>
        <w:t>根据</w:t>
      </w:r>
      <w:r>
        <w:rPr>
          <w:rFonts w:hint="eastAsia"/>
        </w:rPr>
        <w:t>“饭来了”校园外卖平台</w:t>
      </w:r>
      <w:r>
        <w:rPr>
          <w:rFonts w:cs="Times New Roman"/>
        </w:rPr>
        <w:t>的功能结构设计图，可以快速地分析出</w:t>
      </w:r>
      <w:r>
        <w:rPr>
          <w:rFonts w:hint="eastAsia"/>
        </w:rPr>
        <w:t>“饭来了”校园外卖平台</w:t>
      </w:r>
      <w:r>
        <w:rPr>
          <w:rFonts w:cs="Times New Roman"/>
        </w:rPr>
        <w:t>的实体，以及实体与实体之间的关系。基于</w:t>
      </w:r>
      <w:r>
        <w:rPr>
          <w:rFonts w:hint="eastAsia"/>
        </w:rPr>
        <w:t>“饭来了”校园外卖平台</w:t>
      </w:r>
      <w:r>
        <w:rPr>
          <w:rFonts w:cs="Times New Roman"/>
        </w:rPr>
        <w:t>部分主要实体之间的具体关系如图</w:t>
      </w:r>
      <w:r>
        <w:rPr>
          <w:rFonts w:cs="Times New Roman"/>
        </w:rPr>
        <w:t>4.3</w:t>
      </w:r>
      <w:r>
        <w:rPr>
          <w:rFonts w:cs="Times New Roman"/>
        </w:rPr>
        <w:t>所示。</w:t>
      </w:r>
    </w:p>
    <w:commentRangeStart w:id="239"/>
    <w:p w14:paraId="6C7A59DC" w14:textId="77777777" w:rsidR="00A27FAC" w:rsidRDefault="00000000">
      <w:pPr>
        <w:pStyle w:val="05"/>
      </w:pPr>
      <w:r>
        <w:rPr>
          <w:rFonts w:hint="eastAsia"/>
        </w:rPr>
        <w:object w:dxaOrig="8490" w:dyaOrig="4395" w14:anchorId="643682F8">
          <v:shape id="_x0000_i1027" type="#_x0000_t75" style="width:424.9pt;height:219.25pt" o:ole="">
            <v:imagedata r:id="rId48" o:title=""/>
          </v:shape>
          <o:OLEObject Type="Embed" ProgID="Visio.Drawing.15" ShapeID="_x0000_i1027" DrawAspect="Content" ObjectID="_1808159146" r:id="rId49"/>
        </w:object>
      </w:r>
      <w:commentRangeEnd w:id="239"/>
      <w:r>
        <w:commentReference w:id="239"/>
      </w:r>
    </w:p>
    <w:p w14:paraId="712EE60C" w14:textId="77777777" w:rsidR="00A27FAC" w:rsidRDefault="00000000">
      <w:pPr>
        <w:pStyle w:val="04"/>
      </w:pPr>
      <w:r>
        <w:t>图</w:t>
      </w:r>
      <w:r>
        <w:t xml:space="preserve">4.3 </w:t>
      </w:r>
      <w:r>
        <w:t>全局</w:t>
      </w:r>
      <w:r>
        <w:t>E-R</w:t>
      </w:r>
      <w:r>
        <w:t>关系图</w:t>
      </w:r>
    </w:p>
    <w:p w14:paraId="7140059B" w14:textId="77777777" w:rsidR="00A27FAC" w:rsidRDefault="00000000">
      <w:pPr>
        <w:pStyle w:val="000"/>
        <w:ind w:firstLine="480"/>
        <w:rPr>
          <w:rFonts w:cs="Times New Roman"/>
        </w:rPr>
      </w:pPr>
      <w:r>
        <w:rPr>
          <w:rFonts w:cs="Times New Roman"/>
        </w:rPr>
        <w:t>根据实体关系图可以清晰的看实体与实体之间存在的关系，而每个实体都具有一些属性。以下列</w:t>
      </w:r>
      <w:r>
        <w:rPr>
          <w:rFonts w:hint="eastAsia"/>
        </w:rPr>
        <w:t>“饭来了”校园外卖平台</w:t>
      </w:r>
      <w:r>
        <w:rPr>
          <w:rFonts w:cs="Times New Roman"/>
        </w:rPr>
        <w:t>的主要实体</w:t>
      </w:r>
      <w:r>
        <w:rPr>
          <w:rFonts w:cs="Times New Roman"/>
        </w:rPr>
        <w:t>E-R</w:t>
      </w:r>
      <w:r>
        <w:rPr>
          <w:rFonts w:cs="Times New Roman"/>
        </w:rPr>
        <w:t>图。</w:t>
      </w:r>
    </w:p>
    <w:p w14:paraId="6E5D1515" w14:textId="77777777" w:rsidR="00A27FAC" w:rsidRDefault="00000000">
      <w:pPr>
        <w:pStyle w:val="000"/>
        <w:ind w:firstLine="480"/>
        <w:rPr>
          <w:rFonts w:cs="Times New Roman"/>
        </w:rPr>
      </w:pPr>
      <w:r>
        <w:rPr>
          <w:rFonts w:cs="Times New Roman"/>
        </w:rPr>
        <w:t>用户</w:t>
      </w:r>
      <w:r>
        <w:rPr>
          <w:rFonts w:cs="Times New Roman" w:hint="eastAsia"/>
        </w:rPr>
        <w:t>实体</w:t>
      </w:r>
      <w:r>
        <w:rPr>
          <w:rFonts w:cs="Times New Roman"/>
        </w:rPr>
        <w:t>用于存储系统用户的基本信息，是用户相关操作的基础。其主要属性包括唯一标识</w:t>
      </w:r>
      <w:r>
        <w:rPr>
          <w:rFonts w:cs="Times New Roman" w:hint="eastAsia"/>
        </w:rPr>
        <w:t>、</w:t>
      </w:r>
      <w:r>
        <w:rPr>
          <w:rFonts w:cs="Times New Roman"/>
        </w:rPr>
        <w:t>姓名、手机号、性别</w:t>
      </w:r>
      <w:r>
        <w:rPr>
          <w:rFonts w:cs="Times New Roman" w:hint="eastAsia"/>
        </w:rPr>
        <w:t>、头像、状态，来</w:t>
      </w:r>
      <w:r>
        <w:rPr>
          <w:rFonts w:cs="Times New Roman"/>
        </w:rPr>
        <w:t>记录用户的基本信息；</w:t>
      </w:r>
      <w:r>
        <w:rPr>
          <w:rFonts w:cs="Times New Roman" w:hint="eastAsia"/>
        </w:rPr>
        <w:t>其中</w:t>
      </w:r>
      <w:r>
        <w:rPr>
          <w:rFonts w:cs="Times New Roman"/>
        </w:rPr>
        <w:t>头像</w:t>
      </w:r>
      <w:r>
        <w:rPr>
          <w:rFonts w:cs="Times New Roman" w:hint="eastAsia"/>
        </w:rPr>
        <w:t>用于</w:t>
      </w:r>
      <w:r>
        <w:rPr>
          <w:rFonts w:cs="Times New Roman"/>
        </w:rPr>
        <w:t>存储用户的头像图片</w:t>
      </w:r>
      <w:r>
        <w:rPr>
          <w:rFonts w:cs="Times New Roman" w:hint="eastAsia"/>
        </w:rPr>
        <w:t>，</w:t>
      </w:r>
      <w:r>
        <w:rPr>
          <w:rFonts w:cs="Times New Roman"/>
        </w:rPr>
        <w:t>状态控制</w:t>
      </w:r>
      <w:r>
        <w:rPr>
          <w:rFonts w:cs="Times New Roman" w:hint="eastAsia"/>
        </w:rPr>
        <w:t>用于</w:t>
      </w:r>
      <w:r>
        <w:rPr>
          <w:rFonts w:cs="Times New Roman"/>
        </w:rPr>
        <w:t>用户账号的启用或禁用，用户实体图如图</w:t>
      </w:r>
      <w:r>
        <w:rPr>
          <w:rFonts w:cs="Times New Roman"/>
        </w:rPr>
        <w:t>4.4</w:t>
      </w:r>
      <w:r>
        <w:rPr>
          <w:rFonts w:cs="Times New Roman"/>
        </w:rPr>
        <w:t>所示。</w:t>
      </w:r>
    </w:p>
    <w:p w14:paraId="2F2DD38F" w14:textId="77777777" w:rsidR="00A27FAC" w:rsidRDefault="00000000">
      <w:pPr>
        <w:pStyle w:val="05"/>
      </w:pPr>
      <w:r>
        <w:rPr>
          <w:rFonts w:hint="eastAsia"/>
        </w:rPr>
        <w:object w:dxaOrig="5835" w:dyaOrig="2708" w14:anchorId="148D5A63">
          <v:shape id="_x0000_i1028" type="#_x0000_t75" style="width:291.25pt;height:134.75pt" o:ole="">
            <v:imagedata r:id="rId50" o:title=""/>
          </v:shape>
          <o:OLEObject Type="Embed" ProgID="Visio.Drawing.15" ShapeID="_x0000_i1028" DrawAspect="Content" ObjectID="_1808159147" r:id="rId51"/>
        </w:object>
      </w:r>
    </w:p>
    <w:p w14:paraId="5B12B1FE" w14:textId="77777777" w:rsidR="00A27FAC" w:rsidRDefault="00000000">
      <w:pPr>
        <w:pStyle w:val="04"/>
      </w:pPr>
      <w:r>
        <w:t>图</w:t>
      </w:r>
      <w:r>
        <w:t xml:space="preserve">4.4  </w:t>
      </w:r>
      <w:del w:id="240" w:author="炏燚" w:date="2025-05-05T18:49:00Z">
        <w:r>
          <w:delText>用户</w:delText>
        </w:r>
      </w:del>
      <w:ins w:id="241" w:author="炏燚" w:date="2025-05-05T18:49:00Z">
        <w:r>
          <w:rPr>
            <w:rFonts w:hint="eastAsia"/>
          </w:rPr>
          <w:t>顾客</w:t>
        </w:r>
      </w:ins>
      <w:r>
        <w:t>实体图</w:t>
      </w:r>
    </w:p>
    <w:p w14:paraId="6C31E16D" w14:textId="77777777" w:rsidR="00A27FAC" w:rsidRDefault="00000000">
      <w:pPr>
        <w:pStyle w:val="000"/>
        <w:ind w:firstLine="480"/>
        <w:rPr>
          <w:rFonts w:cs="Times New Roman"/>
        </w:rPr>
      </w:pPr>
      <w:r>
        <w:rPr>
          <w:rFonts w:cs="Times New Roman"/>
        </w:rPr>
        <w:t>购物车</w:t>
      </w:r>
      <w:r>
        <w:rPr>
          <w:rFonts w:cs="Times New Roman" w:hint="eastAsia"/>
        </w:rPr>
        <w:t>实体</w:t>
      </w:r>
      <w:r>
        <w:rPr>
          <w:rFonts w:cs="Times New Roman"/>
        </w:rPr>
        <w:t>用于存储用户购物车中的商品信息，方便用户管理和结算购物车中的商品。</w:t>
      </w:r>
      <w:r>
        <w:rPr>
          <w:rFonts w:cs="Times New Roman" w:hint="eastAsia"/>
        </w:rPr>
        <w:t>用户</w:t>
      </w:r>
      <w:r>
        <w:rPr>
          <w:rFonts w:cs="Times New Roman" w:hint="eastAsia"/>
        </w:rPr>
        <w:t>id</w:t>
      </w:r>
      <w:r>
        <w:rPr>
          <w:rFonts w:cs="Times New Roman"/>
        </w:rPr>
        <w:t>关联用户</w:t>
      </w:r>
      <w:r>
        <w:rPr>
          <w:rFonts w:cs="Times New Roman" w:hint="eastAsia"/>
        </w:rPr>
        <w:t>信息</w:t>
      </w:r>
      <w:r>
        <w:rPr>
          <w:rFonts w:cs="Times New Roman"/>
        </w:rPr>
        <w:t>，确定购物车所属用户；</w:t>
      </w:r>
      <w:r>
        <w:rPr>
          <w:rFonts w:cs="Times New Roman" w:hint="eastAsia"/>
        </w:rPr>
        <w:t>菜品</w:t>
      </w:r>
      <w:r>
        <w:rPr>
          <w:rFonts w:cs="Times New Roman" w:hint="eastAsia"/>
        </w:rPr>
        <w:t>id</w:t>
      </w:r>
      <w:r>
        <w:rPr>
          <w:rFonts w:cs="Times New Roman"/>
        </w:rPr>
        <w:t>和</w:t>
      </w:r>
      <w:r>
        <w:rPr>
          <w:rFonts w:cs="Times New Roman" w:hint="eastAsia"/>
        </w:rPr>
        <w:t>套餐</w:t>
      </w:r>
      <w:r>
        <w:rPr>
          <w:rFonts w:cs="Times New Roman"/>
        </w:rPr>
        <w:t>id</w:t>
      </w:r>
      <w:r>
        <w:rPr>
          <w:rFonts w:cs="Times New Roman"/>
        </w:rPr>
        <w:t>分别关联菜品表和套餐表，确定商品类型；口味记录商品的口味；数量、金额用于计算购</w:t>
      </w:r>
      <w:r>
        <w:rPr>
          <w:rFonts w:cs="Times New Roman"/>
        </w:rPr>
        <w:lastRenderedPageBreak/>
        <w:t>物车中商品的总价；</w:t>
      </w:r>
      <w:r>
        <w:rPr>
          <w:rFonts w:cs="Times New Roman" w:hint="eastAsia"/>
        </w:rPr>
        <w:t>最后，创建时间</w:t>
      </w:r>
      <w:r>
        <w:rPr>
          <w:rFonts w:cs="Times New Roman"/>
        </w:rPr>
        <w:t>记录商品加入购物车的时间</w:t>
      </w:r>
      <w:r>
        <w:rPr>
          <w:rFonts w:cs="Times New Roman" w:hint="eastAsia"/>
        </w:rPr>
        <w:t>。因此，其重要属性包括</w:t>
      </w:r>
      <w:r>
        <w:rPr>
          <w:rFonts w:cs="Times New Roman"/>
        </w:rPr>
        <w:t>唯一标识</w:t>
      </w:r>
      <w:r>
        <w:rPr>
          <w:rFonts w:cs="Times New Roman" w:hint="eastAsia"/>
        </w:rPr>
        <w:t>、</w:t>
      </w:r>
      <w:r>
        <w:rPr>
          <w:rFonts w:cs="Times New Roman"/>
        </w:rPr>
        <w:t>名称、图片</w:t>
      </w:r>
      <w:r>
        <w:rPr>
          <w:rFonts w:cs="Times New Roman" w:hint="eastAsia"/>
        </w:rPr>
        <w:t>、用户</w:t>
      </w:r>
      <w:r>
        <w:rPr>
          <w:rFonts w:cs="Times New Roman" w:hint="eastAsia"/>
        </w:rPr>
        <w:t>id</w:t>
      </w:r>
      <w:r>
        <w:rPr>
          <w:rFonts w:cs="Times New Roman" w:hint="eastAsia"/>
        </w:rPr>
        <w:t>、菜品</w:t>
      </w:r>
      <w:r>
        <w:rPr>
          <w:rFonts w:cs="Times New Roman" w:hint="eastAsia"/>
        </w:rPr>
        <w:t>id</w:t>
      </w:r>
      <w:r>
        <w:rPr>
          <w:rFonts w:cs="Times New Roman" w:hint="eastAsia"/>
        </w:rPr>
        <w:t>、套餐</w:t>
      </w:r>
      <w:r>
        <w:rPr>
          <w:rFonts w:cs="Times New Roman"/>
        </w:rPr>
        <w:t>id</w:t>
      </w:r>
      <w:r>
        <w:rPr>
          <w:rFonts w:cs="Times New Roman" w:hint="eastAsia"/>
        </w:rPr>
        <w:t>、</w:t>
      </w:r>
      <w:r>
        <w:rPr>
          <w:rFonts w:cs="Times New Roman"/>
        </w:rPr>
        <w:t>口味</w:t>
      </w:r>
      <w:r>
        <w:rPr>
          <w:rFonts w:cs="Times New Roman" w:hint="eastAsia"/>
        </w:rPr>
        <w:t>、</w:t>
      </w:r>
      <w:r>
        <w:rPr>
          <w:rFonts w:cs="Times New Roman"/>
        </w:rPr>
        <w:t>数量、金额</w:t>
      </w:r>
      <w:r>
        <w:rPr>
          <w:rFonts w:cs="Times New Roman" w:hint="eastAsia"/>
        </w:rPr>
        <w:t>、创建时间</w:t>
      </w:r>
      <w:r>
        <w:rPr>
          <w:rFonts w:cs="Times New Roman"/>
        </w:rPr>
        <w:t>记录商品的基本信息</w:t>
      </w:r>
      <w:r>
        <w:rPr>
          <w:rFonts w:cs="Times New Roman" w:hint="eastAsia"/>
        </w:rPr>
        <w:t>。购物车</w:t>
      </w:r>
      <w:r>
        <w:rPr>
          <w:rFonts w:cs="Times New Roman"/>
        </w:rPr>
        <w:t>详情实体图如</w:t>
      </w:r>
      <w:r>
        <w:rPr>
          <w:rFonts w:cs="Times New Roman"/>
        </w:rPr>
        <w:t>4.5</w:t>
      </w:r>
      <w:r>
        <w:rPr>
          <w:rFonts w:cs="Times New Roman"/>
        </w:rPr>
        <w:t>所示。</w:t>
      </w:r>
    </w:p>
    <w:p w14:paraId="50A20743" w14:textId="77777777" w:rsidR="00A27FAC" w:rsidRDefault="00000000">
      <w:pPr>
        <w:pStyle w:val="05"/>
      </w:pPr>
      <w:r>
        <w:rPr>
          <w:rFonts w:hint="eastAsia"/>
        </w:rPr>
        <w:object w:dxaOrig="5824" w:dyaOrig="4503" w14:anchorId="7FB951D8">
          <v:shape id="_x0000_i1029" type="#_x0000_t75" style="width:291.25pt;height:225.8pt" o:ole="">
            <v:imagedata r:id="rId52" o:title=""/>
          </v:shape>
          <o:OLEObject Type="Embed" ProgID="Visio.Drawing.15" ShapeID="_x0000_i1029" DrawAspect="Content" ObjectID="_1808159148" r:id="rId53"/>
        </w:object>
      </w:r>
    </w:p>
    <w:p w14:paraId="72FD6822" w14:textId="77777777" w:rsidR="00A27FAC" w:rsidRDefault="00000000">
      <w:pPr>
        <w:pStyle w:val="04"/>
      </w:pPr>
      <w:r>
        <w:t>图</w:t>
      </w:r>
      <w:r>
        <w:t>4.</w:t>
      </w:r>
      <w:r>
        <w:rPr>
          <w:rFonts w:hint="eastAsia"/>
        </w:rPr>
        <w:t>5</w:t>
      </w:r>
      <w:r>
        <w:t xml:space="preserve">  </w:t>
      </w:r>
      <w:r>
        <w:rPr>
          <w:rFonts w:hint="eastAsia"/>
        </w:rPr>
        <w:t>购物车</w:t>
      </w:r>
      <w:r>
        <w:t>实体图</w:t>
      </w:r>
    </w:p>
    <w:p w14:paraId="39D23766" w14:textId="77777777" w:rsidR="00A27FAC" w:rsidRDefault="00000000">
      <w:pPr>
        <w:pStyle w:val="000"/>
        <w:ind w:firstLine="480"/>
        <w:rPr>
          <w:rFonts w:cs="Times New Roman"/>
        </w:rPr>
      </w:pPr>
      <w:r>
        <w:rPr>
          <w:rFonts w:cs="Times New Roman" w:hint="eastAsia"/>
        </w:rPr>
        <w:t>用户自己对每个</w:t>
      </w:r>
      <w:r>
        <w:rPr>
          <w:rFonts w:cs="Times New Roman"/>
        </w:rPr>
        <w:t>菜品</w:t>
      </w:r>
      <w:r>
        <w:rPr>
          <w:rFonts w:cs="Times New Roman" w:hint="eastAsia"/>
        </w:rPr>
        <w:t>有不同的</w:t>
      </w:r>
      <w:r>
        <w:rPr>
          <w:rFonts w:cs="Times New Roman"/>
        </w:rPr>
        <w:t>口味</w:t>
      </w:r>
      <w:r>
        <w:rPr>
          <w:rFonts w:cs="Times New Roman" w:hint="eastAsia"/>
        </w:rPr>
        <w:t>喜好，所以</w:t>
      </w:r>
      <w:r>
        <w:rPr>
          <w:rFonts w:cs="Times New Roman"/>
        </w:rPr>
        <w:t>菜品口味</w:t>
      </w:r>
      <w:r>
        <w:rPr>
          <w:rFonts w:cs="Times New Roman" w:hint="eastAsia"/>
        </w:rPr>
        <w:t>实体是</w:t>
      </w:r>
      <w:r>
        <w:rPr>
          <w:rFonts w:cs="Times New Roman"/>
        </w:rPr>
        <w:t>用于记录菜品的口味信息，方便用户根据口味选择菜品，也便于商家管理菜品的口味选项。其主要属性包括唯一标识</w:t>
      </w:r>
      <w:r>
        <w:rPr>
          <w:rFonts w:cs="Times New Roman" w:hint="eastAsia"/>
        </w:rPr>
        <w:t>、</w:t>
      </w:r>
      <w:r>
        <w:rPr>
          <w:rFonts w:cs="Times New Roman"/>
        </w:rPr>
        <w:t>菜品</w:t>
      </w:r>
      <w:r>
        <w:rPr>
          <w:rFonts w:cs="Times New Roman" w:hint="eastAsia"/>
        </w:rPr>
        <w:t>id</w:t>
      </w:r>
      <w:r>
        <w:rPr>
          <w:rFonts w:cs="Times New Roman" w:hint="eastAsia"/>
        </w:rPr>
        <w:t>、</w:t>
      </w:r>
      <w:r>
        <w:rPr>
          <w:rFonts w:cs="Times New Roman"/>
        </w:rPr>
        <w:t>口味名称</w:t>
      </w:r>
      <w:r>
        <w:rPr>
          <w:rFonts w:cs="Times New Roman" w:hint="eastAsia"/>
        </w:rPr>
        <w:t>、</w:t>
      </w:r>
      <w:r>
        <w:rPr>
          <w:rFonts w:cs="Times New Roman"/>
        </w:rPr>
        <w:t>口味数据</w:t>
      </w:r>
      <w:r>
        <w:rPr>
          <w:rFonts w:cs="Times New Roman" w:hint="eastAsia"/>
        </w:rPr>
        <w:t>、</w:t>
      </w:r>
      <w:r>
        <w:rPr>
          <w:rFonts w:cs="Times New Roman"/>
        </w:rPr>
        <w:t>创建</w:t>
      </w:r>
      <w:r>
        <w:rPr>
          <w:rFonts w:cs="Times New Roman" w:hint="eastAsia"/>
        </w:rPr>
        <w:t>时间、</w:t>
      </w:r>
      <w:r>
        <w:rPr>
          <w:rFonts w:cs="Times New Roman"/>
        </w:rPr>
        <w:t>更新时间</w:t>
      </w:r>
      <w:r>
        <w:rPr>
          <w:rFonts w:cs="Times New Roman" w:hint="eastAsia"/>
        </w:rPr>
        <w:t>、创建人员、更新人员、</w:t>
      </w:r>
      <w:r>
        <w:rPr>
          <w:rFonts w:cs="Times New Roman"/>
        </w:rPr>
        <w:t>删除</w:t>
      </w:r>
      <w:r>
        <w:rPr>
          <w:rFonts w:cs="Times New Roman" w:hint="eastAsia"/>
        </w:rPr>
        <w:t>状态</w:t>
      </w:r>
      <w:r>
        <w:rPr>
          <w:rFonts w:cs="Times New Roman"/>
        </w:rPr>
        <w:t>。</w:t>
      </w:r>
      <w:r>
        <w:rPr>
          <w:rFonts w:cs="Times New Roman" w:hint="eastAsia"/>
        </w:rPr>
        <w:t>菜品口味</w:t>
      </w:r>
      <w:r>
        <w:rPr>
          <w:rFonts w:cs="Times New Roman"/>
        </w:rPr>
        <w:t>实体图如</w:t>
      </w:r>
      <w:r>
        <w:rPr>
          <w:rFonts w:cs="Times New Roman"/>
        </w:rPr>
        <w:t>4.</w:t>
      </w:r>
      <w:r>
        <w:rPr>
          <w:rFonts w:cs="Times New Roman" w:hint="eastAsia"/>
        </w:rPr>
        <w:t>6</w:t>
      </w:r>
      <w:r>
        <w:rPr>
          <w:rFonts w:cs="Times New Roman"/>
        </w:rPr>
        <w:t>所示。</w:t>
      </w:r>
    </w:p>
    <w:p w14:paraId="50A40C23" w14:textId="77777777" w:rsidR="00A27FAC" w:rsidRDefault="00000000">
      <w:pPr>
        <w:pStyle w:val="05"/>
      </w:pPr>
      <w:r>
        <w:rPr>
          <w:rFonts w:hint="eastAsia"/>
        </w:rPr>
        <w:object w:dxaOrig="6222" w:dyaOrig="4299" w14:anchorId="1AB1BCDE">
          <v:shape id="_x0000_i1030" type="#_x0000_t75" style="width:311.45pt;height:214.9pt" o:ole="">
            <v:imagedata r:id="rId54" o:title=""/>
          </v:shape>
          <o:OLEObject Type="Embed" ProgID="Visio.Drawing.15" ShapeID="_x0000_i1030" DrawAspect="Content" ObjectID="_1808159149" r:id="rId55"/>
        </w:object>
      </w:r>
    </w:p>
    <w:p w14:paraId="40726A84" w14:textId="77777777" w:rsidR="00A27FAC" w:rsidRDefault="00000000">
      <w:pPr>
        <w:pStyle w:val="04"/>
      </w:pPr>
      <w:r>
        <w:t>图</w:t>
      </w:r>
      <w:r>
        <w:t>4.</w:t>
      </w:r>
      <w:r>
        <w:rPr>
          <w:rFonts w:hint="eastAsia"/>
        </w:rPr>
        <w:t>6</w:t>
      </w:r>
      <w:r>
        <w:t xml:space="preserve">  </w:t>
      </w:r>
      <w:r>
        <w:rPr>
          <w:rFonts w:hint="eastAsia"/>
        </w:rPr>
        <w:t>口味</w:t>
      </w:r>
      <w:r>
        <w:t>实体图</w:t>
      </w:r>
    </w:p>
    <w:p w14:paraId="6552C3C7" w14:textId="77777777" w:rsidR="00A27FAC" w:rsidRDefault="00A27FAC">
      <w:pPr>
        <w:pStyle w:val="000"/>
        <w:ind w:firstLine="480"/>
        <w:rPr>
          <w:rFonts w:cs="Times New Roman"/>
        </w:rPr>
      </w:pPr>
    </w:p>
    <w:p w14:paraId="694A0B54" w14:textId="77777777" w:rsidR="00A27FAC" w:rsidRDefault="00000000">
      <w:pPr>
        <w:pStyle w:val="000"/>
        <w:ind w:firstLine="480"/>
        <w:rPr>
          <w:rFonts w:cs="Times New Roman"/>
        </w:rPr>
      </w:pPr>
      <w:r>
        <w:rPr>
          <w:rFonts w:cs="Times New Roman" w:hint="eastAsia"/>
        </w:rPr>
        <w:lastRenderedPageBreak/>
        <w:t>用户点餐必不可少的就是菜品，菜品实体主要属性包括、</w:t>
      </w:r>
      <w:r>
        <w:rPr>
          <w:rFonts w:cs="Times New Roman"/>
        </w:rPr>
        <w:t>唯一标识</w:t>
      </w:r>
      <w:r>
        <w:rPr>
          <w:rFonts w:cs="Times New Roman" w:hint="eastAsia"/>
        </w:rPr>
        <w:t>、</w:t>
      </w:r>
      <w:r>
        <w:rPr>
          <w:rFonts w:cs="Times New Roman"/>
        </w:rPr>
        <w:t>菜品名称</w:t>
      </w:r>
      <w:r>
        <w:rPr>
          <w:rFonts w:cs="Times New Roman" w:hint="eastAsia"/>
        </w:rPr>
        <w:t>、</w:t>
      </w:r>
      <w:r>
        <w:rPr>
          <w:rFonts w:cs="Times New Roman"/>
        </w:rPr>
        <w:t>分类</w:t>
      </w:r>
      <w:r>
        <w:rPr>
          <w:rFonts w:cs="Times New Roman" w:hint="eastAsia"/>
        </w:rPr>
        <w:t>id</w:t>
      </w:r>
      <w:r>
        <w:rPr>
          <w:rFonts w:cs="Times New Roman" w:hint="eastAsia"/>
        </w:rPr>
        <w:t>、</w:t>
      </w:r>
      <w:r>
        <w:rPr>
          <w:rFonts w:cs="Times New Roman"/>
        </w:rPr>
        <w:t>商家</w:t>
      </w:r>
      <w:r>
        <w:rPr>
          <w:rFonts w:cs="Times New Roman" w:hint="eastAsia"/>
        </w:rPr>
        <w:t>id</w:t>
      </w:r>
      <w:r>
        <w:rPr>
          <w:rFonts w:cs="Times New Roman" w:hint="eastAsia"/>
        </w:rPr>
        <w:t>、</w:t>
      </w:r>
      <w:r>
        <w:rPr>
          <w:rFonts w:cs="Times New Roman"/>
        </w:rPr>
        <w:t>菜品价格</w:t>
      </w:r>
      <w:r>
        <w:rPr>
          <w:rFonts w:cs="Times New Roman" w:hint="eastAsia"/>
        </w:rPr>
        <w:t>、</w:t>
      </w:r>
      <w:r>
        <w:rPr>
          <w:rFonts w:cs="Times New Roman"/>
        </w:rPr>
        <w:t>图片</w:t>
      </w:r>
      <w:r>
        <w:rPr>
          <w:rFonts w:cs="Times New Roman" w:hint="eastAsia"/>
        </w:rPr>
        <w:t>、</w:t>
      </w:r>
      <w:r>
        <w:rPr>
          <w:rFonts w:cs="Times New Roman"/>
        </w:rPr>
        <w:t>描述信息</w:t>
      </w:r>
      <w:r>
        <w:rPr>
          <w:rFonts w:cs="Times New Roman" w:hint="eastAsia"/>
        </w:rPr>
        <w:t>、</w:t>
      </w:r>
      <w:proofErr w:type="gramStart"/>
      <w:r>
        <w:rPr>
          <w:rFonts w:cs="Times New Roman"/>
        </w:rPr>
        <w:t>停</w:t>
      </w:r>
      <w:r>
        <w:rPr>
          <w:rFonts w:cs="Times New Roman" w:hint="eastAsia"/>
        </w:rPr>
        <w:t>启</w:t>
      </w:r>
      <w:r>
        <w:rPr>
          <w:rFonts w:cs="Times New Roman"/>
        </w:rPr>
        <w:t>售</w:t>
      </w:r>
      <w:proofErr w:type="gramEnd"/>
      <w:r>
        <w:rPr>
          <w:rFonts w:cs="Times New Roman" w:hint="eastAsia"/>
        </w:rPr>
        <w:t>状态、排序、</w:t>
      </w:r>
      <w:r>
        <w:rPr>
          <w:rFonts w:cs="Times New Roman"/>
        </w:rPr>
        <w:t>创建</w:t>
      </w:r>
      <w:r>
        <w:rPr>
          <w:rFonts w:cs="Times New Roman" w:hint="eastAsia"/>
        </w:rPr>
        <w:t>时间、</w:t>
      </w:r>
      <w:r>
        <w:rPr>
          <w:rFonts w:cs="Times New Roman"/>
        </w:rPr>
        <w:t>更新时间</w:t>
      </w:r>
      <w:r>
        <w:rPr>
          <w:rFonts w:cs="Times New Roman" w:hint="eastAsia"/>
        </w:rPr>
        <w:t>、创建人员更新人员、</w:t>
      </w:r>
      <w:r>
        <w:rPr>
          <w:rFonts w:cs="Times New Roman"/>
        </w:rPr>
        <w:t>删除</w:t>
      </w:r>
      <w:r>
        <w:rPr>
          <w:rFonts w:cs="Times New Roman" w:hint="eastAsia"/>
        </w:rPr>
        <w:t>状态</w:t>
      </w:r>
      <w:r>
        <w:rPr>
          <w:rFonts w:cs="Times New Roman"/>
        </w:rPr>
        <w:t>。</w:t>
      </w:r>
      <w:r>
        <w:rPr>
          <w:rFonts w:cs="Times New Roman" w:hint="eastAsia"/>
        </w:rPr>
        <w:t>菜品</w:t>
      </w:r>
      <w:r>
        <w:rPr>
          <w:rFonts w:cs="Times New Roman"/>
        </w:rPr>
        <w:t>实体图如</w:t>
      </w:r>
      <w:r>
        <w:rPr>
          <w:rFonts w:cs="Times New Roman"/>
        </w:rPr>
        <w:t>4.</w:t>
      </w:r>
      <w:r>
        <w:rPr>
          <w:rFonts w:cs="Times New Roman" w:hint="eastAsia"/>
        </w:rPr>
        <w:t>7</w:t>
      </w:r>
      <w:r>
        <w:rPr>
          <w:rFonts w:cs="Times New Roman"/>
        </w:rPr>
        <w:t>所示。</w:t>
      </w:r>
    </w:p>
    <w:p w14:paraId="58A17F8A" w14:textId="77777777" w:rsidR="00A27FAC" w:rsidRDefault="00000000">
      <w:pPr>
        <w:pStyle w:val="05"/>
      </w:pPr>
      <w:r>
        <w:rPr>
          <w:rFonts w:hint="eastAsia"/>
        </w:rPr>
        <w:object w:dxaOrig="7221" w:dyaOrig="4578" w14:anchorId="1B047563">
          <v:shape id="_x0000_i1031" type="#_x0000_t75" style="width:361.1pt;height:228.55pt" o:ole="">
            <v:imagedata r:id="rId56" o:title=""/>
          </v:shape>
          <o:OLEObject Type="Embed" ProgID="Visio.Drawing.15" ShapeID="_x0000_i1031" DrawAspect="Content" ObjectID="_1808159150" r:id="rId57"/>
        </w:object>
      </w:r>
    </w:p>
    <w:p w14:paraId="46A6ABCC" w14:textId="77777777" w:rsidR="00A27FAC" w:rsidRDefault="00000000">
      <w:pPr>
        <w:pStyle w:val="04"/>
      </w:pPr>
      <w:r>
        <w:t>图</w:t>
      </w:r>
      <w:r>
        <w:t>4.</w:t>
      </w:r>
      <w:r>
        <w:rPr>
          <w:rFonts w:hint="eastAsia"/>
        </w:rPr>
        <w:t>7</w:t>
      </w:r>
      <w:r>
        <w:t xml:space="preserve">  </w:t>
      </w:r>
      <w:r>
        <w:rPr>
          <w:rFonts w:hint="eastAsia"/>
        </w:rPr>
        <w:t>菜品</w:t>
      </w:r>
      <w:r>
        <w:t>实体图</w:t>
      </w:r>
    </w:p>
    <w:p w14:paraId="445713A0" w14:textId="77777777" w:rsidR="00A27FAC" w:rsidRDefault="00A27FAC">
      <w:pPr>
        <w:pStyle w:val="000"/>
        <w:ind w:firstLine="480"/>
        <w:rPr>
          <w:rFonts w:cs="Times New Roman"/>
        </w:rPr>
      </w:pPr>
    </w:p>
    <w:p w14:paraId="164EECE6" w14:textId="77777777" w:rsidR="00A27FAC" w:rsidRDefault="00000000">
      <w:pPr>
        <w:pStyle w:val="000"/>
        <w:ind w:firstLine="480"/>
        <w:rPr>
          <w:rFonts w:cs="Times New Roman"/>
        </w:rPr>
      </w:pPr>
      <w:r>
        <w:rPr>
          <w:rFonts w:cs="Times New Roman" w:hint="eastAsia"/>
        </w:rPr>
        <w:t>用户点餐时可以选择不同类型的菜品，菜品分类实体</w:t>
      </w:r>
      <w:r>
        <w:rPr>
          <w:rFonts w:cs="Times New Roman"/>
        </w:rPr>
        <w:t>主要属性包括唯一标识</w:t>
      </w:r>
      <w:r>
        <w:rPr>
          <w:rFonts w:cs="Times New Roman" w:hint="eastAsia"/>
        </w:rPr>
        <w:t>、</w:t>
      </w:r>
      <w:r>
        <w:rPr>
          <w:rFonts w:cs="Times New Roman"/>
        </w:rPr>
        <w:t>类型</w:t>
      </w:r>
      <w:r>
        <w:rPr>
          <w:rFonts w:cs="Times New Roman" w:hint="eastAsia"/>
        </w:rPr>
        <w:t>、商家</w:t>
      </w:r>
      <w:r>
        <w:rPr>
          <w:rFonts w:cs="Times New Roman" w:hint="eastAsia"/>
        </w:rPr>
        <w:t>id</w:t>
      </w:r>
      <w:r>
        <w:rPr>
          <w:rFonts w:cs="Times New Roman" w:hint="eastAsia"/>
        </w:rPr>
        <w:t>、</w:t>
      </w:r>
      <w:r>
        <w:rPr>
          <w:rFonts w:cs="Times New Roman"/>
        </w:rPr>
        <w:t>分类名称</w:t>
      </w:r>
      <w:r>
        <w:rPr>
          <w:rFonts w:cs="Times New Roman" w:hint="eastAsia"/>
        </w:rPr>
        <w:t>、</w:t>
      </w:r>
      <w:r>
        <w:rPr>
          <w:rFonts w:cs="Times New Roman"/>
        </w:rPr>
        <w:t>顺序</w:t>
      </w:r>
      <w:r>
        <w:rPr>
          <w:rFonts w:cs="Times New Roman" w:hint="eastAsia"/>
        </w:rPr>
        <w:t>、</w:t>
      </w:r>
      <w:r>
        <w:rPr>
          <w:rFonts w:cs="Times New Roman"/>
        </w:rPr>
        <w:t>创建</w:t>
      </w:r>
      <w:r>
        <w:rPr>
          <w:rFonts w:cs="Times New Roman" w:hint="eastAsia"/>
        </w:rPr>
        <w:t>时间、</w:t>
      </w:r>
      <w:r>
        <w:rPr>
          <w:rFonts w:cs="Times New Roman"/>
        </w:rPr>
        <w:t>更新时间</w:t>
      </w:r>
      <w:r>
        <w:rPr>
          <w:rFonts w:cs="Times New Roman" w:hint="eastAsia"/>
        </w:rPr>
        <w:t>、创建人员、更新人员、</w:t>
      </w:r>
      <w:r>
        <w:rPr>
          <w:rFonts w:cs="Times New Roman"/>
        </w:rPr>
        <w:t>删除</w:t>
      </w:r>
      <w:r>
        <w:rPr>
          <w:rFonts w:cs="Times New Roman" w:hint="eastAsia"/>
        </w:rPr>
        <w:t>状态</w:t>
      </w:r>
      <w:r>
        <w:rPr>
          <w:rFonts w:cs="Times New Roman"/>
        </w:rPr>
        <w:t>。</w:t>
      </w:r>
      <w:r>
        <w:rPr>
          <w:rFonts w:cs="Times New Roman" w:hint="eastAsia"/>
        </w:rPr>
        <w:t>菜品分类</w:t>
      </w:r>
      <w:r>
        <w:rPr>
          <w:rFonts w:cs="Times New Roman"/>
        </w:rPr>
        <w:t>实体图如</w:t>
      </w:r>
      <w:r>
        <w:rPr>
          <w:rFonts w:cs="Times New Roman"/>
        </w:rPr>
        <w:t>4.</w:t>
      </w:r>
      <w:r>
        <w:rPr>
          <w:rFonts w:cs="Times New Roman" w:hint="eastAsia"/>
        </w:rPr>
        <w:t>8</w:t>
      </w:r>
      <w:r>
        <w:rPr>
          <w:rFonts w:cs="Times New Roman"/>
        </w:rPr>
        <w:t>所示。</w:t>
      </w:r>
    </w:p>
    <w:p w14:paraId="6CE2E036" w14:textId="77777777" w:rsidR="00A27FAC" w:rsidRDefault="00000000">
      <w:pPr>
        <w:pStyle w:val="05"/>
      </w:pPr>
      <w:r>
        <w:rPr>
          <w:rFonts w:hint="eastAsia"/>
        </w:rPr>
        <w:object w:dxaOrig="5803" w:dyaOrig="4105" w14:anchorId="4E826A44">
          <v:shape id="_x0000_i1032" type="#_x0000_t75" style="width:290.2pt;height:205.1pt" o:ole="">
            <v:imagedata r:id="rId58" o:title=""/>
          </v:shape>
          <o:OLEObject Type="Embed" ProgID="Visio.Drawing.15" ShapeID="_x0000_i1032" DrawAspect="Content" ObjectID="_1808159151" r:id="rId59"/>
        </w:object>
      </w:r>
    </w:p>
    <w:p w14:paraId="56C05B58" w14:textId="77777777" w:rsidR="00A27FAC" w:rsidRDefault="00000000">
      <w:pPr>
        <w:pStyle w:val="04"/>
      </w:pPr>
      <w:r>
        <w:t>图</w:t>
      </w:r>
      <w:r>
        <w:t>4.</w:t>
      </w:r>
      <w:r>
        <w:rPr>
          <w:rFonts w:hint="eastAsia"/>
        </w:rPr>
        <w:t>8</w:t>
      </w:r>
      <w:r>
        <w:t xml:space="preserve">  </w:t>
      </w:r>
      <w:r>
        <w:rPr>
          <w:rFonts w:hint="eastAsia"/>
        </w:rPr>
        <w:t>菜品分类</w:t>
      </w:r>
      <w:r>
        <w:t>实体图</w:t>
      </w:r>
    </w:p>
    <w:p w14:paraId="3FA08CC9" w14:textId="77777777" w:rsidR="00A27FAC" w:rsidRDefault="00A27FAC">
      <w:pPr>
        <w:pStyle w:val="04"/>
      </w:pPr>
    </w:p>
    <w:p w14:paraId="59FB2766" w14:textId="77777777" w:rsidR="00A27FAC" w:rsidRDefault="00000000">
      <w:pPr>
        <w:pStyle w:val="000"/>
        <w:ind w:firstLine="480"/>
        <w:rPr>
          <w:rFonts w:cs="Times New Roman"/>
        </w:rPr>
      </w:pPr>
      <w:r>
        <w:rPr>
          <w:rFonts w:cs="Times New Roman" w:hint="eastAsia"/>
          <w:highlight w:val="yellow"/>
          <w:rPrChange w:id="242" w:author="炏燚" w:date="2025-05-05T18:51:00Z">
            <w:rPr>
              <w:rFonts w:cs="Times New Roman" w:hint="eastAsia"/>
            </w:rPr>
          </w:rPrChange>
        </w:rPr>
        <w:t>用户</w:t>
      </w:r>
      <w:r>
        <w:rPr>
          <w:rFonts w:cs="Times New Roman" w:hint="eastAsia"/>
        </w:rPr>
        <w:t>点餐时，可以快速选择心仪的菜品和商家可以推出活动套餐等，套餐实体</w:t>
      </w:r>
      <w:r>
        <w:t>主要属性包括唯一标识</w:t>
      </w:r>
      <w:r>
        <w:rPr>
          <w:rFonts w:hint="eastAsia"/>
        </w:rPr>
        <w:t>、</w:t>
      </w:r>
      <w:r>
        <w:t>菜品分类</w:t>
      </w:r>
      <w:r>
        <w:rPr>
          <w:rFonts w:hint="eastAsia"/>
        </w:rPr>
        <w:t>id</w:t>
      </w:r>
      <w:r>
        <w:rPr>
          <w:rFonts w:hint="eastAsia"/>
        </w:rPr>
        <w:t>、商家</w:t>
      </w:r>
      <w:r>
        <w:rPr>
          <w:rFonts w:hint="eastAsia"/>
        </w:rPr>
        <w:t>id</w:t>
      </w:r>
      <w:r>
        <w:rPr>
          <w:rFonts w:hint="eastAsia"/>
        </w:rPr>
        <w:t>、</w:t>
      </w:r>
      <w:r>
        <w:t>套餐名称</w:t>
      </w:r>
      <w:r>
        <w:rPr>
          <w:rFonts w:hint="eastAsia"/>
        </w:rPr>
        <w:t>、</w:t>
      </w:r>
      <w:r>
        <w:t>套餐价格</w:t>
      </w:r>
      <w:r>
        <w:rPr>
          <w:rFonts w:hint="eastAsia"/>
        </w:rPr>
        <w:t>、</w:t>
      </w:r>
      <w:r>
        <w:t>状态</w:t>
      </w:r>
      <w:r>
        <w:rPr>
          <w:rFonts w:hint="eastAsia"/>
        </w:rPr>
        <w:t>、</w:t>
      </w:r>
      <w:r>
        <w:t>描述</w:t>
      </w:r>
      <w:r>
        <w:lastRenderedPageBreak/>
        <w:t>信息</w:t>
      </w:r>
      <w:r>
        <w:rPr>
          <w:rFonts w:hint="eastAsia"/>
        </w:rPr>
        <w:t>、</w:t>
      </w:r>
      <w:r>
        <w:t>图片</w:t>
      </w:r>
      <w:r>
        <w:rPr>
          <w:rFonts w:hint="eastAsia"/>
        </w:rPr>
        <w:t>、</w:t>
      </w:r>
      <w:r>
        <w:rPr>
          <w:rFonts w:cs="Times New Roman"/>
        </w:rPr>
        <w:t>创建</w:t>
      </w:r>
      <w:r>
        <w:rPr>
          <w:rFonts w:cs="Times New Roman" w:hint="eastAsia"/>
        </w:rPr>
        <w:t>时间、</w:t>
      </w:r>
      <w:r>
        <w:rPr>
          <w:rFonts w:cs="Times New Roman"/>
        </w:rPr>
        <w:t>更新时间</w:t>
      </w:r>
      <w:r>
        <w:rPr>
          <w:rFonts w:cs="Times New Roman" w:hint="eastAsia"/>
        </w:rPr>
        <w:t>、创建人员、更新人员、</w:t>
      </w:r>
      <w:r>
        <w:rPr>
          <w:rFonts w:cs="Times New Roman"/>
        </w:rPr>
        <w:t>删除</w:t>
      </w:r>
      <w:r>
        <w:rPr>
          <w:rFonts w:cs="Times New Roman" w:hint="eastAsia"/>
        </w:rPr>
        <w:t>状态</w:t>
      </w:r>
      <w:r>
        <w:rPr>
          <w:rFonts w:cs="Times New Roman"/>
        </w:rPr>
        <w:t>。</w:t>
      </w:r>
      <w:r>
        <w:rPr>
          <w:rFonts w:cs="Times New Roman" w:hint="eastAsia"/>
        </w:rPr>
        <w:t>套餐</w:t>
      </w:r>
      <w:r>
        <w:rPr>
          <w:rFonts w:cs="Times New Roman"/>
        </w:rPr>
        <w:t>实体图如</w:t>
      </w:r>
      <w:r>
        <w:rPr>
          <w:rFonts w:cs="Times New Roman"/>
        </w:rPr>
        <w:t>4.</w:t>
      </w:r>
      <w:r>
        <w:rPr>
          <w:rFonts w:cs="Times New Roman" w:hint="eastAsia"/>
        </w:rPr>
        <w:t>9</w:t>
      </w:r>
      <w:r>
        <w:rPr>
          <w:rFonts w:cs="Times New Roman"/>
        </w:rPr>
        <w:t>所示。</w:t>
      </w:r>
    </w:p>
    <w:p w14:paraId="13234953" w14:textId="77777777" w:rsidR="00A27FAC" w:rsidRDefault="00000000">
      <w:pPr>
        <w:pStyle w:val="05"/>
      </w:pPr>
      <w:r>
        <w:rPr>
          <w:rFonts w:hint="eastAsia"/>
        </w:rPr>
        <w:object w:dxaOrig="5515" w:dyaOrig="3327" w14:anchorId="7A30D582">
          <v:shape id="_x0000_i1033" type="#_x0000_t75" alt="" style="width:276pt;height:166.35pt" o:ole="">
            <v:imagedata r:id="rId60" o:title=""/>
          </v:shape>
          <o:OLEObject Type="Embed" ProgID="Visio.Drawing.15" ShapeID="_x0000_i1033" DrawAspect="Content" ObjectID="_1808159152" r:id="rId61"/>
        </w:object>
      </w:r>
      <w:commentRangeStart w:id="243"/>
      <w:commentRangeEnd w:id="243"/>
      <w:r>
        <w:commentReference w:id="243"/>
      </w:r>
    </w:p>
    <w:p w14:paraId="4BC0C3C0" w14:textId="77777777" w:rsidR="00A27FAC" w:rsidRDefault="00000000">
      <w:pPr>
        <w:pStyle w:val="04"/>
      </w:pPr>
      <w:r>
        <w:t>图</w:t>
      </w:r>
      <w:r>
        <w:t>4.</w:t>
      </w:r>
      <w:r>
        <w:rPr>
          <w:rFonts w:hint="eastAsia"/>
        </w:rPr>
        <w:t>9</w:t>
      </w:r>
      <w:r>
        <w:t xml:space="preserve">  </w:t>
      </w:r>
      <w:r>
        <w:rPr>
          <w:rFonts w:hint="eastAsia"/>
        </w:rPr>
        <w:t>套餐</w:t>
      </w:r>
      <w:r>
        <w:t>实体图</w:t>
      </w:r>
    </w:p>
    <w:p w14:paraId="2877912F" w14:textId="77777777" w:rsidR="00A27FAC" w:rsidRDefault="00A27FAC">
      <w:pPr>
        <w:pStyle w:val="000"/>
        <w:ind w:firstLine="480"/>
        <w:rPr>
          <w:del w:id="244" w:author="炏燚" w:date="2025-05-05T18:52:00Z"/>
        </w:rPr>
      </w:pPr>
    </w:p>
    <w:p w14:paraId="074AB826" w14:textId="77777777" w:rsidR="00A27FAC" w:rsidRDefault="00000000">
      <w:pPr>
        <w:pStyle w:val="000"/>
        <w:ind w:firstLine="480"/>
        <w:rPr>
          <w:rFonts w:cs="Times New Roman"/>
        </w:rPr>
      </w:pPr>
      <w:r>
        <w:rPr>
          <w:rFonts w:hint="eastAsia"/>
        </w:rPr>
        <w:t>套餐明细实体</w:t>
      </w:r>
      <w:r>
        <w:t>用于记录套餐中包含的菜品信息，明确套餐的组成。其主要属性包括唯一标识</w:t>
      </w:r>
      <w:r>
        <w:rPr>
          <w:rFonts w:hint="eastAsia"/>
        </w:rPr>
        <w:t>、</w:t>
      </w:r>
      <w:r>
        <w:t>套餐</w:t>
      </w:r>
      <w:r>
        <w:rPr>
          <w:rFonts w:hint="eastAsia"/>
        </w:rPr>
        <w:t>id</w:t>
      </w:r>
      <w:r>
        <w:rPr>
          <w:rFonts w:hint="eastAsia"/>
        </w:rPr>
        <w:t>、</w:t>
      </w:r>
      <w:r>
        <w:t>菜品</w:t>
      </w:r>
      <w:r>
        <w:rPr>
          <w:rFonts w:hint="eastAsia"/>
        </w:rPr>
        <w:t>id</w:t>
      </w:r>
      <w:r>
        <w:rPr>
          <w:rFonts w:hint="eastAsia"/>
        </w:rPr>
        <w:t>、</w:t>
      </w:r>
      <w:r>
        <w:t>菜品名称</w:t>
      </w:r>
      <w:r>
        <w:rPr>
          <w:rFonts w:hint="eastAsia"/>
        </w:rPr>
        <w:t>、</w:t>
      </w:r>
      <w:r>
        <w:t>菜品原价</w:t>
      </w:r>
      <w:r>
        <w:rPr>
          <w:rFonts w:hint="eastAsia"/>
        </w:rPr>
        <w:t>、</w:t>
      </w:r>
      <w:r>
        <w:t>份数</w:t>
      </w:r>
      <w:r>
        <w:rPr>
          <w:rFonts w:hint="eastAsia"/>
        </w:rPr>
        <w:t>、</w:t>
      </w:r>
      <w:r>
        <w:t>排序</w:t>
      </w:r>
      <w:r>
        <w:rPr>
          <w:rFonts w:hint="eastAsia"/>
        </w:rPr>
        <w:t>、</w:t>
      </w:r>
      <w:r>
        <w:rPr>
          <w:rFonts w:cs="Times New Roman"/>
        </w:rPr>
        <w:t>创建</w:t>
      </w:r>
      <w:r>
        <w:rPr>
          <w:rFonts w:cs="Times New Roman" w:hint="eastAsia"/>
        </w:rPr>
        <w:t>时间、</w:t>
      </w:r>
      <w:r>
        <w:rPr>
          <w:rFonts w:cs="Times New Roman"/>
        </w:rPr>
        <w:t>更新时间</w:t>
      </w:r>
      <w:r>
        <w:rPr>
          <w:rFonts w:cs="Times New Roman" w:hint="eastAsia"/>
        </w:rPr>
        <w:t>、创建人员、更新人员、</w:t>
      </w:r>
      <w:r>
        <w:rPr>
          <w:rFonts w:cs="Times New Roman"/>
        </w:rPr>
        <w:t>删除</w:t>
      </w:r>
      <w:r>
        <w:rPr>
          <w:rFonts w:cs="Times New Roman" w:hint="eastAsia"/>
        </w:rPr>
        <w:t>状态</w:t>
      </w:r>
      <w:r>
        <w:rPr>
          <w:rFonts w:cs="Times New Roman"/>
        </w:rPr>
        <w:t>。</w:t>
      </w:r>
      <w:r>
        <w:rPr>
          <w:rFonts w:hint="eastAsia"/>
        </w:rPr>
        <w:t>套餐明细</w:t>
      </w:r>
      <w:r>
        <w:rPr>
          <w:rFonts w:cs="Times New Roman"/>
        </w:rPr>
        <w:t>实体图如</w:t>
      </w:r>
      <w:r>
        <w:rPr>
          <w:rFonts w:cs="Times New Roman"/>
        </w:rPr>
        <w:t>4.</w:t>
      </w:r>
      <w:r>
        <w:rPr>
          <w:rFonts w:cs="Times New Roman" w:hint="eastAsia"/>
        </w:rPr>
        <w:t>10</w:t>
      </w:r>
      <w:r>
        <w:rPr>
          <w:rFonts w:cs="Times New Roman"/>
        </w:rPr>
        <w:t>所示。</w:t>
      </w:r>
    </w:p>
    <w:p w14:paraId="58874CDD" w14:textId="77777777" w:rsidR="00A27FAC" w:rsidRDefault="00000000">
      <w:pPr>
        <w:pStyle w:val="05"/>
      </w:pPr>
      <w:r>
        <w:rPr>
          <w:rFonts w:hint="eastAsia"/>
        </w:rPr>
        <w:object w:dxaOrig="7393" w:dyaOrig="4460" w14:anchorId="23A5B7C4">
          <v:shape id="_x0000_i1034" type="#_x0000_t75" style="width:369.8pt;height:223.1pt" o:ole="">
            <v:imagedata r:id="rId62" o:title=""/>
          </v:shape>
          <o:OLEObject Type="Embed" ProgID="Visio.Drawing.15" ShapeID="_x0000_i1034" DrawAspect="Content" ObjectID="_1808159153" r:id="rId63"/>
        </w:object>
      </w:r>
    </w:p>
    <w:p w14:paraId="599CA9ED" w14:textId="77777777" w:rsidR="00A27FAC" w:rsidRDefault="00000000">
      <w:pPr>
        <w:pStyle w:val="04"/>
      </w:pPr>
      <w:r>
        <w:t>图</w:t>
      </w:r>
      <w:r>
        <w:t>4.</w:t>
      </w:r>
      <w:r>
        <w:rPr>
          <w:rFonts w:hint="eastAsia"/>
        </w:rPr>
        <w:t>10</w:t>
      </w:r>
      <w:r>
        <w:t xml:space="preserve">  </w:t>
      </w:r>
      <w:r>
        <w:rPr>
          <w:rFonts w:hint="eastAsia"/>
        </w:rPr>
        <w:t>套餐明细</w:t>
      </w:r>
      <w:r>
        <w:t>实体图</w:t>
      </w:r>
    </w:p>
    <w:p w14:paraId="0E0974FF" w14:textId="77777777" w:rsidR="00A27FAC" w:rsidRDefault="00A27FAC">
      <w:pPr>
        <w:pStyle w:val="000"/>
        <w:ind w:firstLine="480"/>
      </w:pPr>
    </w:p>
    <w:p w14:paraId="40144B3B" w14:textId="77777777" w:rsidR="00A27FAC" w:rsidRDefault="00000000">
      <w:pPr>
        <w:pStyle w:val="000"/>
        <w:ind w:firstLine="480"/>
        <w:rPr>
          <w:rFonts w:cs="Times New Roman"/>
        </w:rPr>
      </w:pPr>
      <w:r>
        <w:rPr>
          <w:rFonts w:cs="Times New Roman"/>
        </w:rPr>
        <w:t>订单</w:t>
      </w:r>
      <w:r>
        <w:rPr>
          <w:rFonts w:cs="Times New Roman" w:hint="eastAsia"/>
        </w:rPr>
        <w:t>实体</w:t>
      </w:r>
      <w:r>
        <w:rPr>
          <w:rFonts w:cs="Times New Roman"/>
        </w:rPr>
        <w:t>用于存储订单的整体信息，是系统中订单管理的核心。其主要属性包括唯一标识</w:t>
      </w:r>
      <w:r>
        <w:rPr>
          <w:rFonts w:cs="Times New Roman" w:hint="eastAsia"/>
        </w:rPr>
        <w:t>、</w:t>
      </w:r>
      <w:r>
        <w:rPr>
          <w:rFonts w:cs="Times New Roman"/>
        </w:rPr>
        <w:t>订单号</w:t>
      </w:r>
      <w:r>
        <w:rPr>
          <w:rFonts w:cs="Times New Roman" w:hint="eastAsia"/>
        </w:rPr>
        <w:t>、</w:t>
      </w:r>
      <w:r>
        <w:rPr>
          <w:rFonts w:cs="Times New Roman"/>
        </w:rPr>
        <w:t>订单状态</w:t>
      </w:r>
      <w:r>
        <w:rPr>
          <w:rFonts w:cs="Times New Roman" w:hint="eastAsia"/>
        </w:rPr>
        <w:t>、用户</w:t>
      </w:r>
      <w:r>
        <w:rPr>
          <w:rFonts w:cs="Times New Roman" w:hint="eastAsia"/>
        </w:rPr>
        <w:t>id</w:t>
      </w:r>
      <w:r>
        <w:rPr>
          <w:rFonts w:cs="Times New Roman" w:hint="eastAsia"/>
        </w:rPr>
        <w:t>、</w:t>
      </w:r>
      <w:r>
        <w:rPr>
          <w:rFonts w:cs="Times New Roman"/>
        </w:rPr>
        <w:t>地址</w:t>
      </w:r>
      <w:r>
        <w:rPr>
          <w:rFonts w:cs="Times New Roman" w:hint="eastAsia"/>
        </w:rPr>
        <w:t>id</w:t>
      </w:r>
      <w:r>
        <w:rPr>
          <w:rFonts w:cs="Times New Roman" w:hint="eastAsia"/>
        </w:rPr>
        <w:t>、商家</w:t>
      </w:r>
      <w:r>
        <w:rPr>
          <w:rFonts w:cs="Times New Roman"/>
        </w:rPr>
        <w:t>id</w:t>
      </w:r>
      <w:r>
        <w:rPr>
          <w:rFonts w:cs="Times New Roman" w:hint="eastAsia"/>
        </w:rPr>
        <w:t>、</w:t>
      </w:r>
      <w:r>
        <w:rPr>
          <w:rFonts w:cs="Times New Roman"/>
        </w:rPr>
        <w:t>下单时间、结账时间</w:t>
      </w:r>
      <w:r>
        <w:rPr>
          <w:rFonts w:cs="Times New Roman" w:hint="eastAsia"/>
        </w:rPr>
        <w:t>、</w:t>
      </w:r>
      <w:r>
        <w:rPr>
          <w:rFonts w:cs="Times New Roman"/>
        </w:rPr>
        <w:t>支付方式</w:t>
      </w:r>
      <w:r>
        <w:rPr>
          <w:rFonts w:cs="Times New Roman" w:hint="eastAsia"/>
        </w:rPr>
        <w:t>、</w:t>
      </w:r>
      <w:r>
        <w:rPr>
          <w:rFonts w:cs="Times New Roman"/>
        </w:rPr>
        <w:t>实收金额</w:t>
      </w:r>
      <w:r>
        <w:rPr>
          <w:rFonts w:cs="Times New Roman" w:hint="eastAsia"/>
        </w:rPr>
        <w:t>、</w:t>
      </w:r>
      <w:r>
        <w:rPr>
          <w:rFonts w:cs="Times New Roman"/>
        </w:rPr>
        <w:t>备注</w:t>
      </w:r>
      <w:r>
        <w:rPr>
          <w:rFonts w:cs="Times New Roman" w:hint="eastAsia"/>
        </w:rPr>
        <w:t>、电话</w:t>
      </w:r>
      <w:r>
        <w:rPr>
          <w:rFonts w:cs="Times New Roman"/>
        </w:rPr>
        <w:t>、</w:t>
      </w:r>
      <w:r>
        <w:rPr>
          <w:rFonts w:cs="Times New Roman" w:hint="eastAsia"/>
        </w:rPr>
        <w:t>名称</w:t>
      </w:r>
      <w:r>
        <w:rPr>
          <w:rFonts w:cs="Times New Roman"/>
        </w:rPr>
        <w:t>、</w:t>
      </w:r>
      <w:r>
        <w:rPr>
          <w:rFonts w:cs="Times New Roman" w:hint="eastAsia"/>
        </w:rPr>
        <w:t>用户名</w:t>
      </w:r>
      <w:r>
        <w:rPr>
          <w:rFonts w:cs="Times New Roman"/>
        </w:rPr>
        <w:t>。</w:t>
      </w:r>
      <w:r>
        <w:rPr>
          <w:rFonts w:cs="Times New Roman" w:hint="eastAsia"/>
        </w:rPr>
        <w:t>订单</w:t>
      </w:r>
      <w:r>
        <w:rPr>
          <w:rFonts w:cs="Times New Roman"/>
        </w:rPr>
        <w:t>实体图如</w:t>
      </w:r>
      <w:r>
        <w:rPr>
          <w:rFonts w:cs="Times New Roman"/>
        </w:rPr>
        <w:t>4.</w:t>
      </w:r>
      <w:r>
        <w:rPr>
          <w:rFonts w:cs="Times New Roman" w:hint="eastAsia"/>
        </w:rPr>
        <w:t>11</w:t>
      </w:r>
      <w:r>
        <w:rPr>
          <w:rFonts w:cs="Times New Roman"/>
        </w:rPr>
        <w:t>所示</w:t>
      </w:r>
      <w:r>
        <w:rPr>
          <w:rFonts w:cs="Times New Roman" w:hint="eastAsia"/>
        </w:rPr>
        <w:t>。</w:t>
      </w:r>
    </w:p>
    <w:p w14:paraId="6596ED33" w14:textId="77777777" w:rsidR="00A27FAC" w:rsidRDefault="00000000">
      <w:pPr>
        <w:pStyle w:val="05"/>
      </w:pPr>
      <w:r>
        <w:rPr>
          <w:rFonts w:hint="eastAsia"/>
        </w:rPr>
        <w:object w:dxaOrig="6845" w:dyaOrig="4299" w14:anchorId="5C08A0A3">
          <v:shape id="_x0000_i1035" type="#_x0000_t75" style="width:342pt;height:214.9pt" o:ole="">
            <v:imagedata r:id="rId64" o:title=""/>
          </v:shape>
          <o:OLEObject Type="Embed" ProgID="Visio.Drawing.15" ShapeID="_x0000_i1035" DrawAspect="Content" ObjectID="_1808159154" r:id="rId65"/>
        </w:object>
      </w:r>
    </w:p>
    <w:p w14:paraId="6A16A467" w14:textId="77777777" w:rsidR="00A27FAC" w:rsidRDefault="00000000">
      <w:pPr>
        <w:pStyle w:val="04"/>
      </w:pPr>
      <w:r>
        <w:t>图</w:t>
      </w:r>
      <w:r>
        <w:t>4.</w:t>
      </w:r>
      <w:r>
        <w:rPr>
          <w:rFonts w:hint="eastAsia"/>
        </w:rPr>
        <w:t>11</w:t>
      </w:r>
      <w:r>
        <w:t xml:space="preserve">  </w:t>
      </w:r>
      <w:r>
        <w:rPr>
          <w:rFonts w:hint="eastAsia"/>
        </w:rPr>
        <w:t>订单</w:t>
      </w:r>
      <w:r>
        <w:t>实体图</w:t>
      </w:r>
    </w:p>
    <w:p w14:paraId="3FBF2DA4" w14:textId="77777777" w:rsidR="00A27FAC" w:rsidRDefault="00A27FAC">
      <w:pPr>
        <w:pStyle w:val="04"/>
      </w:pPr>
    </w:p>
    <w:p w14:paraId="47A1A64A" w14:textId="77777777" w:rsidR="00A27FAC" w:rsidRDefault="00000000">
      <w:pPr>
        <w:pStyle w:val="000"/>
        <w:ind w:firstLine="480"/>
        <w:rPr>
          <w:rFonts w:cs="Times New Roman"/>
        </w:rPr>
      </w:pPr>
      <w:r>
        <w:rPr>
          <w:rFonts w:cs="Times New Roman"/>
        </w:rPr>
        <w:t>订单</w:t>
      </w:r>
      <w:r>
        <w:rPr>
          <w:rFonts w:cs="Times New Roman" w:hint="eastAsia"/>
        </w:rPr>
        <w:t>详情实体</w:t>
      </w:r>
      <w:r>
        <w:rPr>
          <w:rFonts w:cs="Times New Roman"/>
        </w:rPr>
        <w:t>用于存储订单中具体商品（菜品或套餐）的详细信息，方便统计订单内容和计算金额。其主要属性包括唯一标识</w:t>
      </w:r>
      <w:r>
        <w:rPr>
          <w:rFonts w:cs="Times New Roman" w:hint="eastAsia"/>
        </w:rPr>
        <w:t>、</w:t>
      </w:r>
      <w:r>
        <w:rPr>
          <w:rFonts w:cs="Times New Roman"/>
        </w:rPr>
        <w:t>名字、图片</w:t>
      </w:r>
      <w:r>
        <w:rPr>
          <w:rFonts w:cs="Times New Roman" w:hint="eastAsia"/>
        </w:rPr>
        <w:t>、</w:t>
      </w:r>
      <w:r>
        <w:rPr>
          <w:rFonts w:cs="Times New Roman"/>
        </w:rPr>
        <w:t>订单</w:t>
      </w:r>
      <w:r>
        <w:rPr>
          <w:rFonts w:cs="Times New Roman" w:hint="eastAsia"/>
        </w:rPr>
        <w:t>id</w:t>
      </w:r>
      <w:r>
        <w:rPr>
          <w:rFonts w:cs="Times New Roman" w:hint="eastAsia"/>
        </w:rPr>
        <w:t>、菜品</w:t>
      </w:r>
      <w:r>
        <w:rPr>
          <w:rFonts w:cs="Times New Roman"/>
        </w:rPr>
        <w:t>id</w:t>
      </w:r>
      <w:r>
        <w:rPr>
          <w:rFonts w:cs="Times New Roman" w:hint="eastAsia"/>
        </w:rPr>
        <w:t>或套餐</w:t>
      </w:r>
      <w:r>
        <w:rPr>
          <w:rFonts w:cs="Times New Roman"/>
        </w:rPr>
        <w:t>id</w:t>
      </w:r>
      <w:r>
        <w:rPr>
          <w:rFonts w:cs="Times New Roman" w:hint="eastAsia"/>
        </w:rPr>
        <w:t>、</w:t>
      </w:r>
      <w:r>
        <w:rPr>
          <w:rFonts w:cs="Times New Roman"/>
        </w:rPr>
        <w:t>口味</w:t>
      </w:r>
      <w:r>
        <w:rPr>
          <w:rFonts w:cs="Times New Roman" w:hint="eastAsia"/>
        </w:rPr>
        <w:t>、</w:t>
      </w:r>
      <w:r>
        <w:rPr>
          <w:rFonts w:cs="Times New Roman"/>
        </w:rPr>
        <w:t>数量、金额，订单</w:t>
      </w:r>
      <w:r>
        <w:rPr>
          <w:rFonts w:cs="Times New Roman" w:hint="eastAsia"/>
        </w:rPr>
        <w:t>详情</w:t>
      </w:r>
      <w:r>
        <w:rPr>
          <w:rFonts w:cs="Times New Roman"/>
        </w:rPr>
        <w:t>实体图如图</w:t>
      </w:r>
      <w:r>
        <w:rPr>
          <w:rFonts w:cs="Times New Roman"/>
        </w:rPr>
        <w:t>4.</w:t>
      </w:r>
      <w:r>
        <w:rPr>
          <w:rFonts w:cs="Times New Roman" w:hint="eastAsia"/>
        </w:rPr>
        <w:t>12</w:t>
      </w:r>
      <w:r>
        <w:rPr>
          <w:rFonts w:cs="Times New Roman"/>
        </w:rPr>
        <w:t>所示。</w:t>
      </w:r>
    </w:p>
    <w:p w14:paraId="1F753309" w14:textId="77777777" w:rsidR="00A27FAC" w:rsidRDefault="00000000">
      <w:pPr>
        <w:pStyle w:val="05"/>
      </w:pPr>
      <w:r>
        <w:rPr>
          <w:rFonts w:hint="eastAsia"/>
        </w:rPr>
        <w:object w:dxaOrig="6641" w:dyaOrig="3095" w14:anchorId="35275FDC">
          <v:shape id="_x0000_i1036" type="#_x0000_t75" style="width:331.65pt;height:154.9pt" o:ole="">
            <v:imagedata r:id="rId66" o:title=""/>
          </v:shape>
          <o:OLEObject Type="Embed" ProgID="Visio.Drawing.15" ShapeID="_x0000_i1036" DrawAspect="Content" ObjectID="_1808159155" r:id="rId67"/>
        </w:object>
      </w:r>
    </w:p>
    <w:p w14:paraId="6E33A50D" w14:textId="77777777" w:rsidR="00A27FAC" w:rsidRDefault="00000000">
      <w:pPr>
        <w:pStyle w:val="04"/>
      </w:pPr>
      <w:r>
        <w:t>图</w:t>
      </w:r>
      <w:r>
        <w:t>4.</w:t>
      </w:r>
      <w:r>
        <w:rPr>
          <w:rFonts w:hint="eastAsia"/>
        </w:rPr>
        <w:t>12</w:t>
      </w:r>
      <w:r>
        <w:t xml:space="preserve">  </w:t>
      </w:r>
      <w:r>
        <w:rPr>
          <w:rFonts w:hint="eastAsia"/>
        </w:rPr>
        <w:t>订单详情</w:t>
      </w:r>
      <w:r>
        <w:t>实体图</w:t>
      </w:r>
    </w:p>
    <w:p w14:paraId="2CE9B26C" w14:textId="77777777" w:rsidR="00A27FAC" w:rsidRDefault="00A27FAC">
      <w:pPr>
        <w:pStyle w:val="04"/>
      </w:pPr>
    </w:p>
    <w:p w14:paraId="7952D46D" w14:textId="77777777" w:rsidR="00A27FAC" w:rsidRDefault="00000000">
      <w:pPr>
        <w:pStyle w:val="000"/>
        <w:ind w:firstLine="480"/>
      </w:pPr>
      <w:r>
        <w:rPr>
          <w:rFonts w:hint="eastAsia"/>
        </w:rPr>
        <w:t>为了用户下单之后能够精准的收到外卖，必然需要详细填写地址，并且为了避免用户发起订单时每次填写地址，所以采用一个默认的属性来标记是否为默认地址。因此，地址实体属性包含唯一标识、用户</w:t>
      </w:r>
      <w:r>
        <w:rPr>
          <w:rFonts w:hint="eastAsia"/>
        </w:rPr>
        <w:t>id</w:t>
      </w:r>
      <w:r>
        <w:rPr>
          <w:rFonts w:hint="eastAsia"/>
        </w:rPr>
        <w:t>、收货人、性别、手机号、省级区划编号、省级名称、市级区划编号、市级名称、区级区划编号、区级名称、详细地址、标签、是否默认、创建时间、更新时间。地址</w:t>
      </w:r>
      <w:r>
        <w:rPr>
          <w:rFonts w:cs="Times New Roman"/>
        </w:rPr>
        <w:t>实体图如</w:t>
      </w:r>
      <w:r>
        <w:rPr>
          <w:rFonts w:cs="Times New Roman"/>
        </w:rPr>
        <w:t>4.</w:t>
      </w:r>
      <w:r>
        <w:rPr>
          <w:rFonts w:cs="Times New Roman" w:hint="eastAsia"/>
        </w:rPr>
        <w:t>13</w:t>
      </w:r>
      <w:r>
        <w:rPr>
          <w:rFonts w:cs="Times New Roman"/>
        </w:rPr>
        <w:t>所示。</w:t>
      </w:r>
    </w:p>
    <w:p w14:paraId="79AC5B4C" w14:textId="77777777" w:rsidR="00A27FAC" w:rsidRDefault="00000000">
      <w:pPr>
        <w:pStyle w:val="05"/>
      </w:pPr>
      <w:r>
        <w:rPr>
          <w:rFonts w:hint="eastAsia"/>
        </w:rPr>
        <w:object w:dxaOrig="6888" w:dyaOrig="4331" w14:anchorId="3AC71452">
          <v:shape id="_x0000_i1037" type="#_x0000_t75" style="width:344.2pt;height:216.55pt" o:ole="">
            <v:imagedata r:id="rId68" o:title=""/>
          </v:shape>
          <o:OLEObject Type="Embed" ProgID="Visio.Drawing.15" ShapeID="_x0000_i1037" DrawAspect="Content" ObjectID="_1808159156" r:id="rId69"/>
        </w:object>
      </w:r>
    </w:p>
    <w:p w14:paraId="64375CA2" w14:textId="77777777" w:rsidR="00A27FAC" w:rsidRDefault="00000000">
      <w:pPr>
        <w:pStyle w:val="04"/>
      </w:pPr>
      <w:r>
        <w:t>图</w:t>
      </w:r>
      <w:r>
        <w:t>4.</w:t>
      </w:r>
      <w:r>
        <w:rPr>
          <w:rFonts w:hint="eastAsia"/>
        </w:rPr>
        <w:t>13</w:t>
      </w:r>
      <w:r>
        <w:t xml:space="preserve">  </w:t>
      </w:r>
      <w:r>
        <w:rPr>
          <w:rFonts w:hint="eastAsia"/>
        </w:rPr>
        <w:t>地址</w:t>
      </w:r>
      <w:r>
        <w:t>实体图</w:t>
      </w:r>
    </w:p>
    <w:p w14:paraId="5744E399" w14:textId="77777777" w:rsidR="00A27FAC" w:rsidRDefault="00A27FAC">
      <w:pPr>
        <w:pStyle w:val="000"/>
        <w:ind w:firstLine="480"/>
        <w:rPr>
          <w:rFonts w:cs="Times New Roman"/>
        </w:rPr>
      </w:pPr>
    </w:p>
    <w:p w14:paraId="7CE89509" w14:textId="77777777" w:rsidR="00A27FAC" w:rsidRDefault="00000000">
      <w:pPr>
        <w:pStyle w:val="000"/>
        <w:ind w:firstLine="480"/>
        <w:rPr>
          <w:rFonts w:cs="Times New Roman"/>
        </w:rPr>
      </w:pPr>
      <w:r>
        <w:rPr>
          <w:rFonts w:cs="Times New Roman" w:hint="eastAsia"/>
        </w:rPr>
        <w:t>用户在用完餐后可对菜品的满意程度进行评价，</w:t>
      </w:r>
      <w:r>
        <w:rPr>
          <w:rFonts w:cs="Times New Roman"/>
        </w:rPr>
        <w:t>评价</w:t>
      </w:r>
      <w:r>
        <w:rPr>
          <w:rFonts w:cs="Times New Roman" w:hint="eastAsia"/>
        </w:rPr>
        <w:t>实体</w:t>
      </w:r>
      <w:r>
        <w:rPr>
          <w:rFonts w:cs="Times New Roman"/>
        </w:rPr>
        <w:t>用于存储用户对系统中各种对象（如商家、菜品等）的评价信息，帮助系统了解用户的满意度和改进方向。其主要属性包括唯一标识</w:t>
      </w:r>
      <w:r>
        <w:rPr>
          <w:rFonts w:cs="Times New Roman" w:hint="eastAsia"/>
        </w:rPr>
        <w:t>、</w:t>
      </w:r>
      <w:r>
        <w:rPr>
          <w:rFonts w:cs="Times New Roman"/>
        </w:rPr>
        <w:t>评价内容</w:t>
      </w:r>
      <w:r>
        <w:rPr>
          <w:rFonts w:cs="Times New Roman" w:hint="eastAsia"/>
        </w:rPr>
        <w:t>、</w:t>
      </w:r>
      <w:r>
        <w:rPr>
          <w:rFonts w:cs="Times New Roman"/>
        </w:rPr>
        <w:t>用户</w:t>
      </w:r>
      <w:r>
        <w:rPr>
          <w:rFonts w:cs="Times New Roman" w:hint="eastAsia"/>
        </w:rPr>
        <w:t>id</w:t>
      </w:r>
      <w:r>
        <w:rPr>
          <w:rFonts w:cs="Times New Roman" w:hint="eastAsia"/>
        </w:rPr>
        <w:t>、</w:t>
      </w:r>
      <w:r>
        <w:rPr>
          <w:rFonts w:cs="Times New Roman"/>
        </w:rPr>
        <w:t>评价的对象</w:t>
      </w:r>
      <w:r>
        <w:rPr>
          <w:rFonts w:cs="Times New Roman" w:hint="eastAsia"/>
        </w:rPr>
        <w:t>id</w:t>
      </w:r>
      <w:r>
        <w:rPr>
          <w:rFonts w:cs="Times New Roman" w:hint="eastAsia"/>
          <w:lang w:val="zh-CN"/>
        </w:rPr>
        <w:t>或名称</w:t>
      </w:r>
      <w:r>
        <w:rPr>
          <w:rFonts w:cs="Times New Roman" w:hint="eastAsia"/>
        </w:rPr>
        <w:t>、</w:t>
      </w:r>
      <w:r>
        <w:rPr>
          <w:rFonts w:cs="Times New Roman"/>
        </w:rPr>
        <w:t>评价对象类型</w:t>
      </w:r>
      <w:r>
        <w:rPr>
          <w:rFonts w:cs="Times New Roman" w:hint="eastAsia"/>
        </w:rPr>
        <w:t>、</w:t>
      </w:r>
      <w:r>
        <w:rPr>
          <w:rFonts w:cs="Times New Roman"/>
        </w:rPr>
        <w:t>评价时间</w:t>
      </w:r>
      <w:r>
        <w:rPr>
          <w:rFonts w:cs="Times New Roman" w:hint="eastAsia"/>
        </w:rPr>
        <w:t>、</w:t>
      </w:r>
      <w:r>
        <w:rPr>
          <w:rFonts w:cs="Times New Roman"/>
        </w:rPr>
        <w:t>评分。评价实体图如</w:t>
      </w:r>
      <w:r>
        <w:rPr>
          <w:rFonts w:cs="Times New Roman"/>
        </w:rPr>
        <w:t>4.</w:t>
      </w:r>
      <w:r>
        <w:rPr>
          <w:rFonts w:cs="Times New Roman" w:hint="eastAsia"/>
        </w:rPr>
        <w:t>14</w:t>
      </w:r>
      <w:r>
        <w:rPr>
          <w:rFonts w:cs="Times New Roman"/>
        </w:rPr>
        <w:t>所示。</w:t>
      </w:r>
    </w:p>
    <w:p w14:paraId="01AA86C4" w14:textId="77777777" w:rsidR="00A27FAC" w:rsidRDefault="00000000">
      <w:pPr>
        <w:pStyle w:val="05"/>
      </w:pPr>
      <w:r>
        <w:rPr>
          <w:rFonts w:hint="eastAsia"/>
        </w:rPr>
        <w:object w:dxaOrig="6244" w:dyaOrig="2773" w14:anchorId="553B8EEE">
          <v:shape id="_x0000_i1038" type="#_x0000_t75" style="width:312.55pt;height:138.55pt" o:ole="">
            <v:imagedata r:id="rId70" o:title=""/>
          </v:shape>
          <o:OLEObject Type="Embed" ProgID="Visio.Drawing.15" ShapeID="_x0000_i1038" DrawAspect="Content" ObjectID="_1808159157" r:id="rId71"/>
        </w:object>
      </w:r>
    </w:p>
    <w:p w14:paraId="0600B080" w14:textId="77777777" w:rsidR="00A27FAC" w:rsidRDefault="00000000">
      <w:pPr>
        <w:pStyle w:val="04"/>
      </w:pPr>
      <w:r>
        <w:t>图</w:t>
      </w:r>
      <w:r>
        <w:t>4.</w:t>
      </w:r>
      <w:r>
        <w:rPr>
          <w:rFonts w:hint="eastAsia"/>
        </w:rPr>
        <w:t>14</w:t>
      </w:r>
      <w:r>
        <w:t xml:space="preserve">  </w:t>
      </w:r>
      <w:r>
        <w:rPr>
          <w:rFonts w:hint="eastAsia"/>
        </w:rPr>
        <w:t>评价</w:t>
      </w:r>
      <w:r>
        <w:t>实体图</w:t>
      </w:r>
    </w:p>
    <w:p w14:paraId="14FF36C0" w14:textId="77777777" w:rsidR="00A27FAC" w:rsidRDefault="00A27FAC">
      <w:pPr>
        <w:pStyle w:val="000"/>
        <w:ind w:firstLine="480"/>
        <w:rPr>
          <w:rFonts w:cs="Times New Roman"/>
        </w:rPr>
      </w:pPr>
    </w:p>
    <w:p w14:paraId="3D315F7D" w14:textId="77777777" w:rsidR="00A27FAC" w:rsidRDefault="00000000">
      <w:pPr>
        <w:pStyle w:val="000"/>
        <w:ind w:firstLine="480"/>
        <w:rPr>
          <w:rFonts w:cs="Times New Roman"/>
        </w:rPr>
      </w:pPr>
      <w:r>
        <w:rPr>
          <w:rFonts w:cs="Times New Roman" w:hint="eastAsia"/>
        </w:rPr>
        <w:t>用户在对商家，菜品，配送和系统等服务不满意之时可以进行投诉，便于系统与商家进行改正与调整。</w:t>
      </w:r>
      <w:r>
        <w:rPr>
          <w:rFonts w:cs="Times New Roman"/>
        </w:rPr>
        <w:t>其主要属性包括唯一标识</w:t>
      </w:r>
      <w:r>
        <w:rPr>
          <w:rFonts w:cs="Times New Roman" w:hint="eastAsia"/>
        </w:rPr>
        <w:t>、</w:t>
      </w:r>
      <w:r>
        <w:rPr>
          <w:rFonts w:cs="Times New Roman"/>
        </w:rPr>
        <w:t>类型</w:t>
      </w:r>
      <w:r>
        <w:rPr>
          <w:rFonts w:cs="Times New Roman" w:hint="eastAsia"/>
        </w:rPr>
        <w:t>、</w:t>
      </w:r>
      <w:r>
        <w:rPr>
          <w:rFonts w:cs="Times New Roman"/>
        </w:rPr>
        <w:t>内容</w:t>
      </w:r>
      <w:r>
        <w:rPr>
          <w:rFonts w:cs="Times New Roman" w:hint="eastAsia"/>
        </w:rPr>
        <w:t>、</w:t>
      </w:r>
      <w:r>
        <w:rPr>
          <w:rFonts w:cs="Times New Roman"/>
        </w:rPr>
        <w:t>用户</w:t>
      </w:r>
      <w:r>
        <w:rPr>
          <w:rFonts w:cs="Times New Roman" w:hint="eastAsia"/>
        </w:rPr>
        <w:t>id</w:t>
      </w:r>
      <w:r>
        <w:rPr>
          <w:rFonts w:cs="Times New Roman" w:hint="eastAsia"/>
        </w:rPr>
        <w:t>、</w:t>
      </w:r>
      <w:r>
        <w:rPr>
          <w:rFonts w:cs="Times New Roman"/>
        </w:rPr>
        <w:t>处理状态</w:t>
      </w:r>
      <w:r>
        <w:rPr>
          <w:rFonts w:cs="Times New Roman" w:hint="eastAsia"/>
        </w:rPr>
        <w:t>、</w:t>
      </w:r>
      <w:r>
        <w:rPr>
          <w:rFonts w:cs="Times New Roman"/>
        </w:rPr>
        <w:t>处理结果说明</w:t>
      </w:r>
      <w:r>
        <w:rPr>
          <w:rFonts w:cs="Times New Roman" w:hint="eastAsia"/>
        </w:rPr>
        <w:t>、</w:t>
      </w:r>
      <w:r>
        <w:rPr>
          <w:rFonts w:cs="Times New Roman"/>
        </w:rPr>
        <w:t>处理时间。</w:t>
      </w:r>
      <w:r>
        <w:rPr>
          <w:rFonts w:cs="Times New Roman" w:hint="eastAsia"/>
        </w:rPr>
        <w:t>投诉</w:t>
      </w:r>
      <w:r>
        <w:rPr>
          <w:rFonts w:cs="Times New Roman"/>
        </w:rPr>
        <w:t>实体图如</w:t>
      </w:r>
      <w:r>
        <w:rPr>
          <w:rFonts w:cs="Times New Roman"/>
        </w:rPr>
        <w:t>4.</w:t>
      </w:r>
      <w:r>
        <w:rPr>
          <w:rFonts w:cs="Times New Roman" w:hint="eastAsia"/>
        </w:rPr>
        <w:t>15</w:t>
      </w:r>
      <w:r>
        <w:rPr>
          <w:rFonts w:cs="Times New Roman"/>
        </w:rPr>
        <w:t>所示。</w:t>
      </w:r>
    </w:p>
    <w:p w14:paraId="2A29024C" w14:textId="77777777" w:rsidR="00A27FAC" w:rsidRDefault="00000000">
      <w:pPr>
        <w:pStyle w:val="05"/>
      </w:pPr>
      <w:r>
        <w:rPr>
          <w:rFonts w:hint="eastAsia"/>
        </w:rPr>
        <w:object w:dxaOrig="6168" w:dyaOrig="2762" w14:anchorId="470AD3E5">
          <v:shape id="_x0000_i1039" type="#_x0000_t75" style="width:308.2pt;height:138pt" o:ole="">
            <v:imagedata r:id="rId72" o:title=""/>
          </v:shape>
          <o:OLEObject Type="Embed" ProgID="Visio.Drawing.15" ShapeID="_x0000_i1039" DrawAspect="Content" ObjectID="_1808159158" r:id="rId73"/>
        </w:object>
      </w:r>
    </w:p>
    <w:p w14:paraId="0249E6D2" w14:textId="77777777" w:rsidR="00A27FAC" w:rsidRDefault="00000000">
      <w:pPr>
        <w:pStyle w:val="04"/>
      </w:pPr>
      <w:r>
        <w:t>图</w:t>
      </w:r>
      <w:r>
        <w:t>4.</w:t>
      </w:r>
      <w:r>
        <w:rPr>
          <w:rFonts w:hint="eastAsia"/>
        </w:rPr>
        <w:t>15</w:t>
      </w:r>
      <w:r>
        <w:t xml:space="preserve">  </w:t>
      </w:r>
      <w:r>
        <w:rPr>
          <w:rFonts w:hint="eastAsia"/>
        </w:rPr>
        <w:t>投诉</w:t>
      </w:r>
      <w:r>
        <w:t>实体图</w:t>
      </w:r>
    </w:p>
    <w:p w14:paraId="14B54B45" w14:textId="77777777" w:rsidR="00A27FAC" w:rsidRDefault="00A27FAC">
      <w:pPr>
        <w:pStyle w:val="000"/>
        <w:ind w:firstLineChars="0" w:firstLine="0"/>
        <w:rPr>
          <w:rFonts w:cs="Times New Roman"/>
        </w:rPr>
      </w:pPr>
    </w:p>
    <w:p w14:paraId="131E3152" w14:textId="77777777" w:rsidR="00A27FAC" w:rsidRDefault="00000000">
      <w:pPr>
        <w:pStyle w:val="000"/>
        <w:ind w:firstLine="480"/>
        <w:rPr>
          <w:rFonts w:cs="Times New Roman"/>
        </w:rPr>
      </w:pPr>
      <w:r>
        <w:rPr>
          <w:rFonts w:hint="eastAsia"/>
        </w:rPr>
        <w:t>商家用于存储商家的基本信息，是系统中商家相关操作的基础。其主要属性包括唯一标识、商家名称、创建时间、更新时间、用户名、密码。商家</w:t>
      </w:r>
      <w:r>
        <w:rPr>
          <w:rFonts w:cs="Times New Roman"/>
        </w:rPr>
        <w:t>实体图如</w:t>
      </w:r>
      <w:r>
        <w:rPr>
          <w:rFonts w:cs="Times New Roman"/>
        </w:rPr>
        <w:t>4.</w:t>
      </w:r>
      <w:r>
        <w:rPr>
          <w:rFonts w:cs="Times New Roman" w:hint="eastAsia"/>
        </w:rPr>
        <w:t>16</w:t>
      </w:r>
      <w:r>
        <w:rPr>
          <w:rFonts w:cs="Times New Roman"/>
        </w:rPr>
        <w:t>所示。</w:t>
      </w:r>
    </w:p>
    <w:p w14:paraId="66B6C43E" w14:textId="77777777" w:rsidR="00A27FAC" w:rsidRDefault="00000000">
      <w:pPr>
        <w:pStyle w:val="05"/>
      </w:pPr>
      <w:r>
        <w:rPr>
          <w:rFonts w:hint="eastAsia"/>
        </w:rPr>
        <w:object w:dxaOrig="6319" w:dyaOrig="3052" w14:anchorId="6A6846A4">
          <v:shape id="_x0000_i1040" type="#_x0000_t75" style="width:316.35pt;height:153.25pt" o:ole="">
            <v:imagedata r:id="rId74" o:title=""/>
          </v:shape>
          <o:OLEObject Type="Embed" ProgID="Visio.Drawing.15" ShapeID="_x0000_i1040" DrawAspect="Content" ObjectID="_1808159159" r:id="rId75"/>
        </w:object>
      </w:r>
    </w:p>
    <w:p w14:paraId="0C935B70" w14:textId="77777777" w:rsidR="00A27FAC" w:rsidRDefault="00000000">
      <w:pPr>
        <w:pStyle w:val="04"/>
      </w:pPr>
      <w:r>
        <w:t>图</w:t>
      </w:r>
      <w:r>
        <w:t>4.</w:t>
      </w:r>
      <w:r>
        <w:rPr>
          <w:rFonts w:hint="eastAsia"/>
        </w:rPr>
        <w:t>16</w:t>
      </w:r>
      <w:r>
        <w:t xml:space="preserve">  </w:t>
      </w:r>
      <w:r>
        <w:rPr>
          <w:rFonts w:hint="eastAsia"/>
        </w:rPr>
        <w:t>商家</w:t>
      </w:r>
      <w:r>
        <w:t>实体图</w:t>
      </w:r>
    </w:p>
    <w:p w14:paraId="378F2D4C" w14:textId="77777777" w:rsidR="00A27FAC" w:rsidRDefault="00A27FAC">
      <w:pPr>
        <w:pStyle w:val="04"/>
      </w:pPr>
    </w:p>
    <w:p w14:paraId="268C72D6" w14:textId="77777777" w:rsidR="00A27FAC" w:rsidRDefault="00000000">
      <w:pPr>
        <w:pStyle w:val="000"/>
        <w:ind w:firstLine="480"/>
        <w:rPr>
          <w:rFonts w:cs="Times New Roman"/>
        </w:rPr>
      </w:pPr>
      <w:r>
        <w:rPr>
          <w:rFonts w:cs="Times New Roman" w:hint="eastAsia"/>
        </w:rPr>
        <w:t>平台管理员在商家正式营业之前需要对商家的运营资质进行审核，即</w:t>
      </w:r>
      <w:r>
        <w:rPr>
          <w:rFonts w:hint="eastAsia"/>
        </w:rPr>
        <w:t>商家审核实体包含商家的审核信息，确保商家符合系统的要求和规范。其主要属性包括唯一标识、商家</w:t>
      </w:r>
      <w:r>
        <w:rPr>
          <w:rFonts w:hint="eastAsia"/>
        </w:rPr>
        <w:t>id</w:t>
      </w:r>
      <w:r>
        <w:rPr>
          <w:rFonts w:hint="eastAsia"/>
        </w:rPr>
        <w:t>、审核状态、审核意见、审核时间。商家审核</w:t>
      </w:r>
      <w:r>
        <w:rPr>
          <w:rFonts w:cs="Times New Roman"/>
        </w:rPr>
        <w:t>实体图如</w:t>
      </w:r>
      <w:r>
        <w:rPr>
          <w:rFonts w:cs="Times New Roman"/>
        </w:rPr>
        <w:t>4.</w:t>
      </w:r>
      <w:r>
        <w:rPr>
          <w:rFonts w:cs="Times New Roman" w:hint="eastAsia"/>
        </w:rPr>
        <w:t>17</w:t>
      </w:r>
      <w:r>
        <w:rPr>
          <w:rFonts w:cs="Times New Roman"/>
        </w:rPr>
        <w:t>所示。</w:t>
      </w:r>
    </w:p>
    <w:p w14:paraId="751E4D09" w14:textId="77777777" w:rsidR="00A27FAC" w:rsidRDefault="00000000">
      <w:pPr>
        <w:pStyle w:val="05"/>
      </w:pPr>
      <w:r>
        <w:rPr>
          <w:rFonts w:hint="eastAsia"/>
        </w:rPr>
        <w:object w:dxaOrig="5470" w:dyaOrig="2816" w14:anchorId="65805296">
          <v:shape id="_x0000_i1041" type="#_x0000_t75" style="width:273.25pt;height:140.2pt" o:ole="">
            <v:imagedata r:id="rId76" o:title=""/>
          </v:shape>
          <o:OLEObject Type="Embed" ProgID="Visio.Drawing.15" ShapeID="_x0000_i1041" DrawAspect="Content" ObjectID="_1808159160" r:id="rId77"/>
        </w:object>
      </w:r>
    </w:p>
    <w:p w14:paraId="267E558C" w14:textId="77777777" w:rsidR="00A27FAC" w:rsidRDefault="00000000">
      <w:pPr>
        <w:pStyle w:val="04"/>
      </w:pPr>
      <w:r>
        <w:t>图</w:t>
      </w:r>
      <w:r>
        <w:t>4.</w:t>
      </w:r>
      <w:r>
        <w:rPr>
          <w:rFonts w:hint="eastAsia"/>
        </w:rPr>
        <w:t>17</w:t>
      </w:r>
      <w:r>
        <w:t xml:space="preserve">  </w:t>
      </w:r>
      <w:r>
        <w:rPr>
          <w:rFonts w:hint="eastAsia"/>
        </w:rPr>
        <w:t>商家审核</w:t>
      </w:r>
      <w:r>
        <w:t>实体图</w:t>
      </w:r>
    </w:p>
    <w:p w14:paraId="2CF0C6A9" w14:textId="77777777" w:rsidR="00A27FAC" w:rsidRDefault="00A27FAC">
      <w:pPr>
        <w:pStyle w:val="000"/>
        <w:ind w:firstLine="480"/>
      </w:pPr>
    </w:p>
    <w:p w14:paraId="74073846" w14:textId="77777777" w:rsidR="00A27FAC" w:rsidRDefault="00000000">
      <w:pPr>
        <w:pStyle w:val="000"/>
        <w:ind w:firstLine="480"/>
        <w:rPr>
          <w:rFonts w:cs="Times New Roman"/>
        </w:rPr>
      </w:pPr>
      <w:r>
        <w:rPr>
          <w:rFonts w:hint="eastAsia"/>
        </w:rPr>
        <w:lastRenderedPageBreak/>
        <w:t>商家详情实体用于存储商家的详细信息，提供更全面的商家资料。</w:t>
      </w:r>
      <w:del w:id="245" w:author="炏燚" w:date="2025-05-05T18:53:00Z">
        <w:r>
          <w:delText>其</w:delText>
        </w:r>
      </w:del>
      <w:ins w:id="246" w:author="炏燚" w:date="2025-05-05T18:53:00Z">
        <w:r>
          <w:rPr>
            <w:rFonts w:hint="eastAsia"/>
          </w:rPr>
          <w:t>商家实体</w:t>
        </w:r>
      </w:ins>
      <w:r>
        <w:rPr>
          <w:rFonts w:hint="eastAsia"/>
        </w:rPr>
        <w:t>主要属性包括唯一标识、商家</w:t>
      </w:r>
      <w:r>
        <w:rPr>
          <w:rFonts w:hint="eastAsia"/>
        </w:rPr>
        <w:t>id</w:t>
      </w:r>
      <w:r>
        <w:rPr>
          <w:rFonts w:hint="eastAsia"/>
        </w:rPr>
        <w:t>、姓名、手机号、性别、身份证号、营业执照、地址</w:t>
      </w:r>
      <w:del w:id="247" w:author="炏燚" w:date="2025-05-05T18:53:00Z">
        <w:r>
          <w:rPr>
            <w:rFonts w:hint="eastAsia"/>
          </w:rPr>
          <w:delText>。</w:delText>
        </w:r>
      </w:del>
      <w:ins w:id="248" w:author="炏燚" w:date="2025-05-05T18:53:00Z">
        <w:r>
          <w:rPr>
            <w:rFonts w:hint="eastAsia"/>
          </w:rPr>
          <w:t>，</w:t>
        </w:r>
      </w:ins>
      <w:r>
        <w:rPr>
          <w:rFonts w:hint="eastAsia"/>
        </w:rPr>
        <w:t>商家详情实体</w:t>
      </w:r>
      <w:r>
        <w:rPr>
          <w:rFonts w:cs="Times New Roman"/>
        </w:rPr>
        <w:t>图如</w:t>
      </w:r>
      <w:r>
        <w:rPr>
          <w:rFonts w:cs="Times New Roman"/>
        </w:rPr>
        <w:t>4.</w:t>
      </w:r>
      <w:r>
        <w:rPr>
          <w:rFonts w:cs="Times New Roman" w:hint="eastAsia"/>
        </w:rPr>
        <w:t>18</w:t>
      </w:r>
      <w:r>
        <w:rPr>
          <w:rFonts w:cs="Times New Roman"/>
        </w:rPr>
        <w:t>所示。</w:t>
      </w:r>
    </w:p>
    <w:p w14:paraId="5406D09C" w14:textId="77777777" w:rsidR="00A27FAC" w:rsidRDefault="00000000">
      <w:pPr>
        <w:pStyle w:val="05"/>
      </w:pPr>
      <w:r>
        <w:rPr>
          <w:rFonts w:hint="eastAsia"/>
        </w:rPr>
        <w:object w:dxaOrig="6555" w:dyaOrig="2848" w14:anchorId="03D480DC">
          <v:shape id="_x0000_i1042" type="#_x0000_t75" style="width:327.8pt;height:142.35pt" o:ole="">
            <v:imagedata r:id="rId78" o:title=""/>
          </v:shape>
          <o:OLEObject Type="Embed" ProgID="Visio.Drawing.15" ShapeID="_x0000_i1042" DrawAspect="Content" ObjectID="_1808159161" r:id="rId79"/>
        </w:object>
      </w:r>
    </w:p>
    <w:p w14:paraId="247DE231" w14:textId="77777777" w:rsidR="00A27FAC" w:rsidRDefault="00000000">
      <w:pPr>
        <w:pStyle w:val="04"/>
      </w:pPr>
      <w:r>
        <w:t>图</w:t>
      </w:r>
      <w:r>
        <w:t>4.</w:t>
      </w:r>
      <w:r>
        <w:rPr>
          <w:rFonts w:hint="eastAsia"/>
        </w:rPr>
        <w:t>18</w:t>
      </w:r>
      <w:r>
        <w:t xml:space="preserve">  </w:t>
      </w:r>
      <w:r>
        <w:rPr>
          <w:rFonts w:hint="eastAsia"/>
        </w:rPr>
        <w:t>商家详情</w:t>
      </w:r>
      <w:r>
        <w:t>实体图</w:t>
      </w:r>
    </w:p>
    <w:p w14:paraId="482F52BF" w14:textId="77777777" w:rsidR="00A27FAC" w:rsidRDefault="00000000">
      <w:pPr>
        <w:pStyle w:val="000"/>
        <w:ind w:firstLine="480"/>
        <w:rPr>
          <w:rFonts w:cs="Times New Roman"/>
        </w:rPr>
      </w:pPr>
      <w:r>
        <w:rPr>
          <w:rFonts w:cs="Times New Roman" w:hint="eastAsia"/>
        </w:rPr>
        <w:t>员工实体是为了商家更好的基于员工的个人信息已经</w:t>
      </w:r>
      <w:proofErr w:type="gramStart"/>
      <w:r>
        <w:rPr>
          <w:rFonts w:cs="Times New Roman" w:hint="eastAsia"/>
        </w:rPr>
        <w:t>装态进行</w:t>
      </w:r>
      <w:proofErr w:type="gramEnd"/>
      <w:r>
        <w:rPr>
          <w:rFonts w:cs="Times New Roman" w:hint="eastAsia"/>
        </w:rPr>
        <w:t>动态维护，其主要属性包含唯一标识、商家</w:t>
      </w:r>
      <w:r>
        <w:rPr>
          <w:rFonts w:cs="Times New Roman" w:hint="eastAsia"/>
        </w:rPr>
        <w:t>id</w:t>
      </w:r>
      <w:r>
        <w:rPr>
          <w:rFonts w:cs="Times New Roman" w:hint="eastAsia"/>
        </w:rPr>
        <w:t>、姓名、账号、密码、手机号、性别、身份证号、状态、创建时间、更新时间、创建人、修改人</w:t>
      </w:r>
      <w:del w:id="249" w:author="炏燚" w:date="2025-05-05T18:53:00Z">
        <w:r>
          <w:rPr>
            <w:rFonts w:cs="Times New Roman" w:hint="eastAsia"/>
          </w:rPr>
          <w:delText>。</w:delText>
        </w:r>
      </w:del>
      <w:ins w:id="250" w:author="炏燚" w:date="2025-05-05T18:53:00Z">
        <w:r>
          <w:rPr>
            <w:rFonts w:cs="Times New Roman" w:hint="eastAsia"/>
          </w:rPr>
          <w:t>，</w:t>
        </w:r>
      </w:ins>
      <w:r>
        <w:rPr>
          <w:rFonts w:hint="eastAsia"/>
        </w:rPr>
        <w:t>平台管理员实体</w:t>
      </w:r>
      <w:r>
        <w:rPr>
          <w:rFonts w:cs="Times New Roman"/>
        </w:rPr>
        <w:t>图如</w:t>
      </w:r>
      <w:r>
        <w:rPr>
          <w:rFonts w:cs="Times New Roman"/>
        </w:rPr>
        <w:t>4.</w:t>
      </w:r>
      <w:r>
        <w:rPr>
          <w:rFonts w:cs="Times New Roman" w:hint="eastAsia"/>
        </w:rPr>
        <w:t>19</w:t>
      </w:r>
      <w:r>
        <w:rPr>
          <w:rFonts w:cs="Times New Roman"/>
        </w:rPr>
        <w:t>所示</w:t>
      </w:r>
      <w:ins w:id="251" w:author="炏燚" w:date="2025-05-05T18:53:00Z">
        <w:r>
          <w:rPr>
            <w:rFonts w:cs="Times New Roman" w:hint="eastAsia"/>
          </w:rPr>
          <w:t>。</w:t>
        </w:r>
      </w:ins>
    </w:p>
    <w:p w14:paraId="4620DE90" w14:textId="77777777" w:rsidR="00A27FAC" w:rsidRDefault="00000000">
      <w:pPr>
        <w:pStyle w:val="05"/>
      </w:pPr>
      <w:r>
        <w:rPr>
          <w:rFonts w:hint="eastAsia"/>
        </w:rPr>
        <w:object w:dxaOrig="7114" w:dyaOrig="4610" w14:anchorId="07FF61BF">
          <v:shape id="_x0000_i1043" type="#_x0000_t75" style="width:355.65pt;height:230.75pt" o:ole="">
            <v:imagedata r:id="rId80" o:title=""/>
          </v:shape>
          <o:OLEObject Type="Embed" ProgID="Visio.Drawing.15" ShapeID="_x0000_i1043" DrawAspect="Content" ObjectID="_1808159162" r:id="rId81"/>
        </w:object>
      </w:r>
    </w:p>
    <w:p w14:paraId="7607247C" w14:textId="77777777" w:rsidR="00A27FAC" w:rsidRDefault="00000000">
      <w:pPr>
        <w:pStyle w:val="04"/>
      </w:pPr>
      <w:r>
        <w:t>图</w:t>
      </w:r>
      <w:r>
        <w:t>4.</w:t>
      </w:r>
      <w:r>
        <w:rPr>
          <w:rFonts w:hint="eastAsia"/>
        </w:rPr>
        <w:t>19</w:t>
      </w:r>
      <w:r>
        <w:t xml:space="preserve">  </w:t>
      </w:r>
      <w:r>
        <w:rPr>
          <w:rFonts w:hint="eastAsia"/>
        </w:rPr>
        <w:t>员工</w:t>
      </w:r>
      <w:r>
        <w:t>实体图</w:t>
      </w:r>
    </w:p>
    <w:p w14:paraId="4D30A33E" w14:textId="77777777" w:rsidR="00A27FAC" w:rsidRDefault="00A27FAC">
      <w:pPr>
        <w:pStyle w:val="000"/>
        <w:ind w:firstLine="480"/>
        <w:rPr>
          <w:rFonts w:cs="Times New Roman"/>
        </w:rPr>
      </w:pPr>
    </w:p>
    <w:p w14:paraId="7304883B" w14:textId="77777777" w:rsidR="00A27FAC" w:rsidRDefault="00000000">
      <w:pPr>
        <w:pStyle w:val="000"/>
        <w:ind w:firstLine="480"/>
        <w:rPr>
          <w:rFonts w:cs="Times New Roman"/>
        </w:rPr>
      </w:pPr>
      <w:r>
        <w:rPr>
          <w:rFonts w:cs="Times New Roman" w:hint="eastAsia"/>
        </w:rPr>
        <w:t>平台管理员实体旨在于对整个系统进行维护、审核信息和数据分析等，</w:t>
      </w:r>
      <w:r>
        <w:rPr>
          <w:rFonts w:hint="eastAsia"/>
        </w:rPr>
        <w:t>其主要属性包括唯一标识、账号、密码。平台管理员实体</w:t>
      </w:r>
      <w:r>
        <w:rPr>
          <w:rFonts w:cs="Times New Roman"/>
        </w:rPr>
        <w:t>图如</w:t>
      </w:r>
      <w:r>
        <w:rPr>
          <w:rFonts w:cs="Times New Roman"/>
        </w:rPr>
        <w:t>4.</w:t>
      </w:r>
      <w:r>
        <w:rPr>
          <w:rFonts w:cs="Times New Roman" w:hint="eastAsia"/>
        </w:rPr>
        <w:t>20</w:t>
      </w:r>
      <w:r>
        <w:rPr>
          <w:rFonts w:cs="Times New Roman"/>
        </w:rPr>
        <w:t>所示。</w:t>
      </w:r>
    </w:p>
    <w:p w14:paraId="0FEB3141" w14:textId="77777777" w:rsidR="00A27FAC" w:rsidRDefault="00000000">
      <w:pPr>
        <w:pStyle w:val="05"/>
      </w:pPr>
      <w:r>
        <w:rPr>
          <w:rFonts w:hint="eastAsia"/>
        </w:rPr>
        <w:object w:dxaOrig="4933" w:dyaOrig="2622" w14:anchorId="6349F90F">
          <v:shape id="_x0000_i1044" type="#_x0000_t75" style="width:246.55pt;height:131.45pt" o:ole="">
            <v:imagedata r:id="rId82" o:title=""/>
          </v:shape>
          <o:OLEObject Type="Embed" ProgID="Visio.Drawing.15" ShapeID="_x0000_i1044" DrawAspect="Content" ObjectID="_1808159163" r:id="rId83"/>
        </w:object>
      </w:r>
    </w:p>
    <w:p w14:paraId="345B050A" w14:textId="77777777" w:rsidR="00A27FAC" w:rsidRDefault="00000000">
      <w:pPr>
        <w:pStyle w:val="04"/>
      </w:pPr>
      <w:r>
        <w:t>图</w:t>
      </w:r>
      <w:r>
        <w:t>4.</w:t>
      </w:r>
      <w:r>
        <w:rPr>
          <w:rFonts w:hint="eastAsia"/>
        </w:rPr>
        <w:t>20</w:t>
      </w:r>
      <w:r>
        <w:t xml:space="preserve">  </w:t>
      </w:r>
      <w:r>
        <w:rPr>
          <w:rFonts w:hint="eastAsia"/>
        </w:rPr>
        <w:t>平台管理员</w:t>
      </w:r>
      <w:r>
        <w:t>实体图</w:t>
      </w:r>
    </w:p>
    <w:p w14:paraId="6C03325A" w14:textId="77777777" w:rsidR="00A27FAC" w:rsidRDefault="00A27FAC">
      <w:pPr>
        <w:pStyle w:val="04"/>
      </w:pPr>
    </w:p>
    <w:p w14:paraId="0C19E055" w14:textId="77777777" w:rsidR="00A27FAC" w:rsidRDefault="00000000">
      <w:pPr>
        <w:pStyle w:val="03"/>
        <w:rPr>
          <w:rFonts w:ascii="Times New Roman" w:hAnsi="Times New Roman" w:cs="Times New Roman"/>
        </w:rPr>
      </w:pPr>
      <w:bookmarkStart w:id="252" w:name="_Toc8406372"/>
      <w:bookmarkStart w:id="253" w:name="_Toc416635027"/>
      <w:bookmarkStart w:id="254" w:name="_Toc21902"/>
      <w:bookmarkStart w:id="255" w:name="_Toc195901965"/>
      <w:r>
        <w:rPr>
          <w:rFonts w:ascii="Times New Roman" w:hAnsi="Times New Roman" w:cs="Times New Roman"/>
        </w:rPr>
        <w:t xml:space="preserve">4.3.2 </w:t>
      </w:r>
      <w:bookmarkEnd w:id="252"/>
      <w:bookmarkEnd w:id="253"/>
      <w:bookmarkEnd w:id="254"/>
      <w:r>
        <w:rPr>
          <w:rFonts w:ascii="Times New Roman" w:hAnsi="Times New Roman" w:cs="Times New Roman"/>
        </w:rPr>
        <w:t>数据库逻辑结构设计</w:t>
      </w:r>
      <w:bookmarkEnd w:id="255"/>
    </w:p>
    <w:p w14:paraId="76D19B4D" w14:textId="77777777" w:rsidR="00A27FAC" w:rsidRDefault="00000000">
      <w:pPr>
        <w:pStyle w:val="000"/>
        <w:numPr>
          <w:ilvl w:val="1"/>
          <w:numId w:val="4"/>
        </w:numPr>
        <w:ind w:leftChars="200" w:left="420" w:firstLineChars="0" w:firstLine="0"/>
        <w:rPr>
          <w:rFonts w:cs="Times New Roman"/>
        </w:rPr>
      </w:pPr>
      <w:r>
        <w:rPr>
          <w:rFonts w:cs="Times New Roman" w:hint="eastAsia"/>
        </w:rPr>
        <w:t>数据表说明</w:t>
      </w:r>
    </w:p>
    <w:p w14:paraId="6DC2272D" w14:textId="77777777" w:rsidR="00A27FAC" w:rsidRDefault="00000000">
      <w:pPr>
        <w:pStyle w:val="000"/>
        <w:ind w:firstLine="480"/>
        <w:rPr>
          <w:ins w:id="256" w:author="炏燚" w:date="2025-05-05T18:53:00Z"/>
          <w:rFonts w:cs="Times New Roman"/>
        </w:rPr>
      </w:pPr>
      <w:r>
        <w:rPr>
          <w:rFonts w:cs="Times New Roman"/>
        </w:rPr>
        <w:t>根据实体关系图、实体属性图和应用系统的数据，设计出</w:t>
      </w:r>
      <w:r>
        <w:rPr>
          <w:rFonts w:hint="eastAsia"/>
        </w:rPr>
        <w:t>“饭来了”校园外卖平台</w:t>
      </w:r>
      <w:r>
        <w:rPr>
          <w:rFonts w:cs="Times New Roman"/>
        </w:rPr>
        <w:t>数据库中需要的表结构，</w:t>
      </w:r>
      <w:r>
        <w:rPr>
          <w:rFonts w:cs="Times New Roman" w:hint="eastAsia"/>
        </w:rPr>
        <w:t>其中数据库表包含</w:t>
      </w:r>
      <w:del w:id="257" w:author="炏燚" w:date="2025-05-05T18:54:00Z">
        <w:r>
          <w:rPr>
            <w:rFonts w:cs="Times New Roman"/>
          </w:rPr>
          <w:delText>用户</w:delText>
        </w:r>
      </w:del>
      <w:ins w:id="258" w:author="炏燚" w:date="2025-05-05T18:54:00Z">
        <w:r>
          <w:rPr>
            <w:rFonts w:cs="Times New Roman" w:hint="eastAsia"/>
          </w:rPr>
          <w:t>顾客</w:t>
        </w:r>
      </w:ins>
      <w:r>
        <w:rPr>
          <w:rFonts w:cs="Times New Roman" w:hint="eastAsia"/>
        </w:rPr>
        <w:t>表、购物车表、口味表、菜品表、菜品分类表、套餐表、套餐详情表、订单表、订单详情表、评价表、投诉表、商家表、商家审核表、商家详情表、平台管理员表</w:t>
      </w:r>
      <w:r>
        <w:rPr>
          <w:rFonts w:cs="Times New Roman"/>
        </w:rPr>
        <w:t>。</w:t>
      </w:r>
    </w:p>
    <w:p w14:paraId="291483C8" w14:textId="77777777" w:rsidR="00A27FAC" w:rsidRDefault="00000000">
      <w:pPr>
        <w:pStyle w:val="05"/>
        <w:rPr>
          <w:ins w:id="259" w:author="炏燚" w:date="2025-05-05T18:54:00Z"/>
        </w:rPr>
        <w:pPrChange w:id="260" w:author="炏燚" w:date="2025-05-05T18:53:00Z">
          <w:pPr>
            <w:pStyle w:val="000"/>
            <w:ind w:firstLine="480"/>
          </w:pPr>
        </w:pPrChange>
      </w:pPr>
      <w:ins w:id="261" w:author="炏燚" w:date="2025-05-05T18:53:00Z">
        <w:r>
          <w:rPr>
            <w:rFonts w:hint="eastAsia"/>
          </w:rPr>
          <w:t>表</w:t>
        </w:r>
        <w:r>
          <w:rPr>
            <w:rFonts w:hint="eastAsia"/>
          </w:rPr>
          <w:t xml:space="preserve">4.1 </w:t>
        </w:r>
      </w:ins>
      <w:ins w:id="262" w:author="炏燚" w:date="2025-05-05T18:54:00Z">
        <w:r>
          <w:rPr>
            <w:rFonts w:hint="eastAsia"/>
          </w:rPr>
          <w:t>“饭来了”校园外卖平台</w:t>
        </w:r>
        <w:r>
          <w:t>数据库</w:t>
        </w:r>
        <w:r>
          <w:rPr>
            <w:rFonts w:hint="eastAsia"/>
          </w:rPr>
          <w:t>表一览</w:t>
        </w:r>
      </w:ins>
    </w:p>
    <w:p w14:paraId="7A57454F" w14:textId="77777777" w:rsidR="00A27FAC" w:rsidRDefault="00000000">
      <w:pPr>
        <w:pStyle w:val="05"/>
        <w:pPrChange w:id="263" w:author="炏燚" w:date="2025-05-05T18:53:00Z">
          <w:pPr>
            <w:pStyle w:val="000"/>
            <w:ind w:firstLine="480"/>
          </w:pPr>
        </w:pPrChange>
      </w:pPr>
      <w:ins w:id="264" w:author="炏燚" w:date="2025-05-05T18:54:00Z">
        <w:r>
          <w:rPr>
            <w:rFonts w:hint="eastAsia"/>
          </w:rPr>
          <w:t>序号</w:t>
        </w:r>
        <w:r>
          <w:rPr>
            <w:rFonts w:hint="eastAsia"/>
          </w:rPr>
          <w:t xml:space="preserve">  </w:t>
        </w:r>
        <w:r>
          <w:rPr>
            <w:rFonts w:hint="eastAsia"/>
          </w:rPr>
          <w:t>表名</w:t>
        </w:r>
        <w:r>
          <w:rPr>
            <w:rFonts w:hint="eastAsia"/>
          </w:rPr>
          <w:t xml:space="preserve">user   </w:t>
        </w:r>
        <w:r>
          <w:rPr>
            <w:rFonts w:hint="eastAsia"/>
          </w:rPr>
          <w:t>说明</w:t>
        </w:r>
      </w:ins>
    </w:p>
    <w:p w14:paraId="3A0D56DA" w14:textId="77777777" w:rsidR="00A27FAC" w:rsidRDefault="00000000">
      <w:pPr>
        <w:pStyle w:val="000"/>
        <w:numPr>
          <w:ilvl w:val="1"/>
          <w:numId w:val="4"/>
        </w:numPr>
        <w:ind w:leftChars="200" w:left="420" w:firstLineChars="0" w:firstLine="0"/>
        <w:rPr>
          <w:rFonts w:cs="Times New Roman"/>
        </w:rPr>
      </w:pPr>
      <w:r>
        <w:rPr>
          <w:rFonts w:cs="Times New Roman" w:hint="eastAsia"/>
        </w:rPr>
        <w:t>数据表设计</w:t>
      </w:r>
    </w:p>
    <w:p w14:paraId="2D658D02" w14:textId="77777777" w:rsidR="00A27FAC" w:rsidRDefault="00000000">
      <w:pPr>
        <w:pStyle w:val="000"/>
        <w:ind w:firstLine="480"/>
        <w:rPr>
          <w:rFonts w:cs="Times New Roman"/>
        </w:rPr>
      </w:pPr>
      <w:del w:id="265" w:author="炏燚" w:date="2025-05-05T18:55:00Z">
        <w:r>
          <w:rPr>
            <w:rFonts w:cs="Times New Roman" w:hint="eastAsia"/>
          </w:rPr>
          <w:delText>根据上述数据表说明，</w:delText>
        </w:r>
        <w:r>
          <w:rPr>
            <w:rFonts w:cs="Times New Roman"/>
          </w:rPr>
          <w:delText>给出</w:delText>
        </w:r>
      </w:del>
      <w:r>
        <w:rPr>
          <w:rFonts w:hint="eastAsia"/>
        </w:rPr>
        <w:t>“饭来了”校园外卖平台</w:t>
      </w:r>
      <w:r>
        <w:rPr>
          <w:rFonts w:cs="Times New Roman"/>
        </w:rPr>
        <w:t>数据库中核心的表结构</w:t>
      </w:r>
      <w:del w:id="266" w:author="炏燚" w:date="2025-05-05T18:55:00Z">
        <w:r>
          <w:rPr>
            <w:rFonts w:cs="Times New Roman" w:hint="eastAsia"/>
          </w:rPr>
          <w:delText>内容</w:delText>
        </w:r>
      </w:del>
      <w:r>
        <w:rPr>
          <w:rFonts w:cs="Times New Roman" w:hint="eastAsia"/>
        </w:rPr>
        <w:t>如下。</w:t>
      </w:r>
    </w:p>
    <w:p w14:paraId="56976D05" w14:textId="77777777" w:rsidR="00A27FAC" w:rsidRDefault="00000000">
      <w:pPr>
        <w:pStyle w:val="000"/>
        <w:numPr>
          <w:ilvl w:val="0"/>
          <w:numId w:val="7"/>
        </w:numPr>
        <w:ind w:firstLineChars="0"/>
        <w:rPr>
          <w:rFonts w:cs="Times New Roman"/>
        </w:rPr>
      </w:pPr>
      <w:r>
        <w:rPr>
          <w:rFonts w:cs="Times New Roman" w:hint="eastAsia"/>
        </w:rPr>
        <w:t>用户表</w:t>
      </w:r>
    </w:p>
    <w:p w14:paraId="6718D4A0" w14:textId="77777777" w:rsidR="00A27FAC" w:rsidRDefault="00000000">
      <w:pPr>
        <w:pStyle w:val="000"/>
        <w:ind w:firstLine="480"/>
      </w:pPr>
      <w:r>
        <w:rPr>
          <w:rFonts w:hint="eastAsia"/>
        </w:rPr>
        <w:t>用户表中的</w:t>
      </w:r>
      <w:r>
        <w:rPr>
          <w:rFonts w:hint="eastAsia"/>
        </w:rPr>
        <w:t>id</w:t>
      </w:r>
      <w:r>
        <w:rPr>
          <w:rFonts w:hint="eastAsia"/>
        </w:rPr>
        <w:t>是基于雪花算法</w:t>
      </w:r>
      <w:r>
        <w:t>（</w:t>
      </w:r>
      <w:r>
        <w:t>Snowflake</w:t>
      </w:r>
      <w:r>
        <w:t>）</w:t>
      </w:r>
      <w:r>
        <w:rPr>
          <w:rFonts w:hint="eastAsia"/>
        </w:rPr>
        <w:t>，其</w:t>
      </w:r>
      <w:r>
        <w:t>是</w:t>
      </w:r>
      <w:r>
        <w:rPr>
          <w:rFonts w:hint="eastAsia"/>
        </w:rPr>
        <w:t>一种</w:t>
      </w:r>
      <w:r>
        <w:t>分布式</w:t>
      </w:r>
      <w:r>
        <w:t>ID</w:t>
      </w:r>
      <w:r>
        <w:t>生成算法，</w:t>
      </w:r>
      <w:r>
        <w:rPr>
          <w:rFonts w:hint="eastAsia"/>
        </w:rPr>
        <w:t>在十进制下</w:t>
      </w:r>
      <w:r>
        <w:t>转换为字符串后的长度通常是</w:t>
      </w:r>
      <w:r>
        <w:t>19</w:t>
      </w:r>
      <w:r>
        <w:t>位</w:t>
      </w:r>
      <w:r>
        <w:rPr>
          <w:rFonts w:hint="eastAsia"/>
        </w:rPr>
        <w:t>，并保证了其唯一性。用户名为长度</w:t>
      </w:r>
      <w:r>
        <w:rPr>
          <w:rFonts w:hint="eastAsia"/>
        </w:rPr>
        <w:t>32</w:t>
      </w:r>
      <w:r>
        <w:rPr>
          <w:rFonts w:hint="eastAsia"/>
        </w:rPr>
        <w:t>的</w:t>
      </w:r>
      <w:r>
        <w:rPr>
          <w:rFonts w:hint="eastAsia"/>
        </w:rPr>
        <w:t>varchar</w:t>
      </w:r>
      <w:r>
        <w:rPr>
          <w:rFonts w:hint="eastAsia"/>
        </w:rPr>
        <w:t>类型来保存。手机号</w:t>
      </w:r>
      <w:r>
        <w:t>为</w:t>
      </w:r>
      <w:r>
        <w:t>1</w:t>
      </w:r>
      <w:r>
        <w:rPr>
          <w:rFonts w:hint="eastAsia"/>
        </w:rPr>
        <w:t>1</w:t>
      </w:r>
      <w:r>
        <w:t>个字符故采用固定</w:t>
      </w:r>
      <w:r>
        <w:t>1</w:t>
      </w:r>
      <w:r>
        <w:rPr>
          <w:rFonts w:hint="eastAsia"/>
        </w:rPr>
        <w:t>1</w:t>
      </w:r>
      <w:r>
        <w:t>位长度的</w:t>
      </w:r>
      <w:r>
        <w:t>CHAR</w:t>
      </w:r>
      <w:r>
        <w:t>类型来保存。</w:t>
      </w:r>
      <w:r>
        <w:rPr>
          <w:rFonts w:hint="eastAsia"/>
        </w:rPr>
        <w:t>性别</w:t>
      </w:r>
      <w:r>
        <w:t>用</w:t>
      </w:r>
      <w:r>
        <w:t>0</w:t>
      </w:r>
      <w:r>
        <w:t>表示</w:t>
      </w:r>
      <w:r>
        <w:rPr>
          <w:rFonts w:hint="eastAsia"/>
        </w:rPr>
        <w:t>女性</w:t>
      </w:r>
      <w:r>
        <w:t>、</w:t>
      </w:r>
      <w:r>
        <w:t>1</w:t>
      </w:r>
      <w:r>
        <w:t>表示</w:t>
      </w:r>
      <w:r>
        <w:rPr>
          <w:rFonts w:hint="eastAsia"/>
        </w:rPr>
        <w:t>男性</w:t>
      </w:r>
      <w:r>
        <w:t>，故采用</w:t>
      </w:r>
      <w:r>
        <w:t>TINYINT</w:t>
      </w:r>
      <w:r>
        <w:t>数据类型保存</w:t>
      </w:r>
      <w:r>
        <w:rPr>
          <w:rFonts w:hint="eastAsia"/>
        </w:rPr>
        <w:t>。头像采用长度的为</w:t>
      </w:r>
      <w:r>
        <w:rPr>
          <w:rFonts w:hint="eastAsia"/>
        </w:rPr>
        <w:t>255</w:t>
      </w:r>
      <w:r>
        <w:rPr>
          <w:rFonts w:hint="eastAsia"/>
        </w:rPr>
        <w:t>的</w:t>
      </w:r>
      <w:r>
        <w:rPr>
          <w:rFonts w:hint="eastAsia"/>
        </w:rPr>
        <w:t>varchar</w:t>
      </w:r>
      <w:r>
        <w:rPr>
          <w:rFonts w:hint="eastAsia"/>
        </w:rPr>
        <w:t>来保存其路径。</w:t>
      </w:r>
      <w:ins w:id="267" w:author="炏燚" w:date="2025-05-05T18:55:00Z">
        <w:r>
          <w:rPr>
            <w:rFonts w:hint="eastAsia"/>
          </w:rPr>
          <w:t>账号</w:t>
        </w:r>
      </w:ins>
      <w:r>
        <w:rPr>
          <w:rFonts w:hint="eastAsia"/>
        </w:rPr>
        <w:t>状态采用</w:t>
      </w:r>
      <w:r>
        <w:rPr>
          <w:rFonts w:hint="eastAsia"/>
        </w:rPr>
        <w:t>0</w:t>
      </w:r>
      <w:r>
        <w:rPr>
          <w:rFonts w:hint="eastAsia"/>
        </w:rPr>
        <w:t>表示用户禁用，</w:t>
      </w:r>
      <w:r>
        <w:rPr>
          <w:rFonts w:hint="eastAsia"/>
        </w:rPr>
        <w:t>1</w:t>
      </w:r>
      <w:r>
        <w:rPr>
          <w:rFonts w:hint="eastAsia"/>
        </w:rPr>
        <w:t>表示用户启用</w:t>
      </w:r>
      <w:del w:id="268" w:author="炏燚" w:date="2025-05-05T18:55:00Z">
        <w:r>
          <w:rPr>
            <w:rFonts w:hint="eastAsia"/>
          </w:rPr>
          <w:delText>。</w:delText>
        </w:r>
        <w:r>
          <w:delText>综上，用户表主要属性有用户名、</w:delText>
        </w:r>
        <w:r>
          <w:rPr>
            <w:rFonts w:hint="eastAsia"/>
          </w:rPr>
          <w:delText>手机号</w:delText>
        </w:r>
        <w:r>
          <w:delText>、</w:delText>
        </w:r>
        <w:r>
          <w:rPr>
            <w:rFonts w:hint="eastAsia"/>
          </w:rPr>
          <w:delText>性别</w:delText>
        </w:r>
        <w:r>
          <w:delText>、</w:delText>
        </w:r>
        <w:r>
          <w:rPr>
            <w:rFonts w:hint="eastAsia"/>
          </w:rPr>
          <w:delText>头像</w:delText>
        </w:r>
        <w:r>
          <w:delText>、</w:delText>
        </w:r>
        <w:r>
          <w:rPr>
            <w:rFonts w:hint="eastAsia"/>
          </w:rPr>
          <w:delText>账号状态</w:delText>
        </w:r>
        <w:r>
          <w:delText>等。</w:delText>
        </w:r>
      </w:del>
      <w:ins w:id="269" w:author="炏燚" w:date="2025-05-05T18:55:00Z">
        <w:r>
          <w:rPr>
            <w:rFonts w:hint="eastAsia"/>
          </w:rPr>
          <w:t>。</w:t>
        </w:r>
      </w:ins>
      <w:r>
        <w:t>用户表详细结构如表</w:t>
      </w:r>
      <w:r>
        <w:t>4.1</w:t>
      </w:r>
      <w:r>
        <w:t>所示。</w:t>
      </w:r>
    </w:p>
    <w:p w14:paraId="796C93E2" w14:textId="77777777" w:rsidR="00A27FAC" w:rsidRDefault="00000000">
      <w:pPr>
        <w:pStyle w:val="04"/>
        <w:ind w:left="840"/>
      </w:pPr>
      <w:r>
        <w:t>表</w:t>
      </w:r>
      <w:r>
        <w:t xml:space="preserve">4.1  </w:t>
      </w:r>
      <w:del w:id="270" w:author="炏燚" w:date="2025-05-05T18:51:00Z">
        <w:r>
          <w:delText>用户</w:delText>
        </w:r>
      </w:del>
      <w:ins w:id="271" w:author="炏燚" w:date="2025-05-05T18:51:00Z">
        <w:r>
          <w:rPr>
            <w:rFonts w:hint="eastAsia"/>
          </w:rPr>
          <w:t>顾客</w:t>
        </w:r>
      </w:ins>
      <w: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27FAC" w14:paraId="7D0DCF4D"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5723425" w14:textId="77777777" w:rsidR="00A27FAC" w:rsidRDefault="00000000">
            <w:pPr>
              <w:pStyle w:val="18"/>
              <w:ind w:firstLineChars="0" w:firstLine="0"/>
              <w:jc w:val="center"/>
              <w:rPr>
                <w:rFonts w:cs="Times New Roman"/>
                <w:sz w:val="21"/>
                <w:szCs w:val="21"/>
              </w:rPr>
            </w:pPr>
            <w:r>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194750C7" w14:textId="77777777" w:rsidR="00A27FAC" w:rsidRDefault="00000000">
            <w:pPr>
              <w:pStyle w:val="18"/>
              <w:ind w:firstLineChars="0" w:firstLine="0"/>
              <w:jc w:val="center"/>
              <w:rPr>
                <w:rFonts w:cs="Times New Roman"/>
                <w:sz w:val="21"/>
                <w:szCs w:val="21"/>
              </w:rPr>
            </w:pPr>
            <w:r>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FF293E5" w14:textId="77777777" w:rsidR="00A27FAC" w:rsidRDefault="00000000">
            <w:pPr>
              <w:pStyle w:val="18"/>
              <w:ind w:firstLineChars="0" w:firstLine="0"/>
              <w:jc w:val="center"/>
              <w:rPr>
                <w:rFonts w:cs="Times New Roman"/>
                <w:sz w:val="21"/>
                <w:szCs w:val="21"/>
              </w:rPr>
            </w:pPr>
            <w:r>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78209B78" w14:textId="77777777" w:rsidR="00A27FAC" w:rsidRDefault="00000000">
            <w:pPr>
              <w:pStyle w:val="18"/>
              <w:ind w:firstLineChars="0" w:firstLine="0"/>
              <w:jc w:val="center"/>
              <w:rPr>
                <w:rFonts w:cs="Times New Roman"/>
                <w:sz w:val="21"/>
                <w:szCs w:val="21"/>
              </w:rPr>
            </w:pPr>
            <w:r>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15F93E49" w14:textId="77777777" w:rsidR="00A27FAC" w:rsidRDefault="00000000">
            <w:pPr>
              <w:pStyle w:val="18"/>
              <w:ind w:firstLineChars="0" w:firstLine="0"/>
              <w:jc w:val="center"/>
              <w:rPr>
                <w:rFonts w:cs="Times New Roman"/>
                <w:sz w:val="21"/>
                <w:szCs w:val="21"/>
              </w:rPr>
            </w:pPr>
            <w:r>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5D73B62" w14:textId="77777777" w:rsidR="00A27FAC" w:rsidRDefault="00000000">
            <w:pPr>
              <w:pStyle w:val="18"/>
              <w:ind w:firstLineChars="0" w:firstLine="0"/>
              <w:jc w:val="center"/>
              <w:rPr>
                <w:rFonts w:cs="Times New Roman"/>
                <w:sz w:val="21"/>
                <w:szCs w:val="21"/>
              </w:rPr>
            </w:pPr>
            <w:r>
              <w:rPr>
                <w:rFonts w:cs="Times New Roman"/>
                <w:sz w:val="21"/>
                <w:szCs w:val="21"/>
              </w:rPr>
              <w:t>注释</w:t>
            </w:r>
          </w:p>
        </w:tc>
      </w:tr>
      <w:tr w:rsidR="00A27FAC" w14:paraId="0D0E998B"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5D6BFBA" w14:textId="77777777" w:rsidR="00A27FAC" w:rsidRDefault="00000000">
            <w:pPr>
              <w:pStyle w:val="18"/>
              <w:ind w:firstLineChars="0" w:firstLine="0"/>
              <w:jc w:val="center"/>
              <w:rPr>
                <w:rFonts w:cs="Times New Roman"/>
                <w:sz w:val="21"/>
                <w:szCs w:val="21"/>
              </w:rPr>
            </w:pPr>
            <w:r>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6A85F4B2"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30093E5C"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DAA2643"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338AC630"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DE1DE00" w14:textId="77777777" w:rsidR="00A27FAC" w:rsidRDefault="00000000">
            <w:pPr>
              <w:pStyle w:val="18"/>
              <w:ind w:firstLineChars="0" w:firstLine="0"/>
              <w:jc w:val="center"/>
              <w:rPr>
                <w:rFonts w:cs="Times New Roman"/>
                <w:sz w:val="21"/>
                <w:szCs w:val="21"/>
              </w:rPr>
            </w:pPr>
            <w:r>
              <w:rPr>
                <w:rFonts w:cs="Times New Roman"/>
                <w:sz w:val="21"/>
                <w:szCs w:val="21"/>
              </w:rPr>
              <w:t>唯一</w:t>
            </w:r>
            <w:r>
              <w:rPr>
                <w:rFonts w:cs="Times New Roman" w:hint="eastAsia"/>
                <w:sz w:val="21"/>
                <w:szCs w:val="21"/>
              </w:rPr>
              <w:t>id</w:t>
            </w:r>
          </w:p>
        </w:tc>
      </w:tr>
      <w:tr w:rsidR="00A27FAC" w14:paraId="483E33FA"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4252093" w14:textId="77777777" w:rsidR="00A27FAC" w:rsidRDefault="00000000">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1F5F47EC" w14:textId="77777777" w:rsidR="00A27FAC" w:rsidRDefault="00000000">
            <w:pPr>
              <w:pStyle w:val="18"/>
              <w:ind w:firstLineChars="0" w:firstLine="0"/>
              <w:jc w:val="center"/>
              <w:rPr>
                <w:rFonts w:cs="Times New Roman"/>
                <w:sz w:val="21"/>
                <w:szCs w:val="21"/>
              </w:rPr>
            </w:pPr>
            <w:r>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556FC22" w14:textId="77777777" w:rsidR="00A27FAC" w:rsidRDefault="00000000">
            <w:pPr>
              <w:pStyle w:val="18"/>
              <w:ind w:firstLineChars="0" w:firstLine="0"/>
              <w:jc w:val="center"/>
              <w:rPr>
                <w:rFonts w:cs="Times New Roman"/>
                <w:sz w:val="21"/>
                <w:szCs w:val="21"/>
              </w:rPr>
            </w:pPr>
            <w:r>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5135E33"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31186B2"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2692F08" w14:textId="77777777" w:rsidR="00A27FAC" w:rsidRDefault="00000000">
            <w:pPr>
              <w:pStyle w:val="18"/>
              <w:ind w:firstLineChars="0" w:firstLine="0"/>
              <w:jc w:val="center"/>
              <w:rPr>
                <w:rFonts w:cs="Times New Roman"/>
                <w:sz w:val="21"/>
                <w:szCs w:val="21"/>
              </w:rPr>
            </w:pPr>
            <w:r>
              <w:rPr>
                <w:rFonts w:cs="Times New Roman"/>
                <w:sz w:val="21"/>
                <w:szCs w:val="21"/>
              </w:rPr>
              <w:t>用户名</w:t>
            </w:r>
          </w:p>
        </w:tc>
      </w:tr>
      <w:tr w:rsidR="00A27FAC" w14:paraId="0EF1DA78"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55CD138" w14:textId="77777777" w:rsidR="00A27FAC" w:rsidRDefault="00000000">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24D30B31" w14:textId="77777777" w:rsidR="00A27FAC" w:rsidRDefault="00000000">
            <w:pPr>
              <w:pStyle w:val="18"/>
              <w:ind w:firstLineChars="0" w:firstLine="0"/>
              <w:jc w:val="center"/>
              <w:rPr>
                <w:rFonts w:cs="Times New Roman"/>
                <w:sz w:val="21"/>
                <w:szCs w:val="21"/>
              </w:rPr>
            </w:pPr>
            <w:r>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F6112F8" w14:textId="77777777" w:rsidR="00A27FAC" w:rsidRDefault="00000000">
            <w:pPr>
              <w:pStyle w:val="18"/>
              <w:ind w:firstLineChars="0" w:firstLine="0"/>
              <w:jc w:val="center"/>
              <w:rPr>
                <w:rFonts w:cs="Times New Roman"/>
                <w:sz w:val="21"/>
                <w:szCs w:val="21"/>
              </w:rPr>
            </w:pPr>
            <w:commentRangeStart w:id="272"/>
            <w:r>
              <w:rPr>
                <w:rFonts w:cs="Times New Roman" w:hint="eastAsia"/>
                <w:sz w:val="21"/>
                <w:szCs w:val="21"/>
              </w:rPr>
              <w:t>11</w:t>
            </w:r>
            <w:commentRangeEnd w:id="272"/>
            <w:r>
              <w:commentReference w:id="272"/>
            </w:r>
          </w:p>
        </w:tc>
        <w:tc>
          <w:tcPr>
            <w:tcW w:w="709" w:type="dxa"/>
            <w:tcBorders>
              <w:top w:val="single" w:sz="4" w:space="0" w:color="auto"/>
              <w:left w:val="single" w:sz="4" w:space="0" w:color="auto"/>
              <w:bottom w:val="single" w:sz="4" w:space="0" w:color="auto"/>
              <w:right w:val="single" w:sz="4" w:space="0" w:color="auto"/>
            </w:tcBorders>
          </w:tcPr>
          <w:p w14:paraId="5A218876"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37D04F0"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E333E81" w14:textId="77777777" w:rsidR="00A27FAC" w:rsidRDefault="00000000">
            <w:pPr>
              <w:pStyle w:val="18"/>
              <w:ind w:firstLineChars="0" w:firstLine="0"/>
              <w:jc w:val="center"/>
              <w:rPr>
                <w:rFonts w:cs="Times New Roman"/>
                <w:sz w:val="21"/>
                <w:szCs w:val="21"/>
              </w:rPr>
            </w:pPr>
            <w:r>
              <w:rPr>
                <w:rFonts w:cs="Times New Roman" w:hint="eastAsia"/>
                <w:sz w:val="21"/>
                <w:szCs w:val="21"/>
              </w:rPr>
              <w:t>手机号</w:t>
            </w:r>
          </w:p>
        </w:tc>
      </w:tr>
      <w:tr w:rsidR="00A27FAC" w14:paraId="2B0C7C41"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F56EDF4" w14:textId="77777777" w:rsidR="00A27FAC" w:rsidRDefault="00000000">
            <w:pPr>
              <w:pStyle w:val="18"/>
              <w:ind w:firstLineChars="0" w:firstLine="0"/>
              <w:jc w:val="center"/>
              <w:rPr>
                <w:rFonts w:cs="Times New Roman"/>
                <w:sz w:val="21"/>
                <w:szCs w:val="21"/>
              </w:rPr>
            </w:pPr>
            <w:r>
              <w:rPr>
                <w:rFonts w:cs="Times New Roman" w:hint="eastAsia"/>
                <w:sz w:val="21"/>
                <w:szCs w:val="21"/>
              </w:rPr>
              <w:t>sex</w:t>
            </w:r>
          </w:p>
        </w:tc>
        <w:tc>
          <w:tcPr>
            <w:tcW w:w="1417" w:type="dxa"/>
            <w:tcBorders>
              <w:top w:val="single" w:sz="4" w:space="0" w:color="auto"/>
              <w:left w:val="single" w:sz="4" w:space="0" w:color="auto"/>
              <w:bottom w:val="single" w:sz="4" w:space="0" w:color="auto"/>
              <w:right w:val="single" w:sz="4" w:space="0" w:color="auto"/>
            </w:tcBorders>
          </w:tcPr>
          <w:p w14:paraId="74F3AAF7"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42F2B35A"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3D753A4"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6B0B384"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3E38905" w14:textId="77777777" w:rsidR="00A27FAC" w:rsidRDefault="00000000">
            <w:pPr>
              <w:pStyle w:val="18"/>
              <w:ind w:firstLineChars="0" w:firstLine="0"/>
              <w:jc w:val="center"/>
              <w:rPr>
                <w:rFonts w:cs="Times New Roman"/>
                <w:sz w:val="21"/>
                <w:szCs w:val="21"/>
              </w:rPr>
            </w:pPr>
            <w:r>
              <w:rPr>
                <w:rFonts w:cs="Times New Roman" w:hint="eastAsia"/>
                <w:sz w:val="21"/>
                <w:szCs w:val="21"/>
              </w:rPr>
              <w:t>性别</w:t>
            </w:r>
          </w:p>
        </w:tc>
      </w:tr>
      <w:tr w:rsidR="00A27FAC" w14:paraId="405999D0"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907919F" w14:textId="77777777" w:rsidR="00A27FAC" w:rsidRDefault="00000000">
            <w:pPr>
              <w:pStyle w:val="18"/>
              <w:ind w:firstLineChars="0" w:firstLine="0"/>
              <w:jc w:val="center"/>
              <w:rPr>
                <w:rFonts w:cs="Times New Roman"/>
                <w:sz w:val="21"/>
                <w:szCs w:val="21"/>
              </w:rPr>
            </w:pPr>
            <w:r>
              <w:rPr>
                <w:rFonts w:cs="Times New Roman" w:hint="eastAsia"/>
                <w:sz w:val="21"/>
                <w:szCs w:val="21"/>
              </w:rPr>
              <w:lastRenderedPageBreak/>
              <w:t>avatar</w:t>
            </w:r>
          </w:p>
        </w:tc>
        <w:tc>
          <w:tcPr>
            <w:tcW w:w="1417" w:type="dxa"/>
            <w:tcBorders>
              <w:top w:val="single" w:sz="4" w:space="0" w:color="auto"/>
              <w:left w:val="single" w:sz="4" w:space="0" w:color="auto"/>
              <w:bottom w:val="single" w:sz="4" w:space="0" w:color="auto"/>
              <w:right w:val="single" w:sz="4" w:space="0" w:color="auto"/>
            </w:tcBorders>
          </w:tcPr>
          <w:p w14:paraId="526A4997" w14:textId="77777777" w:rsidR="00A27FAC" w:rsidRDefault="00000000">
            <w:pPr>
              <w:pStyle w:val="18"/>
              <w:ind w:firstLineChars="0" w:firstLine="0"/>
              <w:jc w:val="center"/>
              <w:rPr>
                <w:rFonts w:cs="Times New Roman"/>
                <w:sz w:val="21"/>
                <w:szCs w:val="21"/>
              </w:rPr>
            </w:pPr>
            <w:r>
              <w:rPr>
                <w:rFonts w:cs="Times New Roman" w:hint="eastAsia"/>
                <w:sz w:val="21"/>
                <w:szCs w:val="21"/>
              </w:rPr>
              <w:t>var</w:t>
            </w:r>
            <w:r>
              <w:rPr>
                <w:rFonts w:cs="Times New Roman"/>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529614F9" w14:textId="77777777" w:rsidR="00A27FAC" w:rsidRDefault="00000000">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62AF7C9B"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14C3296"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33D43A9" w14:textId="77777777" w:rsidR="00A27FAC" w:rsidRDefault="00000000">
            <w:pPr>
              <w:pStyle w:val="18"/>
              <w:ind w:firstLineChars="0" w:firstLine="0"/>
              <w:jc w:val="center"/>
              <w:rPr>
                <w:rFonts w:cs="Times New Roman"/>
                <w:sz w:val="21"/>
                <w:szCs w:val="21"/>
              </w:rPr>
            </w:pPr>
            <w:r>
              <w:rPr>
                <w:rFonts w:cs="Times New Roman" w:hint="eastAsia"/>
                <w:sz w:val="21"/>
                <w:szCs w:val="21"/>
              </w:rPr>
              <w:t>头像</w:t>
            </w:r>
          </w:p>
        </w:tc>
      </w:tr>
      <w:tr w:rsidR="00A27FAC" w14:paraId="7C1FEBCF"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486EA9B0" w14:textId="77777777" w:rsidR="00A27FAC" w:rsidRDefault="00000000">
            <w:pPr>
              <w:pStyle w:val="18"/>
              <w:ind w:firstLineChars="0" w:firstLine="0"/>
              <w:jc w:val="center"/>
              <w:rPr>
                <w:rFonts w:cs="Times New Roman"/>
                <w:sz w:val="21"/>
                <w:szCs w:val="21"/>
              </w:rPr>
            </w:pPr>
            <w:r>
              <w:rPr>
                <w:rFonts w:cs="Times New Roman"/>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587098B5"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729F3470" w14:textId="77777777" w:rsidR="00A27FAC" w:rsidRDefault="00000000">
            <w:pPr>
              <w:pStyle w:val="18"/>
              <w:ind w:firstLineChars="0" w:firstLine="0"/>
              <w:jc w:val="center"/>
              <w:rPr>
                <w:rFonts w:cs="Times New Roman"/>
                <w:sz w:val="21"/>
                <w:szCs w:val="21"/>
              </w:rPr>
            </w:pPr>
            <w:r>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0ABA0F9"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34B6D10"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FA3DB45" w14:textId="77777777" w:rsidR="00A27FAC" w:rsidRDefault="00000000">
            <w:pPr>
              <w:pStyle w:val="18"/>
              <w:ind w:firstLineChars="0" w:firstLine="0"/>
              <w:jc w:val="center"/>
              <w:rPr>
                <w:rFonts w:cs="Times New Roman"/>
                <w:sz w:val="21"/>
                <w:szCs w:val="21"/>
              </w:rPr>
            </w:pPr>
            <w:r>
              <w:rPr>
                <w:rFonts w:cs="Times New Roman" w:hint="eastAsia"/>
                <w:sz w:val="21"/>
                <w:szCs w:val="21"/>
              </w:rPr>
              <w:t>账号</w:t>
            </w:r>
            <w:r>
              <w:rPr>
                <w:rFonts w:cs="Times New Roman"/>
                <w:sz w:val="21"/>
                <w:szCs w:val="21"/>
              </w:rPr>
              <w:t>状态</w:t>
            </w:r>
          </w:p>
        </w:tc>
      </w:tr>
    </w:tbl>
    <w:p w14:paraId="4AE2D0D9" w14:textId="77777777" w:rsidR="00A27FAC" w:rsidRDefault="00000000">
      <w:pPr>
        <w:pStyle w:val="000"/>
        <w:numPr>
          <w:ilvl w:val="0"/>
          <w:numId w:val="7"/>
        </w:numPr>
        <w:ind w:firstLineChars="0"/>
        <w:rPr>
          <w:rFonts w:cs="Times New Roman"/>
        </w:rPr>
      </w:pPr>
      <w:r>
        <w:rPr>
          <w:rFonts w:cs="Times New Roman" w:hint="eastAsia"/>
        </w:rPr>
        <w:t>购物车表</w:t>
      </w:r>
    </w:p>
    <w:p w14:paraId="6F9AC4AC" w14:textId="77777777" w:rsidR="00A27FAC" w:rsidRDefault="00000000">
      <w:pPr>
        <w:pStyle w:val="000"/>
        <w:ind w:firstLine="480"/>
      </w:pPr>
      <w:r>
        <w:rPr>
          <w:rFonts w:hint="eastAsia"/>
        </w:rPr>
        <w:t>购物车表主要存储的事用户选择菜品或套餐的信息。</w:t>
      </w:r>
      <w:r>
        <w:t>金额采用</w:t>
      </w:r>
      <w:r>
        <w:t>decimal(10,2)</w:t>
      </w:r>
      <w:r>
        <w:t>类型保存，能精确到小数点后两位。创建时间采用</w:t>
      </w:r>
      <w:r>
        <w:t>datetime</w:t>
      </w:r>
      <w:r>
        <w:t>类型保存购物</w:t>
      </w:r>
      <w:proofErr w:type="gramStart"/>
      <w:r>
        <w:t>车记录</w:t>
      </w:r>
      <w:proofErr w:type="gramEnd"/>
      <w:r>
        <w:t>的创建时间。综上，购物车表主要属性有名称、图片、所属用户、菜品、套餐、菜品口味、数量、金额、创建时间等。购物车表详细结构如表</w:t>
      </w:r>
      <w:r>
        <w:t>4.2</w:t>
      </w:r>
      <w:r>
        <w:t>所示。</w:t>
      </w:r>
    </w:p>
    <w:p w14:paraId="27F3EA03" w14:textId="77777777" w:rsidR="00A27FAC" w:rsidRDefault="00000000">
      <w:pPr>
        <w:pStyle w:val="04"/>
        <w:ind w:left="840"/>
      </w:pPr>
      <w:r>
        <w:t>表</w:t>
      </w:r>
      <w:r>
        <w:t>4.</w:t>
      </w:r>
      <w:r>
        <w:rPr>
          <w:rFonts w:hint="eastAsia"/>
        </w:rPr>
        <w:t>2</w:t>
      </w:r>
      <w:r>
        <w:rPr>
          <w:rFonts w:hint="eastAsia"/>
        </w:rPr>
        <w:t>购物车</w:t>
      </w:r>
      <w: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27FAC" w14:paraId="07F64BCA"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3653E72" w14:textId="77777777" w:rsidR="00A27FAC" w:rsidRDefault="00000000">
            <w:pPr>
              <w:pStyle w:val="18"/>
              <w:ind w:firstLineChars="0" w:firstLine="0"/>
              <w:jc w:val="center"/>
              <w:rPr>
                <w:rFonts w:cs="Times New Roman"/>
                <w:sz w:val="21"/>
                <w:szCs w:val="21"/>
              </w:rPr>
            </w:pPr>
            <w:r>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6E196E95" w14:textId="77777777" w:rsidR="00A27FAC" w:rsidRDefault="00000000">
            <w:pPr>
              <w:pStyle w:val="18"/>
              <w:ind w:firstLineChars="0" w:firstLine="0"/>
              <w:jc w:val="center"/>
              <w:rPr>
                <w:rFonts w:cs="Times New Roman"/>
                <w:sz w:val="21"/>
                <w:szCs w:val="21"/>
              </w:rPr>
            </w:pPr>
            <w:r>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60B43BCB" w14:textId="77777777" w:rsidR="00A27FAC" w:rsidRDefault="00000000">
            <w:pPr>
              <w:pStyle w:val="18"/>
              <w:ind w:firstLineChars="0" w:firstLine="0"/>
              <w:jc w:val="center"/>
              <w:rPr>
                <w:rFonts w:cs="Times New Roman"/>
                <w:sz w:val="21"/>
                <w:szCs w:val="21"/>
              </w:rPr>
            </w:pPr>
            <w:r>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7D66C9B6" w14:textId="77777777" w:rsidR="00A27FAC" w:rsidRDefault="00000000">
            <w:pPr>
              <w:pStyle w:val="18"/>
              <w:ind w:firstLineChars="0" w:firstLine="0"/>
              <w:jc w:val="center"/>
              <w:rPr>
                <w:rFonts w:cs="Times New Roman"/>
                <w:sz w:val="21"/>
                <w:szCs w:val="21"/>
              </w:rPr>
            </w:pPr>
            <w:r>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6B554BB1" w14:textId="77777777" w:rsidR="00A27FAC" w:rsidRDefault="00000000">
            <w:pPr>
              <w:pStyle w:val="18"/>
              <w:ind w:firstLineChars="0" w:firstLine="0"/>
              <w:jc w:val="center"/>
              <w:rPr>
                <w:rFonts w:cs="Times New Roman"/>
                <w:sz w:val="21"/>
                <w:szCs w:val="21"/>
              </w:rPr>
            </w:pPr>
            <w:r>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4245B9D1" w14:textId="77777777" w:rsidR="00A27FAC" w:rsidRDefault="00000000">
            <w:pPr>
              <w:pStyle w:val="18"/>
              <w:ind w:firstLineChars="0" w:firstLine="0"/>
              <w:jc w:val="center"/>
              <w:rPr>
                <w:rFonts w:cs="Times New Roman"/>
                <w:sz w:val="21"/>
                <w:szCs w:val="21"/>
              </w:rPr>
            </w:pPr>
            <w:r>
              <w:rPr>
                <w:rFonts w:cs="Times New Roman"/>
                <w:sz w:val="21"/>
                <w:szCs w:val="21"/>
              </w:rPr>
              <w:t>注释</w:t>
            </w:r>
          </w:p>
        </w:tc>
      </w:tr>
      <w:tr w:rsidR="00A27FAC" w14:paraId="35DD7704"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EC63517" w14:textId="77777777" w:rsidR="00A27FAC" w:rsidRDefault="00000000">
            <w:pPr>
              <w:pStyle w:val="18"/>
              <w:ind w:firstLineChars="0" w:firstLine="0"/>
              <w:jc w:val="center"/>
              <w:rPr>
                <w:rFonts w:cs="Times New Roman"/>
                <w:sz w:val="21"/>
                <w:szCs w:val="21"/>
              </w:rPr>
            </w:pPr>
            <w:r>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64EF6960"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FAA86A7"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5BFC9B65"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04E24CA9"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8A39023" w14:textId="77777777" w:rsidR="00A27FAC" w:rsidRDefault="00000000">
            <w:pPr>
              <w:pStyle w:val="18"/>
              <w:ind w:firstLineChars="0" w:firstLine="0"/>
              <w:jc w:val="center"/>
              <w:rPr>
                <w:rFonts w:cs="Times New Roman"/>
                <w:sz w:val="21"/>
                <w:szCs w:val="21"/>
              </w:rPr>
            </w:pPr>
            <w:r>
              <w:rPr>
                <w:rFonts w:cs="Times New Roman"/>
                <w:sz w:val="21"/>
                <w:szCs w:val="21"/>
              </w:rPr>
              <w:t>唯一</w:t>
            </w:r>
            <w:r>
              <w:rPr>
                <w:rFonts w:cs="Times New Roman"/>
                <w:sz w:val="21"/>
                <w:szCs w:val="21"/>
              </w:rPr>
              <w:t>id</w:t>
            </w:r>
          </w:p>
        </w:tc>
      </w:tr>
      <w:tr w:rsidR="00A27FAC" w14:paraId="729FEDA5"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C2BA84D" w14:textId="77777777" w:rsidR="00A27FAC" w:rsidRDefault="00000000">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01E44F45" w14:textId="77777777" w:rsidR="00A27FAC" w:rsidRDefault="00000000">
            <w:pPr>
              <w:pStyle w:val="18"/>
              <w:ind w:firstLineChars="0" w:firstLine="0"/>
              <w:jc w:val="center"/>
              <w:rPr>
                <w:rFonts w:cs="Times New Roman"/>
                <w:sz w:val="21"/>
                <w:szCs w:val="21"/>
              </w:rPr>
            </w:pPr>
            <w:r>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EC1AD82" w14:textId="77777777" w:rsidR="00A27FAC" w:rsidRDefault="00000000">
            <w:pPr>
              <w:pStyle w:val="18"/>
              <w:ind w:firstLineChars="0" w:firstLine="0"/>
              <w:jc w:val="center"/>
              <w:rPr>
                <w:rFonts w:cs="Times New Roman"/>
                <w:sz w:val="21"/>
                <w:szCs w:val="21"/>
              </w:rPr>
            </w:pPr>
            <w:r>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572A2AD8"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7BA906A"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B42F439" w14:textId="77777777" w:rsidR="00A27FAC" w:rsidRDefault="00000000">
            <w:pPr>
              <w:pStyle w:val="18"/>
              <w:ind w:firstLineChars="0" w:firstLine="0"/>
              <w:jc w:val="center"/>
              <w:rPr>
                <w:rFonts w:cs="Times New Roman"/>
                <w:sz w:val="21"/>
                <w:szCs w:val="21"/>
              </w:rPr>
            </w:pPr>
            <w:r>
              <w:rPr>
                <w:rFonts w:cs="Times New Roman" w:hint="eastAsia"/>
                <w:sz w:val="21"/>
                <w:szCs w:val="21"/>
              </w:rPr>
              <w:t>名称</w:t>
            </w:r>
          </w:p>
        </w:tc>
      </w:tr>
      <w:tr w:rsidR="00A27FAC" w14:paraId="650BFFF9"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C6CC2F5" w14:textId="77777777" w:rsidR="00A27FAC" w:rsidRDefault="00000000">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7380201F" w14:textId="77777777" w:rsidR="00A27FAC" w:rsidRDefault="00000000">
            <w:pPr>
              <w:pStyle w:val="18"/>
              <w:ind w:firstLineChars="0" w:firstLine="0"/>
              <w:jc w:val="center"/>
              <w:rPr>
                <w:rFonts w:cs="Times New Roman"/>
                <w:sz w:val="21"/>
                <w:szCs w:val="21"/>
              </w:rPr>
            </w:pPr>
            <w:r>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55D2D7D" w14:textId="77777777" w:rsidR="00A27FAC" w:rsidRDefault="00000000">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2A6E15D"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720752A"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33BB7EE" w14:textId="77777777" w:rsidR="00A27FAC" w:rsidRDefault="00000000">
            <w:pPr>
              <w:pStyle w:val="18"/>
              <w:ind w:firstLineChars="0" w:firstLine="0"/>
              <w:jc w:val="center"/>
              <w:rPr>
                <w:rFonts w:cs="Times New Roman"/>
                <w:sz w:val="21"/>
                <w:szCs w:val="21"/>
              </w:rPr>
            </w:pPr>
            <w:r>
              <w:rPr>
                <w:rFonts w:cs="Times New Roman" w:hint="eastAsia"/>
                <w:sz w:val="21"/>
                <w:szCs w:val="21"/>
              </w:rPr>
              <w:t>图片</w:t>
            </w:r>
          </w:p>
        </w:tc>
      </w:tr>
      <w:tr w:rsidR="00A27FAC" w14:paraId="76C4D5E6"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867DD7C"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63A89258"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50331EE"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69F49E1"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7E23572"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C29483C" w14:textId="77777777" w:rsidR="00A27FAC" w:rsidRDefault="00000000">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A27FAC" w14:paraId="357D9828"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84EC9EB"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01A535D6"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3A0EF0CA"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A384900"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C558595"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7F24CEA" w14:textId="77777777" w:rsidR="00A27FAC" w:rsidRDefault="00000000">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A27FAC" w14:paraId="627E3D71"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E4306A2"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setmeal_id</w:t>
            </w:r>
            <w:proofErr w:type="spellEnd"/>
          </w:p>
        </w:tc>
        <w:tc>
          <w:tcPr>
            <w:tcW w:w="1417" w:type="dxa"/>
            <w:tcBorders>
              <w:top w:val="single" w:sz="4" w:space="0" w:color="auto"/>
              <w:left w:val="single" w:sz="4" w:space="0" w:color="auto"/>
              <w:bottom w:val="single" w:sz="4" w:space="0" w:color="auto"/>
              <w:right w:val="single" w:sz="4" w:space="0" w:color="auto"/>
            </w:tcBorders>
          </w:tcPr>
          <w:p w14:paraId="5C622EFF"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3DB1C4AE"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7D30B18"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65D874A"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D1BE71D" w14:textId="77777777" w:rsidR="00A27FAC" w:rsidRDefault="00000000">
            <w:pPr>
              <w:pStyle w:val="18"/>
              <w:ind w:firstLineChars="0" w:firstLine="0"/>
              <w:jc w:val="center"/>
              <w:rPr>
                <w:rFonts w:cs="Times New Roman"/>
                <w:sz w:val="21"/>
                <w:szCs w:val="21"/>
              </w:rPr>
            </w:pPr>
            <w:r>
              <w:rPr>
                <w:rFonts w:cs="Times New Roman" w:hint="eastAsia"/>
                <w:sz w:val="21"/>
                <w:szCs w:val="21"/>
              </w:rPr>
              <w:t>套餐</w:t>
            </w:r>
            <w:r>
              <w:rPr>
                <w:rFonts w:cs="Times New Roman" w:hint="eastAsia"/>
                <w:sz w:val="21"/>
                <w:szCs w:val="21"/>
              </w:rPr>
              <w:t>id</w:t>
            </w:r>
          </w:p>
        </w:tc>
      </w:tr>
      <w:tr w:rsidR="00A27FAC" w14:paraId="5435CB9E"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0080646"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dish_flavor</w:t>
            </w:r>
            <w:proofErr w:type="spellEnd"/>
          </w:p>
        </w:tc>
        <w:tc>
          <w:tcPr>
            <w:tcW w:w="1417" w:type="dxa"/>
            <w:tcBorders>
              <w:top w:val="single" w:sz="4" w:space="0" w:color="auto"/>
              <w:left w:val="single" w:sz="4" w:space="0" w:color="auto"/>
              <w:bottom w:val="single" w:sz="4" w:space="0" w:color="auto"/>
              <w:right w:val="single" w:sz="4" w:space="0" w:color="auto"/>
            </w:tcBorders>
          </w:tcPr>
          <w:p w14:paraId="6EE56652" w14:textId="77777777" w:rsidR="00A27FAC" w:rsidRDefault="00000000">
            <w:pPr>
              <w:pStyle w:val="18"/>
              <w:ind w:firstLineChars="0" w:firstLine="0"/>
              <w:jc w:val="center"/>
              <w:rPr>
                <w:rFonts w:cs="Times New Roman"/>
                <w:sz w:val="21"/>
                <w:szCs w:val="21"/>
              </w:rPr>
            </w:pPr>
            <w:r>
              <w:rPr>
                <w:rFonts w:cs="Times New Roman"/>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71934F26" w14:textId="77777777" w:rsidR="00A27FAC" w:rsidRDefault="00000000">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3B504C48"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28B3A27"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242B566" w14:textId="77777777" w:rsidR="00A27FAC" w:rsidRDefault="00000000">
            <w:pPr>
              <w:pStyle w:val="18"/>
              <w:ind w:firstLineChars="0" w:firstLine="0"/>
              <w:jc w:val="center"/>
              <w:rPr>
                <w:rFonts w:cs="Times New Roman"/>
                <w:sz w:val="21"/>
                <w:szCs w:val="21"/>
              </w:rPr>
            </w:pPr>
            <w:r>
              <w:rPr>
                <w:rFonts w:cs="Times New Roman" w:hint="eastAsia"/>
                <w:sz w:val="21"/>
                <w:szCs w:val="21"/>
              </w:rPr>
              <w:t>菜品口味</w:t>
            </w:r>
          </w:p>
        </w:tc>
      </w:tr>
      <w:tr w:rsidR="00A27FAC" w14:paraId="3287BF2A"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ED143C5" w14:textId="77777777" w:rsidR="00A27FAC" w:rsidRDefault="00000000">
            <w:pPr>
              <w:pStyle w:val="18"/>
              <w:ind w:firstLineChars="0" w:firstLine="0"/>
              <w:jc w:val="center"/>
              <w:rPr>
                <w:rFonts w:cs="Times New Roman"/>
                <w:sz w:val="21"/>
                <w:szCs w:val="21"/>
              </w:rPr>
            </w:pPr>
            <w:r>
              <w:rPr>
                <w:rFonts w:cs="Times New Roman" w:hint="eastAsia"/>
                <w:sz w:val="21"/>
                <w:szCs w:val="21"/>
              </w:rPr>
              <w:t>number</w:t>
            </w:r>
          </w:p>
        </w:tc>
        <w:tc>
          <w:tcPr>
            <w:tcW w:w="1417" w:type="dxa"/>
            <w:tcBorders>
              <w:top w:val="single" w:sz="4" w:space="0" w:color="auto"/>
              <w:left w:val="single" w:sz="4" w:space="0" w:color="auto"/>
              <w:bottom w:val="single" w:sz="4" w:space="0" w:color="auto"/>
              <w:right w:val="single" w:sz="4" w:space="0" w:color="auto"/>
            </w:tcBorders>
          </w:tcPr>
          <w:p w14:paraId="2D219F1B" w14:textId="77777777" w:rsidR="00A27FAC" w:rsidRDefault="00000000">
            <w:pPr>
              <w:pStyle w:val="18"/>
              <w:ind w:firstLineChars="0" w:firstLine="0"/>
              <w:jc w:val="center"/>
              <w:rPr>
                <w:rFonts w:cs="Times New Roman"/>
                <w:sz w:val="21"/>
                <w:szCs w:val="21"/>
              </w:rPr>
            </w:pPr>
            <w:r>
              <w:rPr>
                <w:rFonts w:cs="Times New Roman"/>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7DE18DAC" w14:textId="77777777" w:rsidR="00A27FAC" w:rsidRDefault="00000000">
            <w:pPr>
              <w:pStyle w:val="18"/>
              <w:ind w:firstLineChars="0" w:firstLine="0"/>
              <w:jc w:val="center"/>
              <w:rPr>
                <w:rFonts w:cs="Times New Roman"/>
                <w:sz w:val="21"/>
                <w:szCs w:val="21"/>
              </w:rPr>
            </w:pPr>
            <w:r>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104E888"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4599CB9"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CDE2D97" w14:textId="77777777" w:rsidR="00A27FAC" w:rsidRDefault="00000000">
            <w:pPr>
              <w:pStyle w:val="18"/>
              <w:ind w:firstLineChars="0" w:firstLine="0"/>
              <w:jc w:val="center"/>
              <w:rPr>
                <w:rFonts w:cs="Times New Roman"/>
                <w:sz w:val="21"/>
                <w:szCs w:val="21"/>
              </w:rPr>
            </w:pPr>
            <w:r>
              <w:rPr>
                <w:rFonts w:cs="Times New Roman" w:hint="eastAsia"/>
                <w:sz w:val="21"/>
                <w:szCs w:val="21"/>
              </w:rPr>
              <w:t>数量</w:t>
            </w:r>
          </w:p>
        </w:tc>
      </w:tr>
      <w:tr w:rsidR="00A27FAC" w14:paraId="6DA16426"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CBD88C6" w14:textId="77777777" w:rsidR="00A27FAC" w:rsidRDefault="00000000">
            <w:pPr>
              <w:pStyle w:val="18"/>
              <w:ind w:firstLineChars="0" w:firstLine="0"/>
              <w:jc w:val="center"/>
              <w:rPr>
                <w:rFonts w:cs="Times New Roman"/>
                <w:sz w:val="21"/>
                <w:szCs w:val="21"/>
              </w:rPr>
            </w:pPr>
            <w:r>
              <w:rPr>
                <w:rFonts w:cs="Times New Roman" w:hint="eastAsia"/>
                <w:sz w:val="21"/>
                <w:szCs w:val="21"/>
              </w:rPr>
              <w:t>amount</w:t>
            </w:r>
          </w:p>
        </w:tc>
        <w:tc>
          <w:tcPr>
            <w:tcW w:w="1417" w:type="dxa"/>
            <w:tcBorders>
              <w:top w:val="single" w:sz="4" w:space="0" w:color="auto"/>
              <w:left w:val="single" w:sz="4" w:space="0" w:color="auto"/>
              <w:bottom w:val="single" w:sz="4" w:space="0" w:color="auto"/>
              <w:right w:val="single" w:sz="4" w:space="0" w:color="auto"/>
            </w:tcBorders>
          </w:tcPr>
          <w:p w14:paraId="2E34D797" w14:textId="77777777" w:rsidR="00A27FAC" w:rsidRDefault="00000000">
            <w:pPr>
              <w:pStyle w:val="18"/>
              <w:ind w:firstLineChars="0" w:firstLine="0"/>
              <w:jc w:val="center"/>
              <w:rPr>
                <w:rFonts w:cs="Times New Roman"/>
                <w:sz w:val="21"/>
                <w:szCs w:val="21"/>
              </w:rPr>
            </w:pPr>
            <w:r>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3C3F9685" w14:textId="77777777" w:rsidR="00A27FAC" w:rsidRDefault="00000000">
            <w:pPr>
              <w:pStyle w:val="18"/>
              <w:ind w:firstLineChars="0" w:firstLine="0"/>
              <w:jc w:val="center"/>
              <w:rPr>
                <w:rFonts w:cs="Times New Roman"/>
                <w:sz w:val="21"/>
                <w:szCs w:val="21"/>
              </w:rPr>
            </w:pPr>
            <w:r>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6E7E3DE9"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C1A0C6D"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E5BAA4F" w14:textId="77777777" w:rsidR="00A27FAC" w:rsidRDefault="00000000">
            <w:pPr>
              <w:pStyle w:val="18"/>
              <w:ind w:firstLineChars="0" w:firstLine="0"/>
              <w:jc w:val="center"/>
              <w:rPr>
                <w:rFonts w:cs="Times New Roman"/>
                <w:sz w:val="21"/>
                <w:szCs w:val="21"/>
              </w:rPr>
            </w:pPr>
            <w:r>
              <w:rPr>
                <w:rFonts w:cs="Times New Roman" w:hint="eastAsia"/>
                <w:sz w:val="21"/>
                <w:szCs w:val="21"/>
              </w:rPr>
              <w:t>金额</w:t>
            </w:r>
          </w:p>
        </w:tc>
      </w:tr>
      <w:tr w:rsidR="00A27FAC" w14:paraId="132C1DBA"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7F13B11"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C73B5C5"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0E11220F" w14:textId="77777777" w:rsidR="00A27FAC" w:rsidRDefault="00000000">
            <w:pPr>
              <w:pStyle w:val="18"/>
              <w:ind w:firstLineChars="0" w:firstLine="0"/>
              <w:jc w:val="center"/>
              <w:rPr>
                <w:rFonts w:cs="Times New Roman"/>
                <w:sz w:val="21"/>
                <w:szCs w:val="21"/>
              </w:rPr>
            </w:pPr>
            <w:r>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254449C"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5D8E020"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C1B0217" w14:textId="77777777" w:rsidR="00A27FAC" w:rsidRDefault="00000000">
            <w:pPr>
              <w:pStyle w:val="18"/>
              <w:ind w:firstLineChars="0" w:firstLine="0"/>
              <w:jc w:val="center"/>
              <w:rPr>
                <w:rFonts w:cs="Times New Roman"/>
                <w:sz w:val="21"/>
                <w:szCs w:val="21"/>
              </w:rPr>
            </w:pPr>
            <w:r>
              <w:rPr>
                <w:rFonts w:cs="Times New Roman"/>
                <w:sz w:val="21"/>
                <w:szCs w:val="21"/>
              </w:rPr>
              <w:t>创建时间</w:t>
            </w:r>
          </w:p>
        </w:tc>
      </w:tr>
    </w:tbl>
    <w:p w14:paraId="7648ECE6" w14:textId="77777777" w:rsidR="00A27FAC" w:rsidRDefault="00000000">
      <w:pPr>
        <w:pStyle w:val="000"/>
        <w:numPr>
          <w:ilvl w:val="0"/>
          <w:numId w:val="7"/>
        </w:numPr>
        <w:ind w:firstLineChars="0"/>
        <w:rPr>
          <w:rFonts w:cs="Times New Roman"/>
        </w:rPr>
      </w:pPr>
      <w:r>
        <w:rPr>
          <w:rFonts w:cs="Times New Roman" w:hint="eastAsia"/>
        </w:rPr>
        <w:t>口味表</w:t>
      </w:r>
    </w:p>
    <w:p w14:paraId="61147A5F" w14:textId="77777777" w:rsidR="00A27FAC" w:rsidRDefault="00000000">
      <w:pPr>
        <w:pStyle w:val="000"/>
        <w:ind w:firstLine="480"/>
      </w:pPr>
      <w:r>
        <w:t>口味表主要存储菜品口味相关信息，用于描述不同菜品具有的特定口味。口味名称采用长度为</w:t>
      </w:r>
      <w:r>
        <w:t>32</w:t>
      </w:r>
      <w:r>
        <w:t>的</w:t>
      </w:r>
      <w:r>
        <w:t>varchar</w:t>
      </w:r>
      <w:r>
        <w:t>类型来保存。口味值采用长度为</w:t>
      </w:r>
      <w:r>
        <w:t>255</w:t>
      </w:r>
      <w:r>
        <w:t>的</w:t>
      </w:r>
      <w:r>
        <w:t>varchar</w:t>
      </w:r>
      <w:r>
        <w:t>来保存。是否删除采用</w:t>
      </w:r>
      <w:r>
        <w:rPr>
          <w:rFonts w:hint="eastAsia"/>
        </w:rPr>
        <w:t>了</w:t>
      </w:r>
      <w:proofErr w:type="spellStart"/>
      <w:r>
        <w:t>tinyint</w:t>
      </w:r>
      <w:proofErr w:type="spellEnd"/>
      <w:r>
        <w:t>类型，</w:t>
      </w:r>
      <w:r>
        <w:t>0</w:t>
      </w:r>
      <w:r>
        <w:t>表示未删除，</w:t>
      </w:r>
      <w:r>
        <w:t>1</w:t>
      </w:r>
      <w:r>
        <w:t>表示已删除。综上，口味表主要属性有口味名称、口味值、关联菜品、创建时间、更新时间、更新用户、创建用户、是否删除等。口味表详细结构如表</w:t>
      </w:r>
      <w:r>
        <w:t xml:space="preserve"> 4.3 </w:t>
      </w:r>
      <w:r>
        <w:t>所示。</w:t>
      </w:r>
    </w:p>
    <w:p w14:paraId="5517B04E" w14:textId="77777777" w:rsidR="00A27FAC" w:rsidRDefault="00000000">
      <w:pPr>
        <w:pStyle w:val="04"/>
        <w:ind w:left="840" w:firstLine="1"/>
      </w:pPr>
      <w:r>
        <w:t>表</w:t>
      </w:r>
      <w:r>
        <w:t>4.</w:t>
      </w:r>
      <w:r>
        <w:rPr>
          <w:rFonts w:hint="eastAsia"/>
        </w:rPr>
        <w:t>3</w:t>
      </w:r>
      <w:r>
        <w:rPr>
          <w:rFonts w:hint="eastAsia"/>
        </w:rPr>
        <w:t>口味</w:t>
      </w:r>
      <w: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27FAC" w14:paraId="0154BC66"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8D39441" w14:textId="77777777" w:rsidR="00A27FAC" w:rsidRDefault="00000000">
            <w:pPr>
              <w:pStyle w:val="18"/>
              <w:ind w:firstLineChars="0" w:firstLine="0"/>
              <w:jc w:val="center"/>
              <w:rPr>
                <w:rFonts w:cs="Times New Roman"/>
                <w:sz w:val="21"/>
                <w:szCs w:val="21"/>
              </w:rPr>
            </w:pPr>
            <w:r>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37EB3504" w14:textId="77777777" w:rsidR="00A27FAC" w:rsidRDefault="00000000">
            <w:pPr>
              <w:pStyle w:val="18"/>
              <w:ind w:firstLineChars="0" w:firstLine="0"/>
              <w:jc w:val="center"/>
              <w:rPr>
                <w:rFonts w:cs="Times New Roman"/>
                <w:sz w:val="21"/>
                <w:szCs w:val="21"/>
              </w:rPr>
            </w:pPr>
            <w:r>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55DA528" w14:textId="77777777" w:rsidR="00A27FAC" w:rsidRDefault="00000000">
            <w:pPr>
              <w:pStyle w:val="18"/>
              <w:ind w:firstLineChars="0" w:firstLine="0"/>
              <w:jc w:val="center"/>
              <w:rPr>
                <w:rFonts w:cs="Times New Roman"/>
                <w:sz w:val="21"/>
                <w:szCs w:val="21"/>
              </w:rPr>
            </w:pPr>
            <w:r>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0495CD0C" w14:textId="77777777" w:rsidR="00A27FAC" w:rsidRDefault="00000000">
            <w:pPr>
              <w:pStyle w:val="18"/>
              <w:ind w:firstLineChars="0" w:firstLine="0"/>
              <w:jc w:val="center"/>
              <w:rPr>
                <w:rFonts w:cs="Times New Roman"/>
                <w:sz w:val="21"/>
                <w:szCs w:val="21"/>
              </w:rPr>
            </w:pPr>
            <w:r>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01E7ECDA" w14:textId="77777777" w:rsidR="00A27FAC" w:rsidRDefault="00000000">
            <w:pPr>
              <w:pStyle w:val="18"/>
              <w:ind w:firstLineChars="0" w:firstLine="0"/>
              <w:jc w:val="center"/>
              <w:rPr>
                <w:rFonts w:cs="Times New Roman"/>
                <w:sz w:val="21"/>
                <w:szCs w:val="21"/>
              </w:rPr>
            </w:pPr>
            <w:r>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3976101B" w14:textId="77777777" w:rsidR="00A27FAC" w:rsidRDefault="00000000">
            <w:pPr>
              <w:pStyle w:val="18"/>
              <w:ind w:firstLineChars="0" w:firstLine="0"/>
              <w:jc w:val="center"/>
              <w:rPr>
                <w:rFonts w:cs="Times New Roman"/>
                <w:sz w:val="21"/>
                <w:szCs w:val="21"/>
              </w:rPr>
            </w:pPr>
            <w:r>
              <w:rPr>
                <w:rFonts w:cs="Times New Roman"/>
                <w:sz w:val="21"/>
                <w:szCs w:val="21"/>
              </w:rPr>
              <w:t>注释</w:t>
            </w:r>
          </w:p>
        </w:tc>
      </w:tr>
      <w:tr w:rsidR="00A27FAC" w14:paraId="2D008DDC"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ACC3E58" w14:textId="77777777" w:rsidR="00A27FAC" w:rsidRDefault="00000000">
            <w:pPr>
              <w:pStyle w:val="18"/>
              <w:ind w:firstLineChars="0" w:firstLine="0"/>
              <w:jc w:val="center"/>
              <w:rPr>
                <w:rFonts w:cs="Times New Roman"/>
                <w:sz w:val="21"/>
                <w:szCs w:val="21"/>
              </w:rPr>
            </w:pPr>
            <w:r>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78806CAA"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1D5B206"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2E1B86F1"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7114A1A4"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F8A0577" w14:textId="77777777" w:rsidR="00A27FAC" w:rsidRDefault="00000000">
            <w:pPr>
              <w:pStyle w:val="18"/>
              <w:ind w:firstLineChars="0" w:firstLine="0"/>
              <w:jc w:val="center"/>
              <w:rPr>
                <w:rFonts w:cs="Times New Roman"/>
                <w:sz w:val="21"/>
                <w:szCs w:val="21"/>
              </w:rPr>
            </w:pPr>
            <w:r>
              <w:rPr>
                <w:rFonts w:cs="Times New Roman"/>
                <w:sz w:val="21"/>
                <w:szCs w:val="21"/>
              </w:rPr>
              <w:t>唯一</w:t>
            </w:r>
            <w:r>
              <w:rPr>
                <w:rFonts w:cs="Times New Roman"/>
                <w:sz w:val="21"/>
                <w:szCs w:val="21"/>
              </w:rPr>
              <w:t>id</w:t>
            </w:r>
          </w:p>
        </w:tc>
      </w:tr>
      <w:tr w:rsidR="00A27FAC" w14:paraId="10C486BD"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94EEC6B" w14:textId="77777777" w:rsidR="00A27FAC" w:rsidRDefault="00000000">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33D080E4" w14:textId="77777777" w:rsidR="00A27FAC" w:rsidRDefault="00000000">
            <w:pPr>
              <w:pStyle w:val="18"/>
              <w:ind w:firstLineChars="0" w:firstLine="0"/>
              <w:jc w:val="center"/>
              <w:rPr>
                <w:rFonts w:cs="Times New Roman"/>
                <w:sz w:val="21"/>
                <w:szCs w:val="21"/>
              </w:rPr>
            </w:pPr>
            <w:r>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0ED7142" w14:textId="77777777" w:rsidR="00A27FAC" w:rsidRDefault="00000000">
            <w:pPr>
              <w:pStyle w:val="18"/>
              <w:ind w:firstLineChars="0" w:firstLine="0"/>
              <w:jc w:val="center"/>
              <w:rPr>
                <w:rFonts w:cs="Times New Roman"/>
                <w:sz w:val="21"/>
                <w:szCs w:val="21"/>
              </w:rPr>
            </w:pPr>
            <w:r>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01EE74B"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C9BD475"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132466C" w14:textId="77777777" w:rsidR="00A27FAC" w:rsidRDefault="00000000">
            <w:pPr>
              <w:pStyle w:val="18"/>
              <w:ind w:firstLineChars="0" w:firstLine="0"/>
              <w:jc w:val="center"/>
              <w:rPr>
                <w:rFonts w:cs="Times New Roman"/>
                <w:sz w:val="21"/>
                <w:szCs w:val="21"/>
              </w:rPr>
            </w:pPr>
            <w:r>
              <w:rPr>
                <w:rFonts w:cs="Times New Roman" w:hint="eastAsia"/>
                <w:sz w:val="21"/>
                <w:szCs w:val="21"/>
              </w:rPr>
              <w:t>口味名称</w:t>
            </w:r>
          </w:p>
        </w:tc>
      </w:tr>
      <w:tr w:rsidR="00A27FAC" w14:paraId="371BDBC4"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E71AA8B" w14:textId="77777777" w:rsidR="00A27FAC" w:rsidRDefault="00000000">
            <w:pPr>
              <w:pStyle w:val="18"/>
              <w:ind w:firstLineChars="0" w:firstLine="0"/>
              <w:jc w:val="center"/>
              <w:rPr>
                <w:rFonts w:cs="Times New Roman"/>
                <w:sz w:val="21"/>
                <w:szCs w:val="21"/>
              </w:rPr>
            </w:pPr>
            <w:r>
              <w:rPr>
                <w:rFonts w:cs="Times New Roman" w:hint="eastAsia"/>
                <w:sz w:val="21"/>
                <w:szCs w:val="21"/>
              </w:rPr>
              <w:t>value</w:t>
            </w:r>
          </w:p>
        </w:tc>
        <w:tc>
          <w:tcPr>
            <w:tcW w:w="1417" w:type="dxa"/>
            <w:tcBorders>
              <w:top w:val="single" w:sz="4" w:space="0" w:color="auto"/>
              <w:left w:val="single" w:sz="4" w:space="0" w:color="auto"/>
              <w:bottom w:val="single" w:sz="4" w:space="0" w:color="auto"/>
              <w:right w:val="single" w:sz="4" w:space="0" w:color="auto"/>
            </w:tcBorders>
          </w:tcPr>
          <w:p w14:paraId="49A884F1" w14:textId="77777777" w:rsidR="00A27FAC" w:rsidRDefault="00000000">
            <w:pPr>
              <w:pStyle w:val="18"/>
              <w:ind w:firstLineChars="0" w:firstLine="0"/>
              <w:jc w:val="center"/>
              <w:rPr>
                <w:rFonts w:cs="Times New Roman"/>
                <w:sz w:val="21"/>
                <w:szCs w:val="21"/>
              </w:rPr>
            </w:pPr>
            <w:r>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100E159" w14:textId="77777777" w:rsidR="00A27FAC" w:rsidRDefault="00000000">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79D1FE54"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816C50B"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91F975" w14:textId="77777777" w:rsidR="00A27FAC" w:rsidRDefault="00000000">
            <w:pPr>
              <w:pStyle w:val="18"/>
              <w:ind w:firstLineChars="0" w:firstLine="0"/>
              <w:jc w:val="center"/>
              <w:rPr>
                <w:rFonts w:cs="Times New Roman"/>
                <w:sz w:val="21"/>
                <w:szCs w:val="21"/>
              </w:rPr>
            </w:pPr>
            <w:r>
              <w:rPr>
                <w:rFonts w:cs="Times New Roman" w:hint="eastAsia"/>
                <w:sz w:val="21"/>
                <w:szCs w:val="21"/>
              </w:rPr>
              <w:t>口味值</w:t>
            </w:r>
          </w:p>
        </w:tc>
      </w:tr>
      <w:tr w:rsidR="00A27FAC" w14:paraId="6509F76D"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4009A0E"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3622E933"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4590DDC"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1775A3F1"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71F0123"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B7B521E" w14:textId="77777777" w:rsidR="00A27FAC" w:rsidRDefault="00000000">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A27FAC" w14:paraId="6E98EC6E"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4A660915"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7774777"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45FD7C18" w14:textId="77777777" w:rsidR="00A27FAC" w:rsidRDefault="00000000">
            <w:pPr>
              <w:pStyle w:val="18"/>
              <w:ind w:firstLineChars="0" w:firstLine="0"/>
              <w:jc w:val="center"/>
              <w:rPr>
                <w:rFonts w:cs="Times New Roman"/>
                <w:sz w:val="21"/>
                <w:szCs w:val="21"/>
              </w:rPr>
            </w:pPr>
            <w:r>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88E72B9"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BD3DA0D"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961236E" w14:textId="77777777" w:rsidR="00A27FAC" w:rsidRDefault="00000000">
            <w:pPr>
              <w:pStyle w:val="18"/>
              <w:ind w:firstLineChars="0" w:firstLine="0"/>
              <w:jc w:val="center"/>
              <w:rPr>
                <w:rFonts w:cs="Times New Roman"/>
                <w:sz w:val="21"/>
                <w:szCs w:val="21"/>
              </w:rPr>
            </w:pPr>
            <w:r>
              <w:rPr>
                <w:rFonts w:cs="Times New Roman"/>
                <w:sz w:val="21"/>
                <w:szCs w:val="21"/>
              </w:rPr>
              <w:t>创建时间</w:t>
            </w:r>
          </w:p>
        </w:tc>
      </w:tr>
      <w:tr w:rsidR="00A27FAC" w14:paraId="4FEB0B9F"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BB31E03"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update</w:t>
            </w:r>
            <w:r>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1934237"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9600BD4" w14:textId="77777777" w:rsidR="00A27FAC" w:rsidRDefault="00000000">
            <w:pPr>
              <w:pStyle w:val="18"/>
              <w:ind w:firstLineChars="0" w:firstLine="0"/>
              <w:jc w:val="center"/>
              <w:rPr>
                <w:rFonts w:cs="Times New Roman"/>
                <w:sz w:val="21"/>
                <w:szCs w:val="21"/>
              </w:rPr>
            </w:pPr>
            <w:r>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4B2814E"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F177D81"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336947B" w14:textId="77777777" w:rsidR="00A27FAC" w:rsidRDefault="00000000">
            <w:pPr>
              <w:pStyle w:val="18"/>
              <w:ind w:firstLineChars="0" w:firstLine="0"/>
              <w:jc w:val="center"/>
              <w:rPr>
                <w:rFonts w:cs="Times New Roman"/>
                <w:sz w:val="21"/>
                <w:szCs w:val="21"/>
              </w:rPr>
            </w:pPr>
            <w:r>
              <w:rPr>
                <w:rFonts w:cs="Times New Roman" w:hint="eastAsia"/>
                <w:sz w:val="21"/>
                <w:szCs w:val="21"/>
              </w:rPr>
              <w:t>更新</w:t>
            </w:r>
            <w:r>
              <w:rPr>
                <w:rFonts w:cs="Times New Roman"/>
                <w:sz w:val="21"/>
                <w:szCs w:val="21"/>
              </w:rPr>
              <w:t>时间</w:t>
            </w:r>
          </w:p>
        </w:tc>
      </w:tr>
      <w:tr w:rsidR="00A27FAC" w14:paraId="139FDD37"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729C3E8"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update</w:t>
            </w:r>
            <w:r>
              <w:rPr>
                <w:rFonts w:cs="Times New Roman"/>
                <w:sz w:val="21"/>
                <w:szCs w:val="21"/>
              </w:rPr>
              <w:t>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684D5965"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A6B67C8" w14:textId="77777777" w:rsidR="00A27FAC" w:rsidRDefault="00000000">
            <w:pPr>
              <w:pStyle w:val="18"/>
              <w:ind w:firstLineChars="0" w:firstLine="0"/>
              <w:jc w:val="center"/>
              <w:rPr>
                <w:rFonts w:cs="Times New Roman"/>
                <w:sz w:val="21"/>
                <w:szCs w:val="21"/>
              </w:rPr>
            </w:pPr>
            <w:r>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057959AC"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B71D242"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89BFF58" w14:textId="77777777" w:rsidR="00A27FAC" w:rsidRDefault="00000000">
            <w:pPr>
              <w:pStyle w:val="18"/>
              <w:ind w:firstLineChars="0" w:firstLine="0"/>
              <w:jc w:val="center"/>
              <w:rPr>
                <w:rFonts w:cs="Times New Roman"/>
                <w:sz w:val="21"/>
                <w:szCs w:val="21"/>
              </w:rPr>
            </w:pPr>
            <w:r>
              <w:rPr>
                <w:rFonts w:cs="Times New Roman" w:hint="eastAsia"/>
                <w:sz w:val="21"/>
                <w:szCs w:val="21"/>
              </w:rPr>
              <w:t>更新用户</w:t>
            </w:r>
          </w:p>
        </w:tc>
      </w:tr>
      <w:tr w:rsidR="00A27FAC" w14:paraId="2F8057DE"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6F63F66"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lastRenderedPageBreak/>
              <w:t>create_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5FEB23A3"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AC32085" w14:textId="77777777" w:rsidR="00A27FAC" w:rsidRDefault="00000000">
            <w:pPr>
              <w:pStyle w:val="18"/>
              <w:ind w:firstLineChars="0" w:firstLine="0"/>
              <w:jc w:val="center"/>
              <w:rPr>
                <w:rFonts w:cs="Times New Roman"/>
                <w:sz w:val="21"/>
                <w:szCs w:val="21"/>
              </w:rPr>
            </w:pPr>
            <w:r>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0AC37545"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776A193"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D213F25" w14:textId="77777777" w:rsidR="00A27FAC" w:rsidRDefault="00000000">
            <w:pPr>
              <w:pStyle w:val="18"/>
              <w:ind w:firstLineChars="0" w:firstLine="0"/>
              <w:jc w:val="center"/>
              <w:rPr>
                <w:rFonts w:cs="Times New Roman"/>
                <w:sz w:val="21"/>
                <w:szCs w:val="21"/>
              </w:rPr>
            </w:pPr>
            <w:r>
              <w:rPr>
                <w:rFonts w:cs="Times New Roman" w:hint="eastAsia"/>
                <w:sz w:val="21"/>
                <w:szCs w:val="21"/>
              </w:rPr>
              <w:t>创建用户</w:t>
            </w:r>
          </w:p>
        </w:tc>
      </w:tr>
      <w:tr w:rsidR="00A27FAC" w14:paraId="79959378"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9B7A900"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45DB5E89"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0BC67913"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81F966F"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EDAF392"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0BEFA50" w14:textId="77777777" w:rsidR="00A27FAC" w:rsidRDefault="00000000">
            <w:pPr>
              <w:pStyle w:val="18"/>
              <w:ind w:firstLineChars="0" w:firstLine="0"/>
              <w:jc w:val="center"/>
              <w:rPr>
                <w:rFonts w:cs="Times New Roman"/>
                <w:sz w:val="21"/>
                <w:szCs w:val="21"/>
              </w:rPr>
            </w:pPr>
            <w:r>
              <w:rPr>
                <w:rFonts w:cs="Times New Roman" w:hint="eastAsia"/>
                <w:sz w:val="21"/>
                <w:szCs w:val="21"/>
              </w:rPr>
              <w:t>是否删除</w:t>
            </w:r>
          </w:p>
        </w:tc>
      </w:tr>
    </w:tbl>
    <w:p w14:paraId="2DC931CB" w14:textId="77777777" w:rsidR="00A27FAC" w:rsidRDefault="00000000">
      <w:pPr>
        <w:pStyle w:val="000"/>
        <w:numPr>
          <w:ilvl w:val="0"/>
          <w:numId w:val="7"/>
        </w:numPr>
        <w:ind w:firstLineChars="0"/>
        <w:rPr>
          <w:rFonts w:cs="Times New Roman"/>
        </w:rPr>
      </w:pPr>
      <w:r>
        <w:rPr>
          <w:rFonts w:cs="Times New Roman" w:hint="eastAsia"/>
        </w:rPr>
        <w:t>菜品表</w:t>
      </w:r>
    </w:p>
    <w:p w14:paraId="14BBB98B" w14:textId="77777777" w:rsidR="00A27FAC" w:rsidRDefault="00000000">
      <w:pPr>
        <w:pStyle w:val="000"/>
        <w:ind w:firstLine="480"/>
      </w:pPr>
      <w:r>
        <w:t>菜品表主要存储菜品的详细信息，用于管理和展示菜品相关内容。</w:t>
      </w:r>
      <w:r>
        <w:rPr>
          <w:rFonts w:hint="eastAsia"/>
        </w:rPr>
        <w:t>其中</w:t>
      </w:r>
      <w:r>
        <w:t>菜品状态采用</w:t>
      </w:r>
      <w:proofErr w:type="spellStart"/>
      <w:r>
        <w:t>tinyint</w:t>
      </w:r>
      <w:proofErr w:type="spellEnd"/>
      <w:r>
        <w:t>类型，</w:t>
      </w:r>
      <w:r>
        <w:t>0</w:t>
      </w:r>
      <w:r>
        <w:t>表示禁用，</w:t>
      </w:r>
      <w:r>
        <w:t>1</w:t>
      </w:r>
      <w:r>
        <w:t>表示启用。</w:t>
      </w:r>
      <w:r>
        <w:rPr>
          <w:rFonts w:hint="eastAsia"/>
        </w:rPr>
        <w:t>菜品表中的</w:t>
      </w:r>
      <w:r>
        <w:t>排序</w:t>
      </w:r>
      <w:r>
        <w:rPr>
          <w:rFonts w:hint="eastAsia"/>
        </w:rPr>
        <w:t>字段是用于商家设置展示的顺序，数字越大越靠前，因此，</w:t>
      </w:r>
      <w:r>
        <w:t>采用</w:t>
      </w:r>
      <w:r>
        <w:rPr>
          <w:rFonts w:hint="eastAsia"/>
        </w:rPr>
        <w:t>int</w:t>
      </w:r>
      <w:r>
        <w:t>类型来确定菜品在列表中的显示顺序。综上，菜品表主要属性有名称、图片、分类、商家、价格、描述、状态、排序、创建时间、更新时间、更新用户、创建用户、是否删除等。菜品表详细结构如表</w:t>
      </w:r>
      <w:r>
        <w:t>4.4</w:t>
      </w:r>
      <w:r>
        <w:t>所示。</w:t>
      </w:r>
    </w:p>
    <w:p w14:paraId="7F7E552D" w14:textId="77777777" w:rsidR="00A27FAC" w:rsidRDefault="00000000">
      <w:pPr>
        <w:pStyle w:val="04"/>
        <w:ind w:left="840"/>
      </w:pPr>
      <w:r>
        <w:t>表</w:t>
      </w:r>
      <w:r>
        <w:t>4.</w:t>
      </w:r>
      <w:r>
        <w:rPr>
          <w:rFonts w:hint="eastAsia"/>
        </w:rPr>
        <w:t>4</w:t>
      </w:r>
      <w:r>
        <w:rPr>
          <w:rFonts w:hint="eastAsia"/>
        </w:rPr>
        <w:t>菜品</w:t>
      </w:r>
      <w: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27FAC" w14:paraId="7D417121"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C96AACA" w14:textId="77777777" w:rsidR="00A27FAC" w:rsidRDefault="00000000">
            <w:pPr>
              <w:pStyle w:val="18"/>
              <w:ind w:firstLineChars="0" w:firstLine="0"/>
              <w:jc w:val="center"/>
              <w:rPr>
                <w:rFonts w:cs="Times New Roman"/>
                <w:sz w:val="21"/>
                <w:szCs w:val="21"/>
              </w:rPr>
            </w:pPr>
            <w:r>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2B22E292" w14:textId="77777777" w:rsidR="00A27FAC" w:rsidRDefault="00000000">
            <w:pPr>
              <w:pStyle w:val="18"/>
              <w:ind w:firstLineChars="0" w:firstLine="0"/>
              <w:jc w:val="center"/>
              <w:rPr>
                <w:rFonts w:cs="Times New Roman"/>
                <w:sz w:val="21"/>
                <w:szCs w:val="21"/>
              </w:rPr>
            </w:pPr>
            <w:r>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745AD70C" w14:textId="77777777" w:rsidR="00A27FAC" w:rsidRDefault="00000000">
            <w:pPr>
              <w:pStyle w:val="18"/>
              <w:ind w:firstLineChars="0" w:firstLine="0"/>
              <w:jc w:val="center"/>
              <w:rPr>
                <w:rFonts w:cs="Times New Roman"/>
                <w:sz w:val="21"/>
                <w:szCs w:val="21"/>
              </w:rPr>
            </w:pPr>
            <w:r>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5BF8E9A9" w14:textId="77777777" w:rsidR="00A27FAC" w:rsidRDefault="00000000">
            <w:pPr>
              <w:pStyle w:val="18"/>
              <w:ind w:firstLineChars="0" w:firstLine="0"/>
              <w:jc w:val="center"/>
              <w:rPr>
                <w:rFonts w:cs="Times New Roman"/>
                <w:sz w:val="21"/>
                <w:szCs w:val="21"/>
              </w:rPr>
            </w:pPr>
            <w:r>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728CD6F" w14:textId="77777777" w:rsidR="00A27FAC" w:rsidRDefault="00000000">
            <w:pPr>
              <w:pStyle w:val="18"/>
              <w:ind w:firstLineChars="0" w:firstLine="0"/>
              <w:jc w:val="center"/>
              <w:rPr>
                <w:rFonts w:cs="Times New Roman"/>
                <w:sz w:val="21"/>
                <w:szCs w:val="21"/>
              </w:rPr>
            </w:pPr>
            <w:r>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735E21BE" w14:textId="77777777" w:rsidR="00A27FAC" w:rsidRDefault="00000000">
            <w:pPr>
              <w:pStyle w:val="18"/>
              <w:ind w:firstLineChars="0" w:firstLine="0"/>
              <w:jc w:val="center"/>
              <w:rPr>
                <w:rFonts w:cs="Times New Roman"/>
                <w:sz w:val="21"/>
                <w:szCs w:val="21"/>
              </w:rPr>
            </w:pPr>
            <w:r>
              <w:rPr>
                <w:rFonts w:cs="Times New Roman"/>
                <w:sz w:val="21"/>
                <w:szCs w:val="21"/>
              </w:rPr>
              <w:t>注释</w:t>
            </w:r>
          </w:p>
        </w:tc>
      </w:tr>
      <w:tr w:rsidR="00A27FAC" w14:paraId="0E1BDA75"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29DE99C" w14:textId="77777777" w:rsidR="00A27FAC" w:rsidRDefault="00000000">
            <w:pPr>
              <w:pStyle w:val="18"/>
              <w:ind w:firstLineChars="0" w:firstLine="0"/>
              <w:jc w:val="center"/>
              <w:rPr>
                <w:rFonts w:cs="Times New Roman"/>
                <w:sz w:val="21"/>
                <w:szCs w:val="21"/>
              </w:rPr>
            </w:pPr>
            <w:r>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0F17F1CC"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4A3D6B5"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C70AF0D"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49F862A2"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8ECC3AE" w14:textId="77777777" w:rsidR="00A27FAC" w:rsidRDefault="00000000">
            <w:pPr>
              <w:pStyle w:val="18"/>
              <w:ind w:firstLineChars="0" w:firstLine="0"/>
              <w:jc w:val="center"/>
              <w:rPr>
                <w:rFonts w:cs="Times New Roman"/>
                <w:sz w:val="21"/>
                <w:szCs w:val="21"/>
              </w:rPr>
            </w:pPr>
            <w:r>
              <w:rPr>
                <w:rFonts w:cs="Times New Roman"/>
                <w:sz w:val="21"/>
                <w:szCs w:val="21"/>
              </w:rPr>
              <w:t>唯一</w:t>
            </w:r>
            <w:r>
              <w:rPr>
                <w:rFonts w:cs="Times New Roman"/>
                <w:sz w:val="21"/>
                <w:szCs w:val="21"/>
              </w:rPr>
              <w:t>id</w:t>
            </w:r>
          </w:p>
        </w:tc>
      </w:tr>
      <w:tr w:rsidR="00A27FAC" w14:paraId="5A863D7B"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D9871B9" w14:textId="77777777" w:rsidR="00A27FAC" w:rsidRDefault="00000000">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3C4FC164" w14:textId="77777777" w:rsidR="00A27FAC" w:rsidRDefault="00000000">
            <w:pPr>
              <w:pStyle w:val="18"/>
              <w:ind w:firstLineChars="0" w:firstLine="0"/>
              <w:jc w:val="center"/>
              <w:rPr>
                <w:rFonts w:cs="Times New Roman"/>
                <w:sz w:val="21"/>
                <w:szCs w:val="21"/>
              </w:rPr>
            </w:pPr>
            <w:r>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ABAE47B" w14:textId="77777777" w:rsidR="00A27FAC" w:rsidRDefault="00000000">
            <w:pPr>
              <w:pStyle w:val="18"/>
              <w:ind w:firstLineChars="0" w:firstLine="0"/>
              <w:jc w:val="center"/>
              <w:rPr>
                <w:rFonts w:cs="Times New Roman"/>
                <w:sz w:val="21"/>
                <w:szCs w:val="21"/>
              </w:rPr>
            </w:pPr>
            <w:r>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EDC23A4"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502610"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D12BB3" w14:textId="77777777" w:rsidR="00A27FAC" w:rsidRDefault="00000000">
            <w:pPr>
              <w:pStyle w:val="18"/>
              <w:ind w:firstLineChars="0" w:firstLine="0"/>
              <w:jc w:val="center"/>
              <w:rPr>
                <w:rFonts w:cs="Times New Roman"/>
                <w:sz w:val="21"/>
                <w:szCs w:val="21"/>
              </w:rPr>
            </w:pPr>
            <w:r>
              <w:rPr>
                <w:rFonts w:cs="Times New Roman" w:hint="eastAsia"/>
                <w:sz w:val="21"/>
                <w:szCs w:val="21"/>
              </w:rPr>
              <w:t>名称</w:t>
            </w:r>
          </w:p>
        </w:tc>
      </w:tr>
      <w:tr w:rsidR="00A27FAC" w14:paraId="703D0EBF"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AF16E26" w14:textId="77777777" w:rsidR="00A27FAC" w:rsidRDefault="00000000">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4B1B992C" w14:textId="77777777" w:rsidR="00A27FAC" w:rsidRDefault="00000000">
            <w:pPr>
              <w:pStyle w:val="18"/>
              <w:ind w:firstLineChars="0" w:firstLine="0"/>
              <w:jc w:val="center"/>
              <w:rPr>
                <w:rFonts w:cs="Times New Roman"/>
                <w:sz w:val="21"/>
                <w:szCs w:val="21"/>
              </w:rPr>
            </w:pPr>
            <w:r>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CD00014" w14:textId="77777777" w:rsidR="00A27FAC" w:rsidRDefault="00000000">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29FE9F6"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DF7561"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6A70379" w14:textId="77777777" w:rsidR="00A27FAC" w:rsidRDefault="00000000">
            <w:pPr>
              <w:pStyle w:val="18"/>
              <w:ind w:firstLineChars="0" w:firstLine="0"/>
              <w:jc w:val="center"/>
              <w:rPr>
                <w:rFonts w:cs="Times New Roman"/>
                <w:sz w:val="21"/>
                <w:szCs w:val="21"/>
              </w:rPr>
            </w:pPr>
            <w:r>
              <w:rPr>
                <w:rFonts w:cs="Times New Roman" w:hint="eastAsia"/>
                <w:sz w:val="21"/>
                <w:szCs w:val="21"/>
              </w:rPr>
              <w:t>图片</w:t>
            </w:r>
          </w:p>
        </w:tc>
      </w:tr>
      <w:tr w:rsidR="00A27FAC" w14:paraId="2B1209AA"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16BB4C3"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category_id</w:t>
            </w:r>
            <w:proofErr w:type="spellEnd"/>
          </w:p>
        </w:tc>
        <w:tc>
          <w:tcPr>
            <w:tcW w:w="1417" w:type="dxa"/>
            <w:tcBorders>
              <w:top w:val="single" w:sz="4" w:space="0" w:color="auto"/>
              <w:left w:val="single" w:sz="4" w:space="0" w:color="auto"/>
              <w:bottom w:val="single" w:sz="4" w:space="0" w:color="auto"/>
              <w:right w:val="single" w:sz="4" w:space="0" w:color="auto"/>
            </w:tcBorders>
          </w:tcPr>
          <w:p w14:paraId="4C0294F3"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A190EB6"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E562D30"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1078CE"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1F76608" w14:textId="77777777" w:rsidR="00A27FAC" w:rsidRDefault="00000000">
            <w:pPr>
              <w:pStyle w:val="18"/>
              <w:ind w:firstLineChars="0" w:firstLine="0"/>
              <w:jc w:val="center"/>
              <w:rPr>
                <w:rFonts w:cs="Times New Roman"/>
                <w:sz w:val="21"/>
                <w:szCs w:val="21"/>
              </w:rPr>
            </w:pPr>
            <w:r>
              <w:rPr>
                <w:rFonts w:cs="Times New Roman" w:hint="eastAsia"/>
                <w:sz w:val="21"/>
                <w:szCs w:val="21"/>
              </w:rPr>
              <w:t>分类</w:t>
            </w:r>
            <w:r>
              <w:rPr>
                <w:rFonts w:cs="Times New Roman" w:hint="eastAsia"/>
                <w:sz w:val="21"/>
                <w:szCs w:val="21"/>
              </w:rPr>
              <w:t>id</w:t>
            </w:r>
          </w:p>
        </w:tc>
      </w:tr>
      <w:tr w:rsidR="00A27FAC" w14:paraId="1F24752E"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E09808B"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7D9540C4"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1E28B2C"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B020D72"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8CAAEEC"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2A56BC7" w14:textId="77777777" w:rsidR="00A27FAC" w:rsidRDefault="00000000">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A27FAC" w14:paraId="1D49A331"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4B02EEB" w14:textId="77777777" w:rsidR="00A27FAC" w:rsidRDefault="00000000">
            <w:pPr>
              <w:pStyle w:val="18"/>
              <w:ind w:firstLineChars="0" w:firstLine="0"/>
              <w:jc w:val="center"/>
              <w:rPr>
                <w:rFonts w:cs="Times New Roman"/>
                <w:sz w:val="21"/>
                <w:szCs w:val="21"/>
              </w:rPr>
            </w:pPr>
            <w:r>
              <w:rPr>
                <w:rFonts w:cs="Times New Roman" w:hint="eastAsia"/>
                <w:sz w:val="21"/>
                <w:szCs w:val="21"/>
              </w:rPr>
              <w:t>price</w:t>
            </w:r>
          </w:p>
        </w:tc>
        <w:tc>
          <w:tcPr>
            <w:tcW w:w="1417" w:type="dxa"/>
            <w:tcBorders>
              <w:top w:val="single" w:sz="4" w:space="0" w:color="auto"/>
              <w:left w:val="single" w:sz="4" w:space="0" w:color="auto"/>
              <w:bottom w:val="single" w:sz="4" w:space="0" w:color="auto"/>
              <w:right w:val="single" w:sz="4" w:space="0" w:color="auto"/>
            </w:tcBorders>
          </w:tcPr>
          <w:p w14:paraId="0604C99D" w14:textId="77777777" w:rsidR="00A27FAC" w:rsidRDefault="00000000">
            <w:pPr>
              <w:pStyle w:val="18"/>
              <w:ind w:firstLineChars="0" w:firstLine="0"/>
              <w:jc w:val="center"/>
              <w:rPr>
                <w:rFonts w:cs="Times New Roman"/>
                <w:sz w:val="21"/>
                <w:szCs w:val="21"/>
              </w:rPr>
            </w:pPr>
            <w:r>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00B73028" w14:textId="77777777" w:rsidR="00A27FAC" w:rsidRDefault="00000000">
            <w:pPr>
              <w:pStyle w:val="18"/>
              <w:ind w:firstLineChars="0" w:firstLine="0"/>
              <w:jc w:val="center"/>
              <w:rPr>
                <w:rFonts w:cs="Times New Roman"/>
                <w:sz w:val="21"/>
                <w:szCs w:val="21"/>
              </w:rPr>
            </w:pPr>
            <w:r>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0EBF10C7"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2F35625"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C3CA317" w14:textId="77777777" w:rsidR="00A27FAC" w:rsidRDefault="00000000">
            <w:pPr>
              <w:pStyle w:val="18"/>
              <w:ind w:firstLineChars="0" w:firstLine="0"/>
              <w:jc w:val="center"/>
              <w:rPr>
                <w:rFonts w:cs="Times New Roman"/>
                <w:sz w:val="21"/>
                <w:szCs w:val="21"/>
              </w:rPr>
            </w:pPr>
            <w:r>
              <w:rPr>
                <w:rFonts w:cs="Times New Roman" w:hint="eastAsia"/>
                <w:sz w:val="21"/>
                <w:szCs w:val="21"/>
              </w:rPr>
              <w:t>价格</w:t>
            </w:r>
          </w:p>
        </w:tc>
      </w:tr>
      <w:tr w:rsidR="00A27FAC" w14:paraId="2447292C"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D4DC28B" w14:textId="77777777" w:rsidR="00A27FAC" w:rsidRDefault="00000000">
            <w:pPr>
              <w:pStyle w:val="18"/>
              <w:ind w:firstLineChars="0" w:firstLine="0"/>
              <w:jc w:val="center"/>
              <w:rPr>
                <w:rFonts w:cs="Times New Roman"/>
                <w:sz w:val="21"/>
                <w:szCs w:val="21"/>
              </w:rPr>
            </w:pPr>
            <w:r>
              <w:rPr>
                <w:rFonts w:cs="Times New Roman" w:hint="eastAsia"/>
                <w:sz w:val="21"/>
                <w:szCs w:val="21"/>
              </w:rPr>
              <w:t>description</w:t>
            </w:r>
          </w:p>
        </w:tc>
        <w:tc>
          <w:tcPr>
            <w:tcW w:w="1417" w:type="dxa"/>
            <w:tcBorders>
              <w:top w:val="single" w:sz="4" w:space="0" w:color="auto"/>
              <w:left w:val="single" w:sz="4" w:space="0" w:color="auto"/>
              <w:bottom w:val="single" w:sz="4" w:space="0" w:color="auto"/>
              <w:right w:val="single" w:sz="4" w:space="0" w:color="auto"/>
            </w:tcBorders>
          </w:tcPr>
          <w:p w14:paraId="1B2D2318" w14:textId="77777777" w:rsidR="00A27FAC" w:rsidRDefault="00000000">
            <w:pPr>
              <w:pStyle w:val="18"/>
              <w:ind w:firstLineChars="0" w:firstLine="0"/>
              <w:jc w:val="center"/>
              <w:rPr>
                <w:rFonts w:cs="Times New Roman"/>
                <w:sz w:val="21"/>
                <w:szCs w:val="21"/>
              </w:rPr>
            </w:pPr>
            <w:r>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DA805F8" w14:textId="77777777" w:rsidR="00A27FAC" w:rsidRDefault="00000000">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21F9C20E"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5964717"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131F314" w14:textId="77777777" w:rsidR="00A27FAC" w:rsidRDefault="00000000">
            <w:pPr>
              <w:pStyle w:val="18"/>
              <w:ind w:firstLineChars="0" w:firstLine="0"/>
              <w:jc w:val="center"/>
              <w:rPr>
                <w:rFonts w:cs="Times New Roman"/>
                <w:sz w:val="21"/>
                <w:szCs w:val="21"/>
              </w:rPr>
            </w:pPr>
            <w:r>
              <w:rPr>
                <w:rFonts w:cs="Times New Roman" w:hint="eastAsia"/>
                <w:sz w:val="21"/>
                <w:szCs w:val="21"/>
              </w:rPr>
              <w:t>描述</w:t>
            </w:r>
          </w:p>
        </w:tc>
      </w:tr>
      <w:tr w:rsidR="00A27FAC" w14:paraId="24E33085"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9034DD5" w14:textId="77777777" w:rsidR="00A27FAC" w:rsidRDefault="00000000">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6ECDBDD7"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65F8DCA9"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7362D78"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47B018E"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DF75776" w14:textId="77777777" w:rsidR="00A27FAC" w:rsidRDefault="00000000">
            <w:pPr>
              <w:pStyle w:val="18"/>
              <w:ind w:firstLineChars="0" w:firstLine="0"/>
              <w:jc w:val="center"/>
              <w:rPr>
                <w:rFonts w:cs="Times New Roman"/>
                <w:sz w:val="21"/>
                <w:szCs w:val="21"/>
              </w:rPr>
            </w:pPr>
            <w:r>
              <w:rPr>
                <w:rFonts w:cs="Times New Roman" w:hint="eastAsia"/>
                <w:sz w:val="21"/>
                <w:szCs w:val="21"/>
              </w:rPr>
              <w:t>菜品状态</w:t>
            </w:r>
          </w:p>
        </w:tc>
      </w:tr>
      <w:tr w:rsidR="00A27FAC" w14:paraId="738F781A"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3AC93250" w14:textId="77777777" w:rsidR="00A27FAC" w:rsidRDefault="00000000">
            <w:pPr>
              <w:pStyle w:val="18"/>
              <w:ind w:firstLineChars="0" w:firstLine="0"/>
              <w:jc w:val="center"/>
              <w:rPr>
                <w:rFonts w:cs="Times New Roman"/>
                <w:sz w:val="21"/>
                <w:szCs w:val="21"/>
              </w:rPr>
            </w:pPr>
            <w:r>
              <w:rPr>
                <w:rFonts w:cs="Times New Roman" w:hint="eastAsia"/>
                <w:sz w:val="21"/>
                <w:szCs w:val="21"/>
              </w:rPr>
              <w:t>sort</w:t>
            </w:r>
          </w:p>
        </w:tc>
        <w:tc>
          <w:tcPr>
            <w:tcW w:w="1417" w:type="dxa"/>
            <w:tcBorders>
              <w:top w:val="single" w:sz="4" w:space="0" w:color="auto"/>
              <w:left w:val="single" w:sz="4" w:space="0" w:color="auto"/>
              <w:bottom w:val="single" w:sz="4" w:space="0" w:color="auto"/>
              <w:right w:val="single" w:sz="4" w:space="0" w:color="auto"/>
            </w:tcBorders>
          </w:tcPr>
          <w:p w14:paraId="539BF24A" w14:textId="77777777" w:rsidR="00A27FAC" w:rsidRDefault="00000000">
            <w:pPr>
              <w:pStyle w:val="18"/>
              <w:ind w:firstLineChars="0" w:firstLine="0"/>
              <w:jc w:val="center"/>
              <w:rPr>
                <w:rFonts w:cs="Times New Roman"/>
                <w:sz w:val="21"/>
                <w:szCs w:val="21"/>
              </w:rPr>
            </w:pPr>
            <w:r>
              <w:rPr>
                <w:rFonts w:cs="Times New Roman" w:hint="eastAsia"/>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20AAE8D0"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7B22491"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831A092"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2E9EF55" w14:textId="77777777" w:rsidR="00A27FAC" w:rsidRDefault="00000000">
            <w:pPr>
              <w:pStyle w:val="18"/>
              <w:ind w:firstLineChars="0" w:firstLine="0"/>
              <w:jc w:val="center"/>
              <w:rPr>
                <w:rFonts w:cs="Times New Roman"/>
                <w:sz w:val="21"/>
                <w:szCs w:val="21"/>
              </w:rPr>
            </w:pPr>
            <w:r>
              <w:rPr>
                <w:rFonts w:cs="Times New Roman" w:hint="eastAsia"/>
                <w:sz w:val="21"/>
                <w:szCs w:val="21"/>
              </w:rPr>
              <w:t>排序</w:t>
            </w:r>
          </w:p>
        </w:tc>
      </w:tr>
      <w:tr w:rsidR="00A27FAC" w14:paraId="625137A7"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5B30BEE"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0DD8DCA"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E95609C" w14:textId="77777777" w:rsidR="00A27FAC" w:rsidRDefault="00000000">
            <w:pPr>
              <w:pStyle w:val="18"/>
              <w:ind w:firstLineChars="0" w:firstLine="0"/>
              <w:jc w:val="center"/>
              <w:rPr>
                <w:rFonts w:cs="Times New Roman"/>
                <w:sz w:val="21"/>
                <w:szCs w:val="21"/>
              </w:rPr>
            </w:pPr>
            <w:r>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3A845F8"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9911A54"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EABDD2F" w14:textId="77777777" w:rsidR="00A27FAC" w:rsidRDefault="00000000">
            <w:pPr>
              <w:pStyle w:val="18"/>
              <w:ind w:firstLineChars="0" w:firstLine="0"/>
              <w:jc w:val="center"/>
              <w:rPr>
                <w:rFonts w:cs="Times New Roman"/>
                <w:sz w:val="21"/>
                <w:szCs w:val="21"/>
              </w:rPr>
            </w:pPr>
            <w:r>
              <w:rPr>
                <w:rFonts w:cs="Times New Roman"/>
                <w:sz w:val="21"/>
                <w:szCs w:val="21"/>
              </w:rPr>
              <w:t>创建时间</w:t>
            </w:r>
          </w:p>
        </w:tc>
      </w:tr>
      <w:tr w:rsidR="00A27FAC" w14:paraId="1DCB52BC"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E9A5C8C"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update</w:t>
            </w:r>
            <w:r>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2DD2175"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8593AA1" w14:textId="77777777" w:rsidR="00A27FAC" w:rsidRDefault="00000000">
            <w:pPr>
              <w:pStyle w:val="18"/>
              <w:ind w:firstLineChars="0" w:firstLine="0"/>
              <w:jc w:val="center"/>
              <w:rPr>
                <w:rFonts w:cs="Times New Roman"/>
                <w:sz w:val="21"/>
                <w:szCs w:val="21"/>
              </w:rPr>
            </w:pPr>
            <w:r>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22B0403"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745B28B"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7DF54F8" w14:textId="77777777" w:rsidR="00A27FAC" w:rsidRDefault="00000000">
            <w:pPr>
              <w:pStyle w:val="18"/>
              <w:ind w:firstLineChars="0" w:firstLine="0"/>
              <w:jc w:val="center"/>
              <w:rPr>
                <w:rFonts w:cs="Times New Roman"/>
                <w:sz w:val="21"/>
                <w:szCs w:val="21"/>
              </w:rPr>
            </w:pPr>
            <w:r>
              <w:rPr>
                <w:rFonts w:cs="Times New Roman" w:hint="eastAsia"/>
                <w:sz w:val="21"/>
                <w:szCs w:val="21"/>
              </w:rPr>
              <w:t>更新</w:t>
            </w:r>
            <w:r>
              <w:rPr>
                <w:rFonts w:cs="Times New Roman"/>
                <w:sz w:val="21"/>
                <w:szCs w:val="21"/>
              </w:rPr>
              <w:t>时间</w:t>
            </w:r>
          </w:p>
        </w:tc>
      </w:tr>
      <w:tr w:rsidR="00A27FAC" w14:paraId="00E8D965"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3151AA04"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update</w:t>
            </w:r>
            <w:r>
              <w:rPr>
                <w:rFonts w:cs="Times New Roman"/>
                <w:sz w:val="21"/>
                <w:szCs w:val="21"/>
              </w:rPr>
              <w:t>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24F43BBD"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48A484CC" w14:textId="77777777" w:rsidR="00A27FAC" w:rsidRDefault="00000000">
            <w:pPr>
              <w:pStyle w:val="18"/>
              <w:ind w:firstLineChars="0" w:firstLine="0"/>
              <w:jc w:val="center"/>
              <w:rPr>
                <w:rFonts w:cs="Times New Roman"/>
                <w:sz w:val="21"/>
                <w:szCs w:val="21"/>
              </w:rPr>
            </w:pPr>
            <w:r>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6A87565B"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508CF80"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E0D57AA" w14:textId="77777777" w:rsidR="00A27FAC" w:rsidRDefault="00000000">
            <w:pPr>
              <w:pStyle w:val="18"/>
              <w:ind w:firstLineChars="0" w:firstLine="0"/>
              <w:jc w:val="center"/>
              <w:rPr>
                <w:rFonts w:cs="Times New Roman"/>
                <w:sz w:val="21"/>
                <w:szCs w:val="21"/>
              </w:rPr>
            </w:pPr>
            <w:r>
              <w:rPr>
                <w:rFonts w:cs="Times New Roman" w:hint="eastAsia"/>
                <w:sz w:val="21"/>
                <w:szCs w:val="21"/>
              </w:rPr>
              <w:t>更新用户</w:t>
            </w:r>
          </w:p>
        </w:tc>
      </w:tr>
      <w:tr w:rsidR="00A27FAC" w14:paraId="6DC1E10E"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B9B7D9C"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create_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072E9547"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12182D6" w14:textId="77777777" w:rsidR="00A27FAC" w:rsidRDefault="00000000">
            <w:pPr>
              <w:pStyle w:val="18"/>
              <w:ind w:firstLineChars="0" w:firstLine="0"/>
              <w:jc w:val="center"/>
              <w:rPr>
                <w:rFonts w:cs="Times New Roman"/>
                <w:sz w:val="21"/>
                <w:szCs w:val="21"/>
              </w:rPr>
            </w:pPr>
            <w:r>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DA50E81"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02A3EA2"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FB1A98A" w14:textId="77777777" w:rsidR="00A27FAC" w:rsidRDefault="00000000">
            <w:pPr>
              <w:pStyle w:val="18"/>
              <w:ind w:firstLineChars="0" w:firstLine="0"/>
              <w:jc w:val="center"/>
              <w:rPr>
                <w:rFonts w:cs="Times New Roman"/>
                <w:sz w:val="21"/>
                <w:szCs w:val="21"/>
              </w:rPr>
            </w:pPr>
            <w:r>
              <w:rPr>
                <w:rFonts w:cs="Times New Roman" w:hint="eastAsia"/>
                <w:sz w:val="21"/>
                <w:szCs w:val="21"/>
              </w:rPr>
              <w:t>创建用户</w:t>
            </w:r>
          </w:p>
        </w:tc>
      </w:tr>
      <w:tr w:rsidR="00A27FAC" w14:paraId="3F14693F"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4E92721"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5F8F1146"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0E96A70A"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492E0BB"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1C44551"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1A41707" w14:textId="77777777" w:rsidR="00A27FAC" w:rsidRDefault="00000000">
            <w:pPr>
              <w:pStyle w:val="18"/>
              <w:ind w:firstLineChars="0" w:firstLine="0"/>
              <w:jc w:val="center"/>
              <w:rPr>
                <w:rFonts w:cs="Times New Roman"/>
                <w:sz w:val="21"/>
                <w:szCs w:val="21"/>
              </w:rPr>
            </w:pPr>
            <w:r>
              <w:rPr>
                <w:rFonts w:cs="Times New Roman" w:hint="eastAsia"/>
                <w:sz w:val="21"/>
                <w:szCs w:val="21"/>
              </w:rPr>
              <w:t>是否删除</w:t>
            </w:r>
          </w:p>
        </w:tc>
      </w:tr>
    </w:tbl>
    <w:p w14:paraId="3DE56D16" w14:textId="77777777" w:rsidR="00A27FAC" w:rsidRDefault="00000000">
      <w:pPr>
        <w:pStyle w:val="000"/>
        <w:numPr>
          <w:ilvl w:val="0"/>
          <w:numId w:val="7"/>
        </w:numPr>
        <w:ind w:firstLineChars="0"/>
        <w:rPr>
          <w:rFonts w:cs="Times New Roman"/>
        </w:rPr>
      </w:pPr>
      <w:r>
        <w:rPr>
          <w:rFonts w:cs="Times New Roman" w:hint="eastAsia"/>
        </w:rPr>
        <w:t>菜品分类表</w:t>
      </w:r>
    </w:p>
    <w:p w14:paraId="3FE40F5A" w14:textId="77777777" w:rsidR="00A27FAC" w:rsidRDefault="00000000">
      <w:pPr>
        <w:pStyle w:val="000"/>
        <w:ind w:firstLine="480"/>
      </w:pPr>
      <w:r>
        <w:t>菜品分类表主要用于存储菜品的分类信息，方便对菜品进行归类管理和展示。</w:t>
      </w:r>
      <w:r>
        <w:rPr>
          <w:rFonts w:hint="eastAsia"/>
        </w:rPr>
        <w:t>菜品的类型一般情况下不会超过</w:t>
      </w:r>
      <w:r>
        <w:rPr>
          <w:rFonts w:hint="eastAsia"/>
        </w:rPr>
        <w:t>16</w:t>
      </w:r>
      <w:r>
        <w:rPr>
          <w:rFonts w:hint="eastAsia"/>
        </w:rPr>
        <w:t>个字的内容，所以采用</w:t>
      </w:r>
      <w:r>
        <w:rPr>
          <w:rFonts w:hint="eastAsia"/>
        </w:rPr>
        <w:t>varchar</w:t>
      </w:r>
      <w:r>
        <w:rPr>
          <w:rFonts w:hint="eastAsia"/>
        </w:rPr>
        <w:t>的类型来表示。</w:t>
      </w:r>
      <w:r>
        <w:t>菜品分类表主要属性有类型、名称、排序、商家、创建时间、更新时间、更新用户、创建用户、是否删除等。菜品分类表详细结构如表</w:t>
      </w:r>
      <w:r>
        <w:t>4.5</w:t>
      </w:r>
      <w:r>
        <w:t>所示。</w:t>
      </w:r>
    </w:p>
    <w:p w14:paraId="63731563" w14:textId="77777777" w:rsidR="00A27FAC" w:rsidRDefault="00000000">
      <w:pPr>
        <w:pStyle w:val="04"/>
        <w:ind w:left="480"/>
      </w:pPr>
      <w:r>
        <w:t>表</w:t>
      </w:r>
      <w:r>
        <w:t>4.</w:t>
      </w:r>
      <w:r>
        <w:rPr>
          <w:rFonts w:hint="eastAsia"/>
        </w:rPr>
        <w:t>5</w:t>
      </w:r>
      <w:r>
        <w:rPr>
          <w:rFonts w:hint="eastAsia"/>
        </w:rPr>
        <w:t>菜品分类</w:t>
      </w:r>
      <w: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27FAC" w14:paraId="27A8B335"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108639C" w14:textId="77777777" w:rsidR="00A27FAC" w:rsidRDefault="00000000">
            <w:pPr>
              <w:pStyle w:val="18"/>
              <w:ind w:firstLineChars="0" w:firstLine="0"/>
              <w:jc w:val="center"/>
              <w:rPr>
                <w:rFonts w:cs="Times New Roman"/>
                <w:sz w:val="21"/>
                <w:szCs w:val="21"/>
              </w:rPr>
            </w:pPr>
            <w:r>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49E2400C" w14:textId="77777777" w:rsidR="00A27FAC" w:rsidRDefault="00000000">
            <w:pPr>
              <w:pStyle w:val="18"/>
              <w:ind w:firstLineChars="0" w:firstLine="0"/>
              <w:jc w:val="center"/>
              <w:rPr>
                <w:rFonts w:cs="Times New Roman"/>
                <w:sz w:val="21"/>
                <w:szCs w:val="21"/>
              </w:rPr>
            </w:pPr>
            <w:r>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07BFE72D" w14:textId="77777777" w:rsidR="00A27FAC" w:rsidRDefault="00000000">
            <w:pPr>
              <w:pStyle w:val="18"/>
              <w:ind w:firstLineChars="0" w:firstLine="0"/>
              <w:jc w:val="center"/>
              <w:rPr>
                <w:rFonts w:cs="Times New Roman"/>
                <w:sz w:val="21"/>
                <w:szCs w:val="21"/>
              </w:rPr>
            </w:pPr>
            <w:r>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68146284" w14:textId="77777777" w:rsidR="00A27FAC" w:rsidRDefault="00000000">
            <w:pPr>
              <w:pStyle w:val="18"/>
              <w:ind w:firstLineChars="0" w:firstLine="0"/>
              <w:jc w:val="center"/>
              <w:rPr>
                <w:rFonts w:cs="Times New Roman"/>
                <w:sz w:val="21"/>
                <w:szCs w:val="21"/>
              </w:rPr>
            </w:pPr>
            <w:r>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114527E" w14:textId="77777777" w:rsidR="00A27FAC" w:rsidRDefault="00000000">
            <w:pPr>
              <w:pStyle w:val="18"/>
              <w:ind w:firstLineChars="0" w:firstLine="0"/>
              <w:jc w:val="center"/>
              <w:rPr>
                <w:rFonts w:cs="Times New Roman"/>
                <w:sz w:val="21"/>
                <w:szCs w:val="21"/>
              </w:rPr>
            </w:pPr>
            <w:r>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33ADA53C" w14:textId="77777777" w:rsidR="00A27FAC" w:rsidRDefault="00000000">
            <w:pPr>
              <w:pStyle w:val="18"/>
              <w:ind w:firstLineChars="0" w:firstLine="0"/>
              <w:jc w:val="center"/>
              <w:rPr>
                <w:rFonts w:cs="Times New Roman"/>
                <w:sz w:val="21"/>
                <w:szCs w:val="21"/>
              </w:rPr>
            </w:pPr>
            <w:r>
              <w:rPr>
                <w:rFonts w:cs="Times New Roman"/>
                <w:sz w:val="21"/>
                <w:szCs w:val="21"/>
              </w:rPr>
              <w:t>注释</w:t>
            </w:r>
          </w:p>
        </w:tc>
      </w:tr>
      <w:tr w:rsidR="00A27FAC" w14:paraId="41AFBFC5"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DEFCBE1" w14:textId="77777777" w:rsidR="00A27FAC" w:rsidRDefault="00000000">
            <w:pPr>
              <w:pStyle w:val="18"/>
              <w:ind w:firstLineChars="0" w:firstLine="0"/>
              <w:jc w:val="center"/>
              <w:rPr>
                <w:rFonts w:cs="Times New Roman"/>
                <w:sz w:val="21"/>
                <w:szCs w:val="21"/>
              </w:rPr>
            </w:pPr>
            <w:r>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36D1F20"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C4FE4CB"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009153E"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6780A8AA"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DD363FD" w14:textId="77777777" w:rsidR="00A27FAC" w:rsidRDefault="00000000">
            <w:pPr>
              <w:pStyle w:val="18"/>
              <w:ind w:firstLineChars="0" w:firstLine="0"/>
              <w:jc w:val="center"/>
              <w:rPr>
                <w:rFonts w:cs="Times New Roman"/>
                <w:sz w:val="21"/>
                <w:szCs w:val="21"/>
              </w:rPr>
            </w:pPr>
            <w:r>
              <w:rPr>
                <w:rFonts w:cs="Times New Roman"/>
                <w:sz w:val="21"/>
                <w:szCs w:val="21"/>
              </w:rPr>
              <w:t>唯一</w:t>
            </w:r>
            <w:r>
              <w:rPr>
                <w:rFonts w:cs="Times New Roman"/>
                <w:sz w:val="21"/>
                <w:szCs w:val="21"/>
              </w:rPr>
              <w:t>id</w:t>
            </w:r>
          </w:p>
        </w:tc>
      </w:tr>
      <w:tr w:rsidR="00A27FAC" w14:paraId="3D160101"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E5CC0C3" w14:textId="77777777" w:rsidR="00A27FAC" w:rsidRDefault="00000000">
            <w:pPr>
              <w:pStyle w:val="18"/>
              <w:ind w:firstLineChars="0" w:firstLine="0"/>
              <w:jc w:val="center"/>
              <w:rPr>
                <w:rFonts w:cs="Times New Roman"/>
                <w:sz w:val="21"/>
                <w:szCs w:val="21"/>
              </w:rPr>
            </w:pPr>
            <w:r>
              <w:rPr>
                <w:rFonts w:cs="Times New Roman" w:hint="eastAsia"/>
                <w:sz w:val="21"/>
                <w:szCs w:val="21"/>
              </w:rPr>
              <w:t>type</w:t>
            </w:r>
          </w:p>
        </w:tc>
        <w:tc>
          <w:tcPr>
            <w:tcW w:w="1417" w:type="dxa"/>
            <w:tcBorders>
              <w:top w:val="single" w:sz="4" w:space="0" w:color="auto"/>
              <w:left w:val="single" w:sz="4" w:space="0" w:color="auto"/>
              <w:bottom w:val="single" w:sz="4" w:space="0" w:color="auto"/>
              <w:right w:val="single" w:sz="4" w:space="0" w:color="auto"/>
            </w:tcBorders>
          </w:tcPr>
          <w:p w14:paraId="175BA44D" w14:textId="77777777" w:rsidR="00A27FAC" w:rsidRDefault="00000000">
            <w:pPr>
              <w:pStyle w:val="18"/>
              <w:ind w:firstLineChars="0" w:firstLine="0"/>
              <w:jc w:val="center"/>
              <w:rPr>
                <w:rFonts w:cs="Times New Roman"/>
                <w:sz w:val="21"/>
                <w:szCs w:val="21"/>
              </w:rPr>
            </w:pPr>
            <w:r>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1BADEF0" w14:textId="77777777" w:rsidR="00A27FAC" w:rsidRDefault="00000000">
            <w:pPr>
              <w:pStyle w:val="18"/>
              <w:ind w:firstLineChars="0" w:firstLine="0"/>
              <w:jc w:val="center"/>
              <w:rPr>
                <w:rFonts w:cs="Times New Roman"/>
                <w:sz w:val="21"/>
                <w:szCs w:val="21"/>
              </w:rPr>
            </w:pPr>
            <w:r>
              <w:rPr>
                <w:rFonts w:cs="Times New Roman" w:hint="eastAsia"/>
                <w:sz w:val="21"/>
                <w:szCs w:val="21"/>
              </w:rPr>
              <w:t>16</w:t>
            </w:r>
          </w:p>
        </w:tc>
        <w:tc>
          <w:tcPr>
            <w:tcW w:w="709" w:type="dxa"/>
            <w:tcBorders>
              <w:top w:val="single" w:sz="4" w:space="0" w:color="auto"/>
              <w:left w:val="single" w:sz="4" w:space="0" w:color="auto"/>
              <w:bottom w:val="single" w:sz="4" w:space="0" w:color="auto"/>
              <w:right w:val="single" w:sz="4" w:space="0" w:color="auto"/>
            </w:tcBorders>
          </w:tcPr>
          <w:p w14:paraId="6907632B"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745B7C"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9E68F59" w14:textId="77777777" w:rsidR="00A27FAC" w:rsidRDefault="00000000">
            <w:pPr>
              <w:pStyle w:val="18"/>
              <w:ind w:firstLineChars="0" w:firstLine="0"/>
              <w:jc w:val="center"/>
              <w:rPr>
                <w:rFonts w:cs="Times New Roman"/>
                <w:sz w:val="21"/>
                <w:szCs w:val="21"/>
              </w:rPr>
            </w:pPr>
            <w:r>
              <w:rPr>
                <w:rFonts w:cs="Times New Roman" w:hint="eastAsia"/>
                <w:sz w:val="21"/>
                <w:szCs w:val="21"/>
              </w:rPr>
              <w:t>类型</w:t>
            </w:r>
          </w:p>
        </w:tc>
      </w:tr>
      <w:tr w:rsidR="00A27FAC" w14:paraId="2168DB45"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0315BA2" w14:textId="77777777" w:rsidR="00A27FAC" w:rsidRDefault="00000000">
            <w:pPr>
              <w:pStyle w:val="18"/>
              <w:ind w:firstLineChars="0" w:firstLine="0"/>
              <w:jc w:val="center"/>
              <w:rPr>
                <w:rFonts w:cs="Times New Roman"/>
                <w:sz w:val="21"/>
                <w:szCs w:val="21"/>
              </w:rPr>
            </w:pPr>
            <w:r>
              <w:rPr>
                <w:rFonts w:cs="Times New Roman" w:hint="eastAsia"/>
                <w:sz w:val="21"/>
                <w:szCs w:val="21"/>
              </w:rPr>
              <w:lastRenderedPageBreak/>
              <w:t>name</w:t>
            </w:r>
          </w:p>
        </w:tc>
        <w:tc>
          <w:tcPr>
            <w:tcW w:w="1417" w:type="dxa"/>
            <w:tcBorders>
              <w:top w:val="single" w:sz="4" w:space="0" w:color="auto"/>
              <w:left w:val="single" w:sz="4" w:space="0" w:color="auto"/>
              <w:bottom w:val="single" w:sz="4" w:space="0" w:color="auto"/>
              <w:right w:val="single" w:sz="4" w:space="0" w:color="auto"/>
            </w:tcBorders>
          </w:tcPr>
          <w:p w14:paraId="50950847" w14:textId="77777777" w:rsidR="00A27FAC" w:rsidRDefault="00000000">
            <w:pPr>
              <w:pStyle w:val="18"/>
              <w:ind w:firstLineChars="0" w:firstLine="0"/>
              <w:jc w:val="center"/>
              <w:rPr>
                <w:rFonts w:cs="Times New Roman"/>
                <w:sz w:val="21"/>
                <w:szCs w:val="21"/>
              </w:rPr>
            </w:pPr>
            <w:r>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06B6F01" w14:textId="77777777" w:rsidR="00A27FAC" w:rsidRDefault="00000000">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48E195C"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A6FA767"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75FC9D" w14:textId="77777777" w:rsidR="00A27FAC" w:rsidRDefault="00000000">
            <w:pPr>
              <w:pStyle w:val="18"/>
              <w:ind w:firstLineChars="0" w:firstLine="0"/>
              <w:jc w:val="center"/>
              <w:rPr>
                <w:rFonts w:cs="Times New Roman"/>
                <w:sz w:val="21"/>
                <w:szCs w:val="21"/>
              </w:rPr>
            </w:pPr>
            <w:r>
              <w:rPr>
                <w:rFonts w:cs="Times New Roman" w:hint="eastAsia"/>
                <w:sz w:val="21"/>
                <w:szCs w:val="21"/>
              </w:rPr>
              <w:t>名称</w:t>
            </w:r>
          </w:p>
        </w:tc>
      </w:tr>
      <w:tr w:rsidR="00A27FAC" w14:paraId="6140FEDA"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4EB09D70" w14:textId="77777777" w:rsidR="00A27FAC" w:rsidRDefault="00000000">
            <w:pPr>
              <w:pStyle w:val="18"/>
              <w:ind w:firstLineChars="0" w:firstLine="0"/>
              <w:jc w:val="center"/>
              <w:rPr>
                <w:rFonts w:cs="Times New Roman"/>
                <w:sz w:val="21"/>
                <w:szCs w:val="21"/>
              </w:rPr>
            </w:pPr>
            <w:r>
              <w:rPr>
                <w:rFonts w:cs="Times New Roman" w:hint="eastAsia"/>
                <w:sz w:val="21"/>
                <w:szCs w:val="21"/>
              </w:rPr>
              <w:t>sort</w:t>
            </w:r>
          </w:p>
        </w:tc>
        <w:tc>
          <w:tcPr>
            <w:tcW w:w="1417" w:type="dxa"/>
            <w:tcBorders>
              <w:top w:val="single" w:sz="4" w:space="0" w:color="auto"/>
              <w:left w:val="single" w:sz="4" w:space="0" w:color="auto"/>
              <w:bottom w:val="single" w:sz="4" w:space="0" w:color="auto"/>
              <w:right w:val="single" w:sz="4" w:space="0" w:color="auto"/>
            </w:tcBorders>
          </w:tcPr>
          <w:p w14:paraId="6894B471" w14:textId="77777777" w:rsidR="00A27FAC" w:rsidRDefault="00000000">
            <w:pPr>
              <w:pStyle w:val="18"/>
              <w:ind w:firstLineChars="0" w:firstLine="0"/>
              <w:jc w:val="center"/>
              <w:rPr>
                <w:rFonts w:cs="Times New Roman"/>
                <w:sz w:val="21"/>
                <w:szCs w:val="21"/>
              </w:rPr>
            </w:pPr>
            <w:r>
              <w:rPr>
                <w:rFonts w:cs="Times New Roman"/>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2BDB3C54" w14:textId="77777777" w:rsidR="00A27FAC" w:rsidRDefault="00000000">
            <w:pPr>
              <w:pStyle w:val="18"/>
              <w:ind w:firstLineChars="0" w:firstLine="0"/>
              <w:jc w:val="center"/>
              <w:rPr>
                <w:rFonts w:cs="Times New Roman"/>
                <w:sz w:val="21"/>
                <w:szCs w:val="21"/>
              </w:rPr>
            </w:pPr>
            <w:r>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4A61DDD"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3D4555E"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3DBC5D3" w14:textId="77777777" w:rsidR="00A27FAC" w:rsidRDefault="00000000">
            <w:pPr>
              <w:pStyle w:val="18"/>
              <w:ind w:firstLineChars="0" w:firstLine="0"/>
              <w:jc w:val="center"/>
              <w:rPr>
                <w:rFonts w:cs="Times New Roman"/>
                <w:sz w:val="21"/>
                <w:szCs w:val="21"/>
              </w:rPr>
            </w:pPr>
            <w:r>
              <w:rPr>
                <w:rFonts w:cs="Times New Roman" w:hint="eastAsia"/>
                <w:sz w:val="21"/>
                <w:szCs w:val="21"/>
              </w:rPr>
              <w:t>排序</w:t>
            </w:r>
          </w:p>
        </w:tc>
      </w:tr>
      <w:tr w:rsidR="00A27FAC" w14:paraId="1EC8558E"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57DCAD0"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15DA4A55"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2625E44"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2C74A2B"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2752A03"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D99F7E" w14:textId="77777777" w:rsidR="00A27FAC" w:rsidRDefault="00000000">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A27FAC" w14:paraId="3A36446F"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686E595"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00223310"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3B0DAD8D" w14:textId="77777777" w:rsidR="00A27FAC" w:rsidRDefault="00000000">
            <w:pPr>
              <w:pStyle w:val="18"/>
              <w:ind w:firstLineChars="0" w:firstLine="0"/>
              <w:jc w:val="center"/>
              <w:rPr>
                <w:rFonts w:cs="Times New Roman"/>
                <w:sz w:val="21"/>
                <w:szCs w:val="21"/>
              </w:rPr>
            </w:pPr>
            <w:r>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6C7D1AB"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AC34E03"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194881C" w14:textId="77777777" w:rsidR="00A27FAC" w:rsidRDefault="00000000">
            <w:pPr>
              <w:pStyle w:val="18"/>
              <w:ind w:firstLineChars="0" w:firstLine="0"/>
              <w:jc w:val="center"/>
              <w:rPr>
                <w:rFonts w:cs="Times New Roman"/>
                <w:sz w:val="21"/>
                <w:szCs w:val="21"/>
              </w:rPr>
            </w:pPr>
            <w:r>
              <w:rPr>
                <w:rFonts w:cs="Times New Roman"/>
                <w:sz w:val="21"/>
                <w:szCs w:val="21"/>
              </w:rPr>
              <w:t>创建时间</w:t>
            </w:r>
          </w:p>
        </w:tc>
      </w:tr>
      <w:tr w:rsidR="00A27FAC" w14:paraId="7FF0AD2A"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4EEC1AE2"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update</w:t>
            </w:r>
            <w:r>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52D03D1F"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9C5B31E" w14:textId="77777777" w:rsidR="00A27FAC" w:rsidRDefault="00000000">
            <w:pPr>
              <w:pStyle w:val="18"/>
              <w:ind w:firstLineChars="0" w:firstLine="0"/>
              <w:jc w:val="center"/>
              <w:rPr>
                <w:rFonts w:cs="Times New Roman"/>
                <w:sz w:val="21"/>
                <w:szCs w:val="21"/>
              </w:rPr>
            </w:pPr>
            <w:r>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0754C1B"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EF58937"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9DE1EA" w14:textId="77777777" w:rsidR="00A27FAC" w:rsidRDefault="00000000">
            <w:pPr>
              <w:pStyle w:val="18"/>
              <w:ind w:firstLineChars="0" w:firstLine="0"/>
              <w:jc w:val="center"/>
              <w:rPr>
                <w:rFonts w:cs="Times New Roman"/>
                <w:sz w:val="21"/>
                <w:szCs w:val="21"/>
              </w:rPr>
            </w:pPr>
            <w:r>
              <w:rPr>
                <w:rFonts w:cs="Times New Roman" w:hint="eastAsia"/>
                <w:sz w:val="21"/>
                <w:szCs w:val="21"/>
              </w:rPr>
              <w:t>更新</w:t>
            </w:r>
            <w:r>
              <w:rPr>
                <w:rFonts w:cs="Times New Roman"/>
                <w:sz w:val="21"/>
                <w:szCs w:val="21"/>
              </w:rPr>
              <w:t>时间</w:t>
            </w:r>
          </w:p>
        </w:tc>
      </w:tr>
      <w:tr w:rsidR="00A27FAC" w14:paraId="18567E45"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4F301879"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update</w:t>
            </w:r>
            <w:r>
              <w:rPr>
                <w:rFonts w:cs="Times New Roman"/>
                <w:sz w:val="21"/>
                <w:szCs w:val="21"/>
              </w:rPr>
              <w:t>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0327A94F"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396FCE4" w14:textId="77777777" w:rsidR="00A27FAC" w:rsidRDefault="00000000">
            <w:pPr>
              <w:pStyle w:val="18"/>
              <w:ind w:firstLineChars="0" w:firstLine="0"/>
              <w:jc w:val="center"/>
              <w:rPr>
                <w:rFonts w:cs="Times New Roman"/>
                <w:sz w:val="21"/>
                <w:szCs w:val="21"/>
              </w:rPr>
            </w:pPr>
            <w:r>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72706B5A"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DD35933"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011DCF6" w14:textId="77777777" w:rsidR="00A27FAC" w:rsidRDefault="00000000">
            <w:pPr>
              <w:pStyle w:val="18"/>
              <w:ind w:firstLineChars="0" w:firstLine="0"/>
              <w:jc w:val="center"/>
              <w:rPr>
                <w:rFonts w:cs="Times New Roman"/>
                <w:sz w:val="21"/>
                <w:szCs w:val="21"/>
              </w:rPr>
            </w:pPr>
            <w:r>
              <w:rPr>
                <w:rFonts w:cs="Times New Roman" w:hint="eastAsia"/>
                <w:sz w:val="21"/>
                <w:szCs w:val="21"/>
              </w:rPr>
              <w:t>更新用户</w:t>
            </w:r>
          </w:p>
        </w:tc>
      </w:tr>
      <w:tr w:rsidR="00A27FAC" w14:paraId="1FB8E8AA"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4936D9AF"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create_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5849E664"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6185FAC" w14:textId="77777777" w:rsidR="00A27FAC" w:rsidRDefault="00000000">
            <w:pPr>
              <w:pStyle w:val="18"/>
              <w:ind w:firstLineChars="0" w:firstLine="0"/>
              <w:jc w:val="center"/>
              <w:rPr>
                <w:rFonts w:cs="Times New Roman"/>
                <w:sz w:val="21"/>
                <w:szCs w:val="21"/>
              </w:rPr>
            </w:pPr>
            <w:r>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01B1F0E"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B832031"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076FC45" w14:textId="77777777" w:rsidR="00A27FAC" w:rsidRDefault="00000000">
            <w:pPr>
              <w:pStyle w:val="18"/>
              <w:ind w:firstLineChars="0" w:firstLine="0"/>
              <w:jc w:val="center"/>
              <w:rPr>
                <w:rFonts w:cs="Times New Roman"/>
                <w:sz w:val="21"/>
                <w:szCs w:val="21"/>
              </w:rPr>
            </w:pPr>
            <w:r>
              <w:rPr>
                <w:rFonts w:cs="Times New Roman" w:hint="eastAsia"/>
                <w:sz w:val="21"/>
                <w:szCs w:val="21"/>
              </w:rPr>
              <w:t>创建用户</w:t>
            </w:r>
          </w:p>
        </w:tc>
      </w:tr>
      <w:tr w:rsidR="00A27FAC" w14:paraId="493A7FAF"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3C29681"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2B14970D"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4FF38C70"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D5F7FCD"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3B6B084"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29E9802" w14:textId="77777777" w:rsidR="00A27FAC" w:rsidRDefault="00000000">
            <w:pPr>
              <w:pStyle w:val="18"/>
              <w:ind w:firstLineChars="0" w:firstLine="0"/>
              <w:jc w:val="center"/>
              <w:rPr>
                <w:rFonts w:cs="Times New Roman"/>
                <w:sz w:val="21"/>
                <w:szCs w:val="21"/>
              </w:rPr>
            </w:pPr>
            <w:r>
              <w:rPr>
                <w:rFonts w:cs="Times New Roman" w:hint="eastAsia"/>
                <w:sz w:val="21"/>
                <w:szCs w:val="21"/>
              </w:rPr>
              <w:t>是否删除</w:t>
            </w:r>
          </w:p>
        </w:tc>
      </w:tr>
    </w:tbl>
    <w:p w14:paraId="283A8C0B" w14:textId="77777777" w:rsidR="00A27FAC" w:rsidRDefault="00000000">
      <w:pPr>
        <w:pStyle w:val="000"/>
        <w:numPr>
          <w:ilvl w:val="0"/>
          <w:numId w:val="7"/>
        </w:numPr>
        <w:ind w:firstLineChars="0"/>
        <w:rPr>
          <w:rFonts w:cs="Times New Roman"/>
        </w:rPr>
      </w:pPr>
      <w:r>
        <w:rPr>
          <w:rFonts w:cs="Times New Roman" w:hint="eastAsia"/>
        </w:rPr>
        <w:t>套餐表</w:t>
      </w:r>
    </w:p>
    <w:p w14:paraId="4BD6A47B" w14:textId="77777777" w:rsidR="00A27FAC" w:rsidRDefault="00000000">
      <w:pPr>
        <w:pStyle w:val="000"/>
        <w:ind w:firstLine="480"/>
      </w:pPr>
      <w:proofErr w:type="gramStart"/>
      <w:r>
        <w:t>套餐表</w:t>
      </w:r>
      <w:proofErr w:type="gramEnd"/>
      <w:r>
        <w:t>主要存储各类套餐的详细信息，以便用户选择购买。价格采用</w:t>
      </w:r>
      <w:r>
        <w:rPr>
          <w:rFonts w:hint="eastAsia"/>
        </w:rPr>
        <w:t>长度为</w:t>
      </w:r>
      <w:r>
        <w:rPr>
          <w:rFonts w:hint="eastAsia"/>
        </w:rPr>
        <w:t>10</w:t>
      </w:r>
      <w:r>
        <w:rPr>
          <w:rFonts w:hint="eastAsia"/>
        </w:rPr>
        <w:t>，具有</w:t>
      </w:r>
      <w:r>
        <w:rPr>
          <w:rFonts w:hint="eastAsia"/>
        </w:rPr>
        <w:t>2</w:t>
      </w:r>
      <w:r>
        <w:rPr>
          <w:rFonts w:hint="eastAsia"/>
        </w:rPr>
        <w:t>个小数点的</w:t>
      </w:r>
      <w:r>
        <w:t>decimal</w:t>
      </w:r>
      <w:r>
        <w:t>类型</w:t>
      </w:r>
      <w:r>
        <w:rPr>
          <w:rFonts w:hint="eastAsia"/>
        </w:rPr>
        <w:t>来</w:t>
      </w:r>
      <w:r>
        <w:t>保存，能精确到小数点后两位。描述采用长度为</w:t>
      </w:r>
      <w:r>
        <w:t>255</w:t>
      </w:r>
      <w:r>
        <w:t>的</w:t>
      </w:r>
      <w:r>
        <w:t>varchar</w:t>
      </w:r>
      <w:r>
        <w:t>来保存套餐的相关描述。套餐状态采用</w:t>
      </w:r>
      <w:proofErr w:type="spellStart"/>
      <w:r>
        <w:t>tinyint</w:t>
      </w:r>
      <w:proofErr w:type="spellEnd"/>
      <w:r>
        <w:t>类型，</w:t>
      </w:r>
      <w:r>
        <w:t>0</w:t>
      </w:r>
      <w:r>
        <w:t>表示禁用，</w:t>
      </w:r>
      <w:r>
        <w:t>1</w:t>
      </w:r>
      <w:r>
        <w:t>表示启用。综上，</w:t>
      </w:r>
      <w:proofErr w:type="gramStart"/>
      <w:r>
        <w:t>套餐表</w:t>
      </w:r>
      <w:proofErr w:type="gramEnd"/>
      <w:r>
        <w:t>主要属性有名称、图片、分类、商家、价格、描述、状态、创建时间、更新时间、更新用户、创建用户、是否删除等。</w:t>
      </w:r>
      <w:proofErr w:type="gramStart"/>
      <w:r>
        <w:t>套餐表</w:t>
      </w:r>
      <w:proofErr w:type="gramEnd"/>
      <w:r>
        <w:t>详细结构如表</w:t>
      </w:r>
      <w:r>
        <w:t>4.6</w:t>
      </w:r>
      <w:r>
        <w:t>所示。</w:t>
      </w:r>
    </w:p>
    <w:p w14:paraId="38D9372E" w14:textId="77777777" w:rsidR="00A27FAC" w:rsidRDefault="00000000">
      <w:pPr>
        <w:pStyle w:val="04"/>
        <w:ind w:left="480"/>
      </w:pPr>
      <w:r>
        <w:t>表</w:t>
      </w:r>
      <w:r>
        <w:t>4.</w:t>
      </w:r>
      <w:r>
        <w:rPr>
          <w:rFonts w:hint="eastAsia"/>
        </w:rPr>
        <w:t>6</w:t>
      </w:r>
      <w:r>
        <w:rPr>
          <w:rFonts w:hint="eastAsia"/>
        </w:rPr>
        <w:t>套餐</w:t>
      </w:r>
      <w: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27FAC" w14:paraId="038900C2"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026AB65" w14:textId="77777777" w:rsidR="00A27FAC" w:rsidRDefault="00000000">
            <w:pPr>
              <w:pStyle w:val="18"/>
              <w:ind w:firstLineChars="0" w:firstLine="0"/>
              <w:jc w:val="center"/>
              <w:rPr>
                <w:rFonts w:cs="Times New Roman"/>
                <w:sz w:val="21"/>
                <w:szCs w:val="21"/>
              </w:rPr>
            </w:pPr>
            <w:r>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6689E056" w14:textId="77777777" w:rsidR="00A27FAC" w:rsidRDefault="00000000">
            <w:pPr>
              <w:pStyle w:val="18"/>
              <w:ind w:firstLineChars="0" w:firstLine="0"/>
              <w:jc w:val="center"/>
              <w:rPr>
                <w:rFonts w:cs="Times New Roman"/>
                <w:sz w:val="21"/>
                <w:szCs w:val="21"/>
              </w:rPr>
            </w:pPr>
            <w:r>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270283F" w14:textId="77777777" w:rsidR="00A27FAC" w:rsidRDefault="00000000">
            <w:pPr>
              <w:pStyle w:val="18"/>
              <w:ind w:firstLineChars="0" w:firstLine="0"/>
              <w:jc w:val="center"/>
              <w:rPr>
                <w:rFonts w:cs="Times New Roman"/>
                <w:sz w:val="21"/>
                <w:szCs w:val="21"/>
              </w:rPr>
            </w:pPr>
            <w:r>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33C4DB6B" w14:textId="77777777" w:rsidR="00A27FAC" w:rsidRDefault="00000000">
            <w:pPr>
              <w:pStyle w:val="18"/>
              <w:ind w:firstLineChars="0" w:firstLine="0"/>
              <w:jc w:val="center"/>
              <w:rPr>
                <w:rFonts w:cs="Times New Roman"/>
                <w:sz w:val="21"/>
                <w:szCs w:val="21"/>
              </w:rPr>
            </w:pPr>
            <w:r>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22226C3E" w14:textId="77777777" w:rsidR="00A27FAC" w:rsidRDefault="00000000">
            <w:pPr>
              <w:pStyle w:val="18"/>
              <w:ind w:firstLineChars="0" w:firstLine="0"/>
              <w:jc w:val="center"/>
              <w:rPr>
                <w:rFonts w:cs="Times New Roman"/>
                <w:sz w:val="21"/>
                <w:szCs w:val="21"/>
              </w:rPr>
            </w:pPr>
            <w:r>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D9F4E3B" w14:textId="77777777" w:rsidR="00A27FAC" w:rsidRDefault="00000000">
            <w:pPr>
              <w:pStyle w:val="18"/>
              <w:ind w:firstLineChars="0" w:firstLine="0"/>
              <w:jc w:val="center"/>
              <w:rPr>
                <w:rFonts w:cs="Times New Roman"/>
                <w:sz w:val="21"/>
                <w:szCs w:val="21"/>
              </w:rPr>
            </w:pPr>
            <w:r>
              <w:rPr>
                <w:rFonts w:cs="Times New Roman"/>
                <w:sz w:val="21"/>
                <w:szCs w:val="21"/>
              </w:rPr>
              <w:t>注释</w:t>
            </w:r>
          </w:p>
        </w:tc>
      </w:tr>
      <w:tr w:rsidR="00A27FAC" w14:paraId="4418AA39"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39EEC55B" w14:textId="77777777" w:rsidR="00A27FAC" w:rsidRDefault="00000000">
            <w:pPr>
              <w:pStyle w:val="18"/>
              <w:ind w:firstLineChars="0" w:firstLine="0"/>
              <w:jc w:val="center"/>
              <w:rPr>
                <w:rFonts w:cs="Times New Roman"/>
                <w:sz w:val="21"/>
                <w:szCs w:val="21"/>
              </w:rPr>
            </w:pPr>
            <w:r>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1815F45A"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D4BCE54"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03737BF"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61625BF2"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56E50A6" w14:textId="77777777" w:rsidR="00A27FAC" w:rsidRDefault="00000000">
            <w:pPr>
              <w:pStyle w:val="18"/>
              <w:ind w:firstLineChars="0" w:firstLine="0"/>
              <w:jc w:val="center"/>
              <w:rPr>
                <w:rFonts w:cs="Times New Roman"/>
                <w:sz w:val="21"/>
                <w:szCs w:val="21"/>
              </w:rPr>
            </w:pPr>
            <w:r>
              <w:rPr>
                <w:rFonts w:cs="Times New Roman"/>
                <w:sz w:val="21"/>
                <w:szCs w:val="21"/>
              </w:rPr>
              <w:t>唯一</w:t>
            </w:r>
            <w:r>
              <w:rPr>
                <w:rFonts w:cs="Times New Roman"/>
                <w:sz w:val="21"/>
                <w:szCs w:val="21"/>
              </w:rPr>
              <w:t>id</w:t>
            </w:r>
          </w:p>
        </w:tc>
      </w:tr>
      <w:tr w:rsidR="00A27FAC" w14:paraId="1F29B859"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1473636" w14:textId="77777777" w:rsidR="00A27FAC" w:rsidRDefault="00000000">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23F75F81" w14:textId="77777777" w:rsidR="00A27FAC" w:rsidRDefault="00000000">
            <w:pPr>
              <w:pStyle w:val="18"/>
              <w:ind w:firstLineChars="0" w:firstLine="0"/>
              <w:jc w:val="center"/>
              <w:rPr>
                <w:rFonts w:cs="Times New Roman"/>
                <w:sz w:val="21"/>
                <w:szCs w:val="21"/>
              </w:rPr>
            </w:pPr>
            <w:r>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4179FF2" w14:textId="77777777" w:rsidR="00A27FAC" w:rsidRDefault="00000000">
            <w:pPr>
              <w:pStyle w:val="18"/>
              <w:ind w:firstLineChars="0" w:firstLine="0"/>
              <w:jc w:val="center"/>
              <w:rPr>
                <w:rFonts w:cs="Times New Roman"/>
                <w:sz w:val="21"/>
                <w:szCs w:val="21"/>
              </w:rPr>
            </w:pPr>
            <w:r>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795FE236"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762B4C"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6680236" w14:textId="77777777" w:rsidR="00A27FAC" w:rsidRDefault="00000000">
            <w:pPr>
              <w:pStyle w:val="18"/>
              <w:ind w:firstLineChars="0" w:firstLine="0"/>
              <w:jc w:val="center"/>
              <w:rPr>
                <w:rFonts w:cs="Times New Roman"/>
                <w:sz w:val="21"/>
                <w:szCs w:val="21"/>
              </w:rPr>
            </w:pPr>
            <w:r>
              <w:rPr>
                <w:rFonts w:cs="Times New Roman" w:hint="eastAsia"/>
                <w:sz w:val="21"/>
                <w:szCs w:val="21"/>
              </w:rPr>
              <w:t>名称</w:t>
            </w:r>
          </w:p>
        </w:tc>
      </w:tr>
      <w:tr w:rsidR="00A27FAC" w14:paraId="2A4C87C7"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E91E2EF" w14:textId="77777777" w:rsidR="00A27FAC" w:rsidRDefault="00000000">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5DBBB1EE" w14:textId="77777777" w:rsidR="00A27FAC" w:rsidRDefault="00000000">
            <w:pPr>
              <w:pStyle w:val="18"/>
              <w:ind w:firstLineChars="0" w:firstLine="0"/>
              <w:jc w:val="center"/>
              <w:rPr>
                <w:rFonts w:cs="Times New Roman"/>
                <w:sz w:val="21"/>
                <w:szCs w:val="21"/>
              </w:rPr>
            </w:pPr>
            <w:r>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4A5DFC4" w14:textId="77777777" w:rsidR="00A27FAC" w:rsidRDefault="00000000">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6A860FAF"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414903B"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EDF13E" w14:textId="77777777" w:rsidR="00A27FAC" w:rsidRDefault="00000000">
            <w:pPr>
              <w:pStyle w:val="18"/>
              <w:ind w:firstLineChars="0" w:firstLine="0"/>
              <w:jc w:val="center"/>
              <w:rPr>
                <w:rFonts w:cs="Times New Roman"/>
                <w:sz w:val="21"/>
                <w:szCs w:val="21"/>
              </w:rPr>
            </w:pPr>
            <w:r>
              <w:rPr>
                <w:rFonts w:cs="Times New Roman" w:hint="eastAsia"/>
                <w:sz w:val="21"/>
                <w:szCs w:val="21"/>
              </w:rPr>
              <w:t>图片</w:t>
            </w:r>
          </w:p>
        </w:tc>
      </w:tr>
      <w:tr w:rsidR="00A27FAC" w14:paraId="557A88B6"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501B63B"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category_id</w:t>
            </w:r>
            <w:proofErr w:type="spellEnd"/>
          </w:p>
        </w:tc>
        <w:tc>
          <w:tcPr>
            <w:tcW w:w="1417" w:type="dxa"/>
            <w:tcBorders>
              <w:top w:val="single" w:sz="4" w:space="0" w:color="auto"/>
              <w:left w:val="single" w:sz="4" w:space="0" w:color="auto"/>
              <w:bottom w:val="single" w:sz="4" w:space="0" w:color="auto"/>
              <w:right w:val="single" w:sz="4" w:space="0" w:color="auto"/>
            </w:tcBorders>
          </w:tcPr>
          <w:p w14:paraId="3DB8E693"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97279E1"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7BA9CD5"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D1F6708"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8C0549C" w14:textId="77777777" w:rsidR="00A27FAC" w:rsidRDefault="00000000">
            <w:pPr>
              <w:pStyle w:val="18"/>
              <w:ind w:firstLineChars="0" w:firstLine="0"/>
              <w:jc w:val="center"/>
              <w:rPr>
                <w:rFonts w:cs="Times New Roman"/>
                <w:sz w:val="21"/>
                <w:szCs w:val="21"/>
              </w:rPr>
            </w:pPr>
            <w:r>
              <w:rPr>
                <w:rFonts w:cs="Times New Roman" w:hint="eastAsia"/>
                <w:sz w:val="21"/>
                <w:szCs w:val="21"/>
              </w:rPr>
              <w:t>分类</w:t>
            </w:r>
            <w:r>
              <w:rPr>
                <w:rFonts w:cs="Times New Roman" w:hint="eastAsia"/>
                <w:sz w:val="21"/>
                <w:szCs w:val="21"/>
              </w:rPr>
              <w:t>id</w:t>
            </w:r>
          </w:p>
        </w:tc>
      </w:tr>
      <w:tr w:rsidR="00A27FAC" w14:paraId="7AEDDCC4"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8DB961E"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7B1ADB3B"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0595A92"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EF481DC"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526A133"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602F7EB" w14:textId="77777777" w:rsidR="00A27FAC" w:rsidRDefault="00000000">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A27FAC" w14:paraId="276539C1"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23B48B6" w14:textId="77777777" w:rsidR="00A27FAC" w:rsidRDefault="00000000">
            <w:pPr>
              <w:pStyle w:val="18"/>
              <w:ind w:firstLineChars="0" w:firstLine="0"/>
              <w:jc w:val="center"/>
              <w:rPr>
                <w:rFonts w:cs="Times New Roman"/>
                <w:sz w:val="21"/>
                <w:szCs w:val="21"/>
              </w:rPr>
            </w:pPr>
            <w:r>
              <w:rPr>
                <w:rFonts w:cs="Times New Roman" w:hint="eastAsia"/>
                <w:sz w:val="21"/>
                <w:szCs w:val="21"/>
              </w:rPr>
              <w:t>price</w:t>
            </w:r>
          </w:p>
        </w:tc>
        <w:tc>
          <w:tcPr>
            <w:tcW w:w="1417" w:type="dxa"/>
            <w:tcBorders>
              <w:top w:val="single" w:sz="4" w:space="0" w:color="auto"/>
              <w:left w:val="single" w:sz="4" w:space="0" w:color="auto"/>
              <w:bottom w:val="single" w:sz="4" w:space="0" w:color="auto"/>
              <w:right w:val="single" w:sz="4" w:space="0" w:color="auto"/>
            </w:tcBorders>
          </w:tcPr>
          <w:p w14:paraId="07612B30" w14:textId="77777777" w:rsidR="00A27FAC" w:rsidRDefault="00000000">
            <w:pPr>
              <w:pStyle w:val="18"/>
              <w:ind w:firstLineChars="0" w:firstLine="0"/>
              <w:jc w:val="center"/>
              <w:rPr>
                <w:rFonts w:cs="Times New Roman"/>
                <w:sz w:val="21"/>
                <w:szCs w:val="21"/>
              </w:rPr>
            </w:pPr>
            <w:r>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35C28556" w14:textId="77777777" w:rsidR="00A27FAC" w:rsidRDefault="00000000">
            <w:pPr>
              <w:pStyle w:val="18"/>
              <w:ind w:firstLineChars="0" w:firstLine="0"/>
              <w:jc w:val="center"/>
              <w:rPr>
                <w:rFonts w:cs="Times New Roman"/>
                <w:sz w:val="21"/>
                <w:szCs w:val="21"/>
              </w:rPr>
            </w:pPr>
            <w:r>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0282173A"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3C1BD86"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A909306" w14:textId="77777777" w:rsidR="00A27FAC" w:rsidRDefault="00000000">
            <w:pPr>
              <w:pStyle w:val="18"/>
              <w:ind w:firstLineChars="0" w:firstLine="0"/>
              <w:jc w:val="center"/>
              <w:rPr>
                <w:rFonts w:cs="Times New Roman"/>
                <w:sz w:val="21"/>
                <w:szCs w:val="21"/>
              </w:rPr>
            </w:pPr>
            <w:r>
              <w:rPr>
                <w:rFonts w:cs="Times New Roman" w:hint="eastAsia"/>
                <w:sz w:val="21"/>
                <w:szCs w:val="21"/>
              </w:rPr>
              <w:t>价格</w:t>
            </w:r>
          </w:p>
        </w:tc>
      </w:tr>
      <w:tr w:rsidR="00A27FAC" w14:paraId="6FB6A1F5"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1655C27" w14:textId="77777777" w:rsidR="00A27FAC" w:rsidRDefault="00000000">
            <w:pPr>
              <w:pStyle w:val="18"/>
              <w:ind w:firstLineChars="0" w:firstLine="0"/>
              <w:jc w:val="center"/>
              <w:rPr>
                <w:rFonts w:cs="Times New Roman"/>
                <w:sz w:val="21"/>
                <w:szCs w:val="21"/>
              </w:rPr>
            </w:pPr>
            <w:r>
              <w:rPr>
                <w:rFonts w:cs="Times New Roman" w:hint="eastAsia"/>
                <w:sz w:val="21"/>
                <w:szCs w:val="21"/>
              </w:rPr>
              <w:t>description</w:t>
            </w:r>
          </w:p>
        </w:tc>
        <w:tc>
          <w:tcPr>
            <w:tcW w:w="1417" w:type="dxa"/>
            <w:tcBorders>
              <w:top w:val="single" w:sz="4" w:space="0" w:color="auto"/>
              <w:left w:val="single" w:sz="4" w:space="0" w:color="auto"/>
              <w:bottom w:val="single" w:sz="4" w:space="0" w:color="auto"/>
              <w:right w:val="single" w:sz="4" w:space="0" w:color="auto"/>
            </w:tcBorders>
          </w:tcPr>
          <w:p w14:paraId="588D4977" w14:textId="77777777" w:rsidR="00A27FAC" w:rsidRDefault="00000000">
            <w:pPr>
              <w:pStyle w:val="18"/>
              <w:ind w:firstLineChars="0" w:firstLine="0"/>
              <w:jc w:val="center"/>
              <w:rPr>
                <w:rFonts w:cs="Times New Roman"/>
                <w:sz w:val="21"/>
                <w:szCs w:val="21"/>
              </w:rPr>
            </w:pPr>
            <w:r>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F483977" w14:textId="77777777" w:rsidR="00A27FAC" w:rsidRDefault="00000000">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0D15EE6"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B328123"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B90DE8D" w14:textId="77777777" w:rsidR="00A27FAC" w:rsidRDefault="00000000">
            <w:pPr>
              <w:pStyle w:val="18"/>
              <w:ind w:firstLineChars="0" w:firstLine="0"/>
              <w:jc w:val="center"/>
              <w:rPr>
                <w:rFonts w:cs="Times New Roman"/>
                <w:sz w:val="21"/>
                <w:szCs w:val="21"/>
              </w:rPr>
            </w:pPr>
            <w:r>
              <w:rPr>
                <w:rFonts w:cs="Times New Roman" w:hint="eastAsia"/>
                <w:sz w:val="21"/>
                <w:szCs w:val="21"/>
              </w:rPr>
              <w:t>描述</w:t>
            </w:r>
          </w:p>
        </w:tc>
      </w:tr>
      <w:tr w:rsidR="00A27FAC" w14:paraId="0D27F49D"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4C7032EF" w14:textId="77777777" w:rsidR="00A27FAC" w:rsidRDefault="00000000">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075EC947"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5A5C6316"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55228F9"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FA9419"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7107367" w14:textId="77777777" w:rsidR="00A27FAC" w:rsidRDefault="00000000">
            <w:pPr>
              <w:pStyle w:val="18"/>
              <w:ind w:firstLineChars="0" w:firstLine="0"/>
              <w:jc w:val="center"/>
              <w:rPr>
                <w:rFonts w:cs="Times New Roman"/>
                <w:sz w:val="21"/>
                <w:szCs w:val="21"/>
              </w:rPr>
            </w:pPr>
            <w:r>
              <w:rPr>
                <w:rFonts w:cs="Times New Roman" w:hint="eastAsia"/>
                <w:sz w:val="21"/>
                <w:szCs w:val="21"/>
              </w:rPr>
              <w:t>套餐状态</w:t>
            </w:r>
          </w:p>
        </w:tc>
      </w:tr>
      <w:tr w:rsidR="00A27FAC" w14:paraId="29E0C525"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8FF7289"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AD9B97A"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DAD50A5" w14:textId="77777777" w:rsidR="00A27FAC" w:rsidRDefault="00000000">
            <w:pPr>
              <w:pStyle w:val="18"/>
              <w:ind w:firstLineChars="0" w:firstLine="0"/>
              <w:jc w:val="center"/>
              <w:rPr>
                <w:rFonts w:cs="Times New Roman"/>
                <w:sz w:val="21"/>
                <w:szCs w:val="21"/>
              </w:rPr>
            </w:pPr>
            <w:r>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CFB7CD2"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6F04493"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A83B5C2" w14:textId="77777777" w:rsidR="00A27FAC" w:rsidRDefault="00000000">
            <w:pPr>
              <w:pStyle w:val="18"/>
              <w:ind w:firstLineChars="0" w:firstLine="0"/>
              <w:jc w:val="center"/>
              <w:rPr>
                <w:rFonts w:cs="Times New Roman"/>
                <w:sz w:val="21"/>
                <w:szCs w:val="21"/>
              </w:rPr>
            </w:pPr>
            <w:r>
              <w:rPr>
                <w:rFonts w:cs="Times New Roman"/>
                <w:sz w:val="21"/>
                <w:szCs w:val="21"/>
              </w:rPr>
              <w:t>创建时间</w:t>
            </w:r>
          </w:p>
        </w:tc>
      </w:tr>
      <w:tr w:rsidR="00A27FAC" w14:paraId="7C344207"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EF7E50C"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update</w:t>
            </w:r>
            <w:r>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71AD792"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BCCF08D" w14:textId="77777777" w:rsidR="00A27FAC" w:rsidRDefault="00000000">
            <w:pPr>
              <w:pStyle w:val="18"/>
              <w:ind w:firstLineChars="0" w:firstLine="0"/>
              <w:jc w:val="center"/>
              <w:rPr>
                <w:rFonts w:cs="Times New Roman"/>
                <w:sz w:val="21"/>
                <w:szCs w:val="21"/>
              </w:rPr>
            </w:pPr>
            <w:r>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0353C72"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55CB87A"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11E2313" w14:textId="77777777" w:rsidR="00A27FAC" w:rsidRDefault="00000000">
            <w:pPr>
              <w:pStyle w:val="18"/>
              <w:ind w:firstLineChars="0" w:firstLine="0"/>
              <w:jc w:val="center"/>
              <w:rPr>
                <w:rFonts w:cs="Times New Roman"/>
                <w:sz w:val="21"/>
                <w:szCs w:val="21"/>
              </w:rPr>
            </w:pPr>
            <w:r>
              <w:rPr>
                <w:rFonts w:cs="Times New Roman" w:hint="eastAsia"/>
                <w:sz w:val="21"/>
                <w:szCs w:val="21"/>
              </w:rPr>
              <w:t>更新</w:t>
            </w:r>
            <w:r>
              <w:rPr>
                <w:rFonts w:cs="Times New Roman"/>
                <w:sz w:val="21"/>
                <w:szCs w:val="21"/>
              </w:rPr>
              <w:t>时间</w:t>
            </w:r>
          </w:p>
        </w:tc>
      </w:tr>
      <w:tr w:rsidR="00A27FAC" w14:paraId="318F91DC"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BD5F43C"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update</w:t>
            </w:r>
            <w:r>
              <w:rPr>
                <w:rFonts w:cs="Times New Roman"/>
                <w:sz w:val="21"/>
                <w:szCs w:val="21"/>
              </w:rPr>
              <w:t>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5A07AA8A"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3265D00" w14:textId="77777777" w:rsidR="00A27FAC" w:rsidRDefault="00000000">
            <w:pPr>
              <w:pStyle w:val="18"/>
              <w:ind w:firstLineChars="0" w:firstLine="0"/>
              <w:jc w:val="center"/>
              <w:rPr>
                <w:rFonts w:cs="Times New Roman"/>
                <w:sz w:val="21"/>
                <w:szCs w:val="21"/>
              </w:rPr>
            </w:pPr>
            <w:r>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21CAC648"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B25869A"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9A9C8F7" w14:textId="77777777" w:rsidR="00A27FAC" w:rsidRDefault="00000000">
            <w:pPr>
              <w:pStyle w:val="18"/>
              <w:ind w:firstLineChars="0" w:firstLine="0"/>
              <w:jc w:val="center"/>
              <w:rPr>
                <w:rFonts w:cs="Times New Roman"/>
                <w:sz w:val="21"/>
                <w:szCs w:val="21"/>
              </w:rPr>
            </w:pPr>
            <w:r>
              <w:rPr>
                <w:rFonts w:cs="Times New Roman" w:hint="eastAsia"/>
                <w:sz w:val="21"/>
                <w:szCs w:val="21"/>
              </w:rPr>
              <w:t>更新用户</w:t>
            </w:r>
          </w:p>
        </w:tc>
      </w:tr>
      <w:tr w:rsidR="00A27FAC" w14:paraId="7C99CF23"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BDB6E80"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create_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5C2B0C93"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A8E48C7" w14:textId="77777777" w:rsidR="00A27FAC" w:rsidRDefault="00000000">
            <w:pPr>
              <w:pStyle w:val="18"/>
              <w:ind w:firstLineChars="0" w:firstLine="0"/>
              <w:jc w:val="center"/>
              <w:rPr>
                <w:rFonts w:cs="Times New Roman"/>
                <w:sz w:val="21"/>
                <w:szCs w:val="21"/>
              </w:rPr>
            </w:pPr>
            <w:r>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3F8AF148"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0571BB7"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CF1D0A" w14:textId="77777777" w:rsidR="00A27FAC" w:rsidRDefault="00000000">
            <w:pPr>
              <w:pStyle w:val="18"/>
              <w:ind w:firstLineChars="0" w:firstLine="0"/>
              <w:jc w:val="center"/>
              <w:rPr>
                <w:rFonts w:cs="Times New Roman"/>
                <w:sz w:val="21"/>
                <w:szCs w:val="21"/>
              </w:rPr>
            </w:pPr>
            <w:r>
              <w:rPr>
                <w:rFonts w:cs="Times New Roman" w:hint="eastAsia"/>
                <w:sz w:val="21"/>
                <w:szCs w:val="21"/>
              </w:rPr>
              <w:t>创建用户</w:t>
            </w:r>
          </w:p>
        </w:tc>
      </w:tr>
      <w:tr w:rsidR="00A27FAC" w14:paraId="0F7A1EAA"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33AC6EFF"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792AFB15"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00EF5BA7"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99BD56E"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A57CCE7"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55CAD88" w14:textId="77777777" w:rsidR="00A27FAC" w:rsidRDefault="00000000">
            <w:pPr>
              <w:pStyle w:val="18"/>
              <w:ind w:firstLineChars="0" w:firstLine="0"/>
              <w:jc w:val="center"/>
              <w:rPr>
                <w:rFonts w:cs="Times New Roman"/>
                <w:sz w:val="21"/>
                <w:szCs w:val="21"/>
              </w:rPr>
            </w:pPr>
            <w:r>
              <w:rPr>
                <w:rFonts w:cs="Times New Roman" w:hint="eastAsia"/>
                <w:sz w:val="21"/>
                <w:szCs w:val="21"/>
              </w:rPr>
              <w:t>是否删除</w:t>
            </w:r>
          </w:p>
        </w:tc>
      </w:tr>
    </w:tbl>
    <w:p w14:paraId="5C328614" w14:textId="77777777" w:rsidR="00A27FAC" w:rsidRDefault="00000000">
      <w:pPr>
        <w:pStyle w:val="000"/>
        <w:numPr>
          <w:ilvl w:val="0"/>
          <w:numId w:val="7"/>
        </w:numPr>
        <w:ind w:firstLineChars="0"/>
        <w:rPr>
          <w:rFonts w:cs="Times New Roman"/>
        </w:rPr>
      </w:pPr>
      <w:r>
        <w:rPr>
          <w:rFonts w:cs="Times New Roman" w:hint="eastAsia"/>
        </w:rPr>
        <w:t>套餐详情表</w:t>
      </w:r>
    </w:p>
    <w:p w14:paraId="763EB472" w14:textId="77777777" w:rsidR="00A27FAC" w:rsidRDefault="00000000">
      <w:pPr>
        <w:pStyle w:val="000"/>
        <w:ind w:firstLine="480"/>
      </w:pPr>
      <w:r>
        <w:t>套餐详情表主要存储套餐内包含菜品的具体信息。菜品名称</w:t>
      </w:r>
      <w:r>
        <w:rPr>
          <w:rFonts w:hint="eastAsia"/>
        </w:rPr>
        <w:t>和菜品原价为菜品表中的属性，在此处设置冗余字段的目的是便于在维护数据库时减少关联菜品</w:t>
      </w:r>
      <w:r>
        <w:rPr>
          <w:rFonts w:hint="eastAsia"/>
        </w:rPr>
        <w:lastRenderedPageBreak/>
        <w:t>表而减少的服务器性能损耗。</w:t>
      </w:r>
      <w:r>
        <w:t>份数</w:t>
      </w:r>
      <w:r>
        <w:rPr>
          <w:rFonts w:hint="eastAsia"/>
        </w:rPr>
        <w:t>是用于</w:t>
      </w:r>
      <w:r>
        <w:t>保存套餐中该菜品的数量</w:t>
      </w:r>
      <w:r>
        <w:rPr>
          <w:rFonts w:hint="eastAsia"/>
        </w:rPr>
        <w:t>，所以采用</w:t>
      </w:r>
      <w:r>
        <w:t>采用</w:t>
      </w:r>
      <w:r>
        <w:t>int</w:t>
      </w:r>
      <w:r>
        <w:t>类型</w:t>
      </w:r>
      <w:r>
        <w:rPr>
          <w:rFonts w:hint="eastAsia"/>
        </w:rPr>
        <w:t>来保存</w:t>
      </w:r>
      <w:r>
        <w:t>。是否删除采用</w:t>
      </w:r>
      <w:proofErr w:type="spellStart"/>
      <w:r>
        <w:t>tinyint</w:t>
      </w:r>
      <w:proofErr w:type="spellEnd"/>
      <w:r>
        <w:t>类型，</w:t>
      </w:r>
      <w:r>
        <w:t xml:space="preserve">0 </w:t>
      </w:r>
      <w:r>
        <w:t>表示未删除，</w:t>
      </w:r>
      <w:r>
        <w:t xml:space="preserve">1 </w:t>
      </w:r>
      <w:r>
        <w:t>表示已删除。综上，套餐详情表主要属性有菜品、套餐、菜品名称、菜品原价、份数、排序、创建时间、更新时间、更新用户、创建用户、是否删除等。套餐详情表详细结构如表</w:t>
      </w:r>
      <w:r>
        <w:t xml:space="preserve"> 4.7 </w:t>
      </w:r>
      <w:r>
        <w:t>所示。</w:t>
      </w:r>
    </w:p>
    <w:p w14:paraId="180892F4" w14:textId="77777777" w:rsidR="00A27FAC" w:rsidRDefault="00000000">
      <w:pPr>
        <w:pStyle w:val="04"/>
        <w:ind w:left="840"/>
      </w:pPr>
      <w:r>
        <w:t>表</w:t>
      </w:r>
      <w:r>
        <w:t>4.</w:t>
      </w:r>
      <w:r>
        <w:rPr>
          <w:rFonts w:hint="eastAsia"/>
        </w:rPr>
        <w:t>7</w:t>
      </w:r>
      <w:r>
        <w:rPr>
          <w:rFonts w:hint="eastAsia"/>
        </w:rPr>
        <w:t>套餐明细</w:t>
      </w:r>
      <w: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27FAC" w14:paraId="2F13E76E"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BFA6785" w14:textId="77777777" w:rsidR="00A27FAC" w:rsidRDefault="00000000">
            <w:pPr>
              <w:pStyle w:val="18"/>
              <w:ind w:firstLineChars="0" w:firstLine="0"/>
              <w:jc w:val="center"/>
              <w:rPr>
                <w:rFonts w:cs="Times New Roman"/>
                <w:sz w:val="21"/>
                <w:szCs w:val="21"/>
              </w:rPr>
            </w:pPr>
            <w:r>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70621ABA" w14:textId="77777777" w:rsidR="00A27FAC" w:rsidRDefault="00000000">
            <w:pPr>
              <w:pStyle w:val="18"/>
              <w:ind w:firstLineChars="0" w:firstLine="0"/>
              <w:jc w:val="center"/>
              <w:rPr>
                <w:rFonts w:cs="Times New Roman"/>
                <w:sz w:val="21"/>
                <w:szCs w:val="21"/>
              </w:rPr>
            </w:pPr>
            <w:r>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7EA8415C" w14:textId="77777777" w:rsidR="00A27FAC" w:rsidRDefault="00000000">
            <w:pPr>
              <w:pStyle w:val="18"/>
              <w:ind w:firstLineChars="0" w:firstLine="0"/>
              <w:jc w:val="center"/>
              <w:rPr>
                <w:rFonts w:cs="Times New Roman"/>
                <w:sz w:val="21"/>
                <w:szCs w:val="21"/>
              </w:rPr>
            </w:pPr>
            <w:r>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17E066ED" w14:textId="77777777" w:rsidR="00A27FAC" w:rsidRDefault="00000000">
            <w:pPr>
              <w:pStyle w:val="18"/>
              <w:ind w:firstLineChars="0" w:firstLine="0"/>
              <w:jc w:val="center"/>
              <w:rPr>
                <w:rFonts w:cs="Times New Roman"/>
                <w:sz w:val="21"/>
                <w:szCs w:val="21"/>
              </w:rPr>
            </w:pPr>
            <w:r>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16D9595B" w14:textId="77777777" w:rsidR="00A27FAC" w:rsidRDefault="00000000">
            <w:pPr>
              <w:pStyle w:val="18"/>
              <w:ind w:firstLineChars="0" w:firstLine="0"/>
              <w:jc w:val="center"/>
              <w:rPr>
                <w:rFonts w:cs="Times New Roman"/>
                <w:sz w:val="21"/>
                <w:szCs w:val="21"/>
              </w:rPr>
            </w:pPr>
            <w:r>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B45C7EF" w14:textId="77777777" w:rsidR="00A27FAC" w:rsidRDefault="00000000">
            <w:pPr>
              <w:pStyle w:val="18"/>
              <w:ind w:firstLineChars="0" w:firstLine="0"/>
              <w:jc w:val="center"/>
              <w:rPr>
                <w:rFonts w:cs="Times New Roman"/>
                <w:sz w:val="21"/>
                <w:szCs w:val="21"/>
              </w:rPr>
            </w:pPr>
            <w:r>
              <w:rPr>
                <w:rFonts w:cs="Times New Roman"/>
                <w:sz w:val="21"/>
                <w:szCs w:val="21"/>
              </w:rPr>
              <w:t>注释</w:t>
            </w:r>
          </w:p>
        </w:tc>
      </w:tr>
      <w:tr w:rsidR="00A27FAC" w14:paraId="38C072F7"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9A22501" w14:textId="77777777" w:rsidR="00A27FAC" w:rsidRDefault="00000000">
            <w:pPr>
              <w:pStyle w:val="18"/>
              <w:ind w:firstLineChars="0" w:firstLine="0"/>
              <w:jc w:val="center"/>
              <w:rPr>
                <w:rFonts w:cs="Times New Roman"/>
                <w:sz w:val="21"/>
                <w:szCs w:val="21"/>
              </w:rPr>
            </w:pPr>
            <w:r>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C725A20"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9F85165"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26576C61"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02E5932B"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C4B8880" w14:textId="77777777" w:rsidR="00A27FAC" w:rsidRDefault="00000000">
            <w:pPr>
              <w:pStyle w:val="18"/>
              <w:ind w:firstLineChars="0" w:firstLine="0"/>
              <w:jc w:val="center"/>
              <w:rPr>
                <w:rFonts w:cs="Times New Roman"/>
                <w:sz w:val="21"/>
                <w:szCs w:val="21"/>
              </w:rPr>
            </w:pPr>
            <w:r>
              <w:rPr>
                <w:rFonts w:cs="Times New Roman"/>
                <w:sz w:val="21"/>
                <w:szCs w:val="21"/>
              </w:rPr>
              <w:t>唯一</w:t>
            </w:r>
            <w:r>
              <w:rPr>
                <w:rFonts w:cs="Times New Roman"/>
                <w:sz w:val="21"/>
                <w:szCs w:val="21"/>
              </w:rPr>
              <w:t>id</w:t>
            </w:r>
          </w:p>
        </w:tc>
      </w:tr>
      <w:tr w:rsidR="00A27FAC" w14:paraId="5BEB5145"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4A073DC1"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12D8EEA8"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74858D5"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1D84A6E4"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503458F"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990326C" w14:textId="77777777" w:rsidR="00A27FAC" w:rsidRDefault="00000000">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A27FAC" w14:paraId="372E52D9"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D999D74"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setmeal_id</w:t>
            </w:r>
            <w:proofErr w:type="spellEnd"/>
          </w:p>
        </w:tc>
        <w:tc>
          <w:tcPr>
            <w:tcW w:w="1417" w:type="dxa"/>
            <w:tcBorders>
              <w:top w:val="single" w:sz="4" w:space="0" w:color="auto"/>
              <w:left w:val="single" w:sz="4" w:space="0" w:color="auto"/>
              <w:bottom w:val="single" w:sz="4" w:space="0" w:color="auto"/>
              <w:right w:val="single" w:sz="4" w:space="0" w:color="auto"/>
            </w:tcBorders>
          </w:tcPr>
          <w:p w14:paraId="393A5FBB"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0F7754B0"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FF8AFEA"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28184E4"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DD3F36C" w14:textId="77777777" w:rsidR="00A27FAC" w:rsidRDefault="00000000">
            <w:pPr>
              <w:pStyle w:val="18"/>
              <w:ind w:firstLineChars="0" w:firstLine="0"/>
              <w:jc w:val="center"/>
              <w:rPr>
                <w:rFonts w:cs="Times New Roman"/>
                <w:sz w:val="21"/>
                <w:szCs w:val="21"/>
              </w:rPr>
            </w:pPr>
            <w:r>
              <w:rPr>
                <w:rFonts w:cs="Times New Roman" w:hint="eastAsia"/>
                <w:sz w:val="21"/>
                <w:szCs w:val="21"/>
              </w:rPr>
              <w:t>套餐</w:t>
            </w:r>
            <w:r>
              <w:rPr>
                <w:rFonts w:cs="Times New Roman" w:hint="eastAsia"/>
                <w:sz w:val="21"/>
                <w:szCs w:val="21"/>
              </w:rPr>
              <w:t>id</w:t>
            </w:r>
          </w:p>
        </w:tc>
      </w:tr>
      <w:tr w:rsidR="00A27FAC" w14:paraId="19369A1F"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72D15CB" w14:textId="77777777" w:rsidR="00A27FAC" w:rsidRDefault="00000000">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67A9C0BF" w14:textId="77777777" w:rsidR="00A27FAC" w:rsidRDefault="00000000">
            <w:pPr>
              <w:pStyle w:val="18"/>
              <w:ind w:firstLineChars="0" w:firstLine="0"/>
              <w:jc w:val="center"/>
              <w:rPr>
                <w:rFonts w:cs="Times New Roman"/>
                <w:sz w:val="21"/>
                <w:szCs w:val="21"/>
              </w:rPr>
            </w:pPr>
            <w:r>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6543B78" w14:textId="77777777" w:rsidR="00A27FAC" w:rsidRDefault="00000000">
            <w:pPr>
              <w:pStyle w:val="18"/>
              <w:ind w:firstLineChars="0" w:firstLine="0"/>
              <w:jc w:val="center"/>
              <w:rPr>
                <w:rFonts w:cs="Times New Roman"/>
                <w:sz w:val="21"/>
                <w:szCs w:val="21"/>
              </w:rPr>
            </w:pPr>
            <w:r>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87A73DD"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CBBB622"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8470FD1" w14:textId="77777777" w:rsidR="00A27FAC" w:rsidRDefault="00000000">
            <w:pPr>
              <w:pStyle w:val="18"/>
              <w:ind w:firstLineChars="0" w:firstLine="0"/>
              <w:jc w:val="center"/>
              <w:rPr>
                <w:rFonts w:cs="Times New Roman"/>
                <w:sz w:val="21"/>
                <w:szCs w:val="21"/>
              </w:rPr>
            </w:pPr>
            <w:r>
              <w:rPr>
                <w:rFonts w:cs="Times New Roman" w:hint="eastAsia"/>
                <w:sz w:val="21"/>
                <w:szCs w:val="21"/>
              </w:rPr>
              <w:t>菜品名称（冗余字段）</w:t>
            </w:r>
          </w:p>
        </w:tc>
      </w:tr>
      <w:tr w:rsidR="00A27FAC" w14:paraId="6F135F81"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7013618" w14:textId="77777777" w:rsidR="00A27FAC" w:rsidRDefault="00000000">
            <w:pPr>
              <w:pStyle w:val="18"/>
              <w:ind w:firstLineChars="0" w:firstLine="0"/>
              <w:jc w:val="center"/>
              <w:rPr>
                <w:rFonts w:cs="Times New Roman"/>
                <w:sz w:val="21"/>
                <w:szCs w:val="21"/>
              </w:rPr>
            </w:pPr>
            <w:r>
              <w:rPr>
                <w:rFonts w:cs="Times New Roman" w:hint="eastAsia"/>
                <w:sz w:val="21"/>
                <w:szCs w:val="21"/>
              </w:rPr>
              <w:t>price</w:t>
            </w:r>
          </w:p>
        </w:tc>
        <w:tc>
          <w:tcPr>
            <w:tcW w:w="1417" w:type="dxa"/>
            <w:tcBorders>
              <w:top w:val="single" w:sz="4" w:space="0" w:color="auto"/>
              <w:left w:val="single" w:sz="4" w:space="0" w:color="auto"/>
              <w:bottom w:val="single" w:sz="4" w:space="0" w:color="auto"/>
              <w:right w:val="single" w:sz="4" w:space="0" w:color="auto"/>
            </w:tcBorders>
          </w:tcPr>
          <w:p w14:paraId="34851ECC" w14:textId="77777777" w:rsidR="00A27FAC" w:rsidRDefault="00000000">
            <w:pPr>
              <w:pStyle w:val="18"/>
              <w:ind w:firstLineChars="0" w:firstLine="0"/>
              <w:jc w:val="center"/>
              <w:rPr>
                <w:rFonts w:cs="Times New Roman"/>
                <w:sz w:val="21"/>
                <w:szCs w:val="21"/>
              </w:rPr>
            </w:pPr>
            <w:r>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71FB370C" w14:textId="77777777" w:rsidR="00A27FAC" w:rsidRDefault="00000000">
            <w:pPr>
              <w:pStyle w:val="18"/>
              <w:ind w:firstLineChars="0" w:firstLine="0"/>
              <w:jc w:val="center"/>
              <w:rPr>
                <w:rFonts w:cs="Times New Roman"/>
                <w:sz w:val="21"/>
                <w:szCs w:val="21"/>
              </w:rPr>
            </w:pPr>
            <w:r>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4D7BB760"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E36CCFF"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763146D" w14:textId="77777777" w:rsidR="00A27FAC" w:rsidRDefault="00000000">
            <w:pPr>
              <w:pStyle w:val="18"/>
              <w:ind w:firstLineChars="0" w:firstLine="0"/>
              <w:jc w:val="center"/>
              <w:rPr>
                <w:rFonts w:cs="Times New Roman"/>
                <w:sz w:val="21"/>
                <w:szCs w:val="21"/>
              </w:rPr>
            </w:pPr>
            <w:r>
              <w:rPr>
                <w:rFonts w:cs="Times New Roman" w:hint="eastAsia"/>
                <w:sz w:val="21"/>
                <w:szCs w:val="21"/>
              </w:rPr>
              <w:t>菜品原价（冗余字段）</w:t>
            </w:r>
          </w:p>
        </w:tc>
      </w:tr>
      <w:tr w:rsidR="00A27FAC" w14:paraId="20DE880D"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543C3C2" w14:textId="77777777" w:rsidR="00A27FAC" w:rsidRDefault="00000000">
            <w:pPr>
              <w:pStyle w:val="18"/>
              <w:ind w:firstLineChars="0" w:firstLine="0"/>
              <w:jc w:val="center"/>
              <w:rPr>
                <w:rFonts w:cs="Times New Roman"/>
                <w:sz w:val="21"/>
                <w:szCs w:val="21"/>
              </w:rPr>
            </w:pPr>
            <w:r>
              <w:rPr>
                <w:rFonts w:cs="Times New Roman" w:hint="eastAsia"/>
                <w:sz w:val="21"/>
                <w:szCs w:val="21"/>
              </w:rPr>
              <w:t>copies</w:t>
            </w:r>
          </w:p>
        </w:tc>
        <w:tc>
          <w:tcPr>
            <w:tcW w:w="1417" w:type="dxa"/>
            <w:tcBorders>
              <w:top w:val="single" w:sz="4" w:space="0" w:color="auto"/>
              <w:left w:val="single" w:sz="4" w:space="0" w:color="auto"/>
              <w:bottom w:val="single" w:sz="4" w:space="0" w:color="auto"/>
              <w:right w:val="single" w:sz="4" w:space="0" w:color="auto"/>
            </w:tcBorders>
          </w:tcPr>
          <w:p w14:paraId="23B9D8E6" w14:textId="77777777" w:rsidR="00A27FAC" w:rsidRDefault="00000000">
            <w:pPr>
              <w:pStyle w:val="18"/>
              <w:ind w:firstLineChars="0" w:firstLine="0"/>
              <w:jc w:val="center"/>
              <w:rPr>
                <w:rFonts w:cs="Times New Roman"/>
                <w:sz w:val="21"/>
                <w:szCs w:val="21"/>
              </w:rPr>
            </w:pPr>
            <w:r>
              <w:rPr>
                <w:rFonts w:cs="Times New Roman" w:hint="eastAsia"/>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2BC2A6DA"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587D4FB"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7028E95"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824A519" w14:textId="77777777" w:rsidR="00A27FAC" w:rsidRDefault="00000000">
            <w:pPr>
              <w:pStyle w:val="18"/>
              <w:ind w:firstLineChars="0" w:firstLine="0"/>
              <w:jc w:val="center"/>
              <w:rPr>
                <w:rFonts w:cs="Times New Roman"/>
                <w:sz w:val="21"/>
                <w:szCs w:val="21"/>
              </w:rPr>
            </w:pPr>
            <w:r>
              <w:rPr>
                <w:rFonts w:cs="Times New Roman" w:hint="eastAsia"/>
                <w:sz w:val="21"/>
                <w:szCs w:val="21"/>
              </w:rPr>
              <w:t>份数</w:t>
            </w:r>
          </w:p>
        </w:tc>
      </w:tr>
      <w:tr w:rsidR="00A27FAC" w14:paraId="26396EB1"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41617A4" w14:textId="77777777" w:rsidR="00A27FAC" w:rsidRDefault="00000000">
            <w:pPr>
              <w:pStyle w:val="18"/>
              <w:ind w:firstLineChars="0" w:firstLine="0"/>
              <w:jc w:val="center"/>
              <w:rPr>
                <w:rFonts w:cs="Times New Roman"/>
                <w:sz w:val="21"/>
                <w:szCs w:val="21"/>
              </w:rPr>
            </w:pPr>
            <w:r>
              <w:rPr>
                <w:rFonts w:cs="Times New Roman" w:hint="eastAsia"/>
                <w:sz w:val="21"/>
                <w:szCs w:val="21"/>
              </w:rPr>
              <w:t>sort</w:t>
            </w:r>
          </w:p>
        </w:tc>
        <w:tc>
          <w:tcPr>
            <w:tcW w:w="1417" w:type="dxa"/>
            <w:tcBorders>
              <w:top w:val="single" w:sz="4" w:space="0" w:color="auto"/>
              <w:left w:val="single" w:sz="4" w:space="0" w:color="auto"/>
              <w:bottom w:val="single" w:sz="4" w:space="0" w:color="auto"/>
              <w:right w:val="single" w:sz="4" w:space="0" w:color="auto"/>
            </w:tcBorders>
          </w:tcPr>
          <w:p w14:paraId="2E95BBE8"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41567824"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D4BD425"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1166BD4"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4337C6E" w14:textId="77777777" w:rsidR="00A27FAC" w:rsidRDefault="00000000">
            <w:pPr>
              <w:pStyle w:val="18"/>
              <w:ind w:firstLineChars="0" w:firstLine="0"/>
              <w:jc w:val="center"/>
              <w:rPr>
                <w:rFonts w:cs="Times New Roman"/>
                <w:sz w:val="21"/>
                <w:szCs w:val="21"/>
              </w:rPr>
            </w:pPr>
            <w:r>
              <w:rPr>
                <w:rFonts w:cs="Times New Roman" w:hint="eastAsia"/>
                <w:sz w:val="21"/>
                <w:szCs w:val="21"/>
              </w:rPr>
              <w:t>排序</w:t>
            </w:r>
          </w:p>
        </w:tc>
      </w:tr>
      <w:tr w:rsidR="00A27FAC" w14:paraId="5BDBA4FF"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45830E8"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658D506"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8F12F7B" w14:textId="77777777" w:rsidR="00A27FAC" w:rsidRDefault="00000000">
            <w:pPr>
              <w:pStyle w:val="18"/>
              <w:ind w:firstLineChars="0" w:firstLine="0"/>
              <w:jc w:val="center"/>
              <w:rPr>
                <w:rFonts w:cs="Times New Roman"/>
                <w:sz w:val="21"/>
                <w:szCs w:val="21"/>
              </w:rPr>
            </w:pPr>
            <w:r>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7B75587"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F58FFB3"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4563FD4" w14:textId="77777777" w:rsidR="00A27FAC" w:rsidRDefault="00000000">
            <w:pPr>
              <w:pStyle w:val="18"/>
              <w:ind w:firstLineChars="0" w:firstLine="0"/>
              <w:jc w:val="center"/>
              <w:rPr>
                <w:rFonts w:cs="Times New Roman"/>
                <w:sz w:val="21"/>
                <w:szCs w:val="21"/>
              </w:rPr>
            </w:pPr>
            <w:r>
              <w:rPr>
                <w:rFonts w:cs="Times New Roman"/>
                <w:sz w:val="21"/>
                <w:szCs w:val="21"/>
              </w:rPr>
              <w:t>创建时间</w:t>
            </w:r>
          </w:p>
        </w:tc>
      </w:tr>
      <w:tr w:rsidR="00A27FAC" w14:paraId="243C364F"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455A394"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update</w:t>
            </w:r>
            <w:r>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34712F8C"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539CBF9" w14:textId="77777777" w:rsidR="00A27FAC" w:rsidRDefault="00000000">
            <w:pPr>
              <w:pStyle w:val="18"/>
              <w:ind w:firstLineChars="0" w:firstLine="0"/>
              <w:jc w:val="center"/>
              <w:rPr>
                <w:rFonts w:cs="Times New Roman"/>
                <w:sz w:val="21"/>
                <w:szCs w:val="21"/>
              </w:rPr>
            </w:pPr>
            <w:r>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552FF8D"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C2293E0"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58FAF12" w14:textId="77777777" w:rsidR="00A27FAC" w:rsidRDefault="00000000">
            <w:pPr>
              <w:pStyle w:val="18"/>
              <w:ind w:firstLineChars="0" w:firstLine="0"/>
              <w:jc w:val="center"/>
              <w:rPr>
                <w:rFonts w:cs="Times New Roman"/>
                <w:sz w:val="21"/>
                <w:szCs w:val="21"/>
              </w:rPr>
            </w:pPr>
            <w:r>
              <w:rPr>
                <w:rFonts w:cs="Times New Roman" w:hint="eastAsia"/>
                <w:sz w:val="21"/>
                <w:szCs w:val="21"/>
              </w:rPr>
              <w:t>更新</w:t>
            </w:r>
            <w:r>
              <w:rPr>
                <w:rFonts w:cs="Times New Roman"/>
                <w:sz w:val="21"/>
                <w:szCs w:val="21"/>
              </w:rPr>
              <w:t>时间</w:t>
            </w:r>
          </w:p>
        </w:tc>
      </w:tr>
      <w:tr w:rsidR="00A27FAC" w14:paraId="4DDF21FD"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34FC366A" w14:textId="77777777" w:rsidR="00A27FAC" w:rsidRDefault="00000000">
            <w:pPr>
              <w:pStyle w:val="18"/>
              <w:ind w:firstLineChars="0" w:firstLine="0"/>
              <w:jc w:val="center"/>
              <w:rPr>
                <w:rFonts w:cs="Times New Roman"/>
                <w:sz w:val="21"/>
                <w:szCs w:val="21"/>
              </w:rPr>
            </w:pPr>
            <w:del w:id="273" w:author="炏燚" w:date="2025-05-05T18:58:00Z">
              <w:r>
                <w:rPr>
                  <w:rFonts w:cs="Times New Roman" w:hint="eastAsia"/>
                  <w:sz w:val="21"/>
                  <w:szCs w:val="21"/>
                </w:rPr>
                <w:delText>update</w:delText>
              </w:r>
              <w:r>
                <w:rPr>
                  <w:rFonts w:cs="Times New Roman"/>
                  <w:sz w:val="21"/>
                  <w:szCs w:val="21"/>
                </w:rPr>
                <w:delText>_</w:delText>
              </w:r>
              <w:r>
                <w:rPr>
                  <w:rFonts w:cs="Times New Roman" w:hint="eastAsia"/>
                  <w:sz w:val="21"/>
                  <w:szCs w:val="21"/>
                </w:rPr>
                <w:delText>user</w:delText>
              </w:r>
            </w:del>
          </w:p>
        </w:tc>
        <w:tc>
          <w:tcPr>
            <w:tcW w:w="1417" w:type="dxa"/>
            <w:tcBorders>
              <w:top w:val="single" w:sz="4" w:space="0" w:color="auto"/>
              <w:left w:val="single" w:sz="4" w:space="0" w:color="auto"/>
              <w:bottom w:val="single" w:sz="4" w:space="0" w:color="auto"/>
              <w:right w:val="single" w:sz="4" w:space="0" w:color="auto"/>
            </w:tcBorders>
          </w:tcPr>
          <w:p w14:paraId="4AC03F72" w14:textId="77777777" w:rsidR="00A27FAC" w:rsidRPr="00A27FAC" w:rsidRDefault="00000000">
            <w:pPr>
              <w:pStyle w:val="18"/>
              <w:ind w:firstLineChars="0" w:firstLine="0"/>
              <w:jc w:val="center"/>
              <w:rPr>
                <w:rFonts w:cs="Times New Roman"/>
                <w:sz w:val="21"/>
                <w:szCs w:val="21"/>
                <w:highlight w:val="yellow"/>
                <w:rPrChange w:id="274" w:author="炏燚" w:date="2025-05-05T18:57:00Z">
                  <w:rPr>
                    <w:rFonts w:cs="Times New Roman"/>
                    <w:sz w:val="21"/>
                    <w:szCs w:val="21"/>
                  </w:rPr>
                </w:rPrChange>
              </w:rPr>
            </w:pPr>
            <w:proofErr w:type="spellStart"/>
            <w:r>
              <w:rPr>
                <w:rFonts w:cs="Times New Roman"/>
                <w:sz w:val="21"/>
                <w:szCs w:val="21"/>
                <w:highlight w:val="yellow"/>
                <w:rPrChange w:id="275" w:author="炏燚" w:date="2025-05-05T18:57:00Z">
                  <w:rPr>
                    <w:rFonts w:cs="Times New Roman"/>
                    <w:sz w:val="21"/>
                    <w:szCs w:val="21"/>
                  </w:rPr>
                </w:rPrChange>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4C4EE86E" w14:textId="77777777" w:rsidR="00A27FAC" w:rsidRDefault="00000000">
            <w:pPr>
              <w:pStyle w:val="18"/>
              <w:ind w:firstLineChars="0" w:firstLine="0"/>
              <w:jc w:val="center"/>
              <w:rPr>
                <w:rFonts w:cs="Times New Roman"/>
                <w:sz w:val="21"/>
                <w:szCs w:val="21"/>
              </w:rPr>
            </w:pPr>
            <w:r>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0A37B302"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5DB0E8C"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FC9DAE4" w14:textId="77777777" w:rsidR="00A27FAC" w:rsidRDefault="00000000">
            <w:pPr>
              <w:pStyle w:val="18"/>
              <w:ind w:firstLineChars="0" w:firstLine="0"/>
              <w:jc w:val="center"/>
              <w:rPr>
                <w:rFonts w:cs="Times New Roman"/>
                <w:sz w:val="21"/>
                <w:szCs w:val="21"/>
              </w:rPr>
            </w:pPr>
            <w:r>
              <w:rPr>
                <w:rFonts w:cs="Times New Roman" w:hint="eastAsia"/>
                <w:sz w:val="21"/>
                <w:szCs w:val="21"/>
              </w:rPr>
              <w:t>更新用户</w:t>
            </w:r>
          </w:p>
        </w:tc>
      </w:tr>
      <w:tr w:rsidR="00A27FAC" w14:paraId="2928FC18"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427B37E"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create_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021D8E51" w14:textId="77777777" w:rsidR="00A27FAC" w:rsidRPr="00A27FAC" w:rsidRDefault="00000000">
            <w:pPr>
              <w:pStyle w:val="18"/>
              <w:ind w:firstLineChars="0" w:firstLine="0"/>
              <w:jc w:val="center"/>
              <w:rPr>
                <w:rFonts w:cs="Times New Roman"/>
                <w:sz w:val="21"/>
                <w:szCs w:val="21"/>
                <w:highlight w:val="yellow"/>
                <w:rPrChange w:id="276" w:author="炏燚" w:date="2025-05-05T18:57:00Z">
                  <w:rPr>
                    <w:rFonts w:cs="Times New Roman"/>
                    <w:sz w:val="21"/>
                    <w:szCs w:val="21"/>
                  </w:rPr>
                </w:rPrChange>
              </w:rPr>
            </w:pPr>
            <w:proofErr w:type="spellStart"/>
            <w:r>
              <w:rPr>
                <w:rFonts w:cs="Times New Roman"/>
                <w:sz w:val="21"/>
                <w:szCs w:val="21"/>
                <w:highlight w:val="yellow"/>
                <w:rPrChange w:id="277" w:author="炏燚" w:date="2025-05-05T18:57:00Z">
                  <w:rPr>
                    <w:rFonts w:cs="Times New Roman"/>
                    <w:sz w:val="21"/>
                    <w:szCs w:val="21"/>
                  </w:rPr>
                </w:rPrChange>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42E96CFA" w14:textId="77777777" w:rsidR="00A27FAC" w:rsidRDefault="00000000">
            <w:pPr>
              <w:pStyle w:val="18"/>
              <w:ind w:firstLineChars="0" w:firstLine="0"/>
              <w:jc w:val="center"/>
              <w:rPr>
                <w:rFonts w:cs="Times New Roman"/>
                <w:sz w:val="21"/>
                <w:szCs w:val="21"/>
              </w:rPr>
            </w:pPr>
            <w:r>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0068B77"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6211A23"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EF49C9D" w14:textId="77777777" w:rsidR="00A27FAC" w:rsidRDefault="00000000">
            <w:pPr>
              <w:pStyle w:val="18"/>
              <w:ind w:firstLineChars="0" w:firstLine="0"/>
              <w:jc w:val="center"/>
              <w:rPr>
                <w:rFonts w:cs="Times New Roman"/>
                <w:sz w:val="21"/>
                <w:szCs w:val="21"/>
              </w:rPr>
            </w:pPr>
            <w:del w:id="278" w:author="炏燚" w:date="2025-05-05T18:58:00Z">
              <w:r>
                <w:rPr>
                  <w:rFonts w:cs="Times New Roman"/>
                  <w:sz w:val="21"/>
                  <w:szCs w:val="21"/>
                </w:rPr>
                <w:delText>创建用户</w:delText>
              </w:r>
            </w:del>
            <w:ins w:id="279" w:author="炏燚" w:date="2025-05-05T18:58:00Z">
              <w:r>
                <w:rPr>
                  <w:rFonts w:cs="Times New Roman" w:hint="eastAsia"/>
                  <w:sz w:val="21"/>
                  <w:szCs w:val="21"/>
                </w:rPr>
                <w:t>商家</w:t>
              </w:r>
              <w:r>
                <w:rPr>
                  <w:rFonts w:cs="Times New Roman" w:hint="eastAsia"/>
                  <w:sz w:val="21"/>
                  <w:szCs w:val="21"/>
                </w:rPr>
                <w:t>id</w:t>
              </w:r>
            </w:ins>
          </w:p>
        </w:tc>
      </w:tr>
      <w:tr w:rsidR="00A27FAC" w14:paraId="75D956C4"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45BDC05"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7314613D"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6FE34E8E"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E497EEA"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496D569"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9860779" w14:textId="77777777" w:rsidR="00A27FAC" w:rsidRDefault="00000000">
            <w:pPr>
              <w:pStyle w:val="18"/>
              <w:ind w:firstLineChars="0" w:firstLine="0"/>
              <w:jc w:val="center"/>
              <w:rPr>
                <w:rFonts w:cs="Times New Roman"/>
                <w:sz w:val="21"/>
                <w:szCs w:val="21"/>
              </w:rPr>
            </w:pPr>
            <w:r>
              <w:rPr>
                <w:rFonts w:cs="Times New Roman" w:hint="eastAsia"/>
                <w:sz w:val="21"/>
                <w:szCs w:val="21"/>
              </w:rPr>
              <w:t>是否删除</w:t>
            </w:r>
          </w:p>
        </w:tc>
      </w:tr>
    </w:tbl>
    <w:p w14:paraId="14B7B259" w14:textId="77777777" w:rsidR="00A27FAC" w:rsidRDefault="00000000">
      <w:pPr>
        <w:pStyle w:val="000"/>
        <w:numPr>
          <w:ilvl w:val="0"/>
          <w:numId w:val="7"/>
        </w:numPr>
        <w:ind w:firstLineChars="0"/>
        <w:rPr>
          <w:rFonts w:cs="Times New Roman"/>
        </w:rPr>
      </w:pPr>
      <w:r>
        <w:rPr>
          <w:rFonts w:cs="Times New Roman" w:hint="eastAsia"/>
        </w:rPr>
        <w:t>订单表</w:t>
      </w:r>
    </w:p>
    <w:p w14:paraId="3B08CBAE" w14:textId="77777777" w:rsidR="00A27FAC" w:rsidRDefault="00000000">
      <w:pPr>
        <w:pStyle w:val="000"/>
        <w:ind w:firstLine="480"/>
      </w:pPr>
      <w:r>
        <w:t>订单表主要存储用户下单的详细信息</w:t>
      </w:r>
      <w:r>
        <w:rPr>
          <w:rFonts w:hint="eastAsia"/>
        </w:rPr>
        <w:t>，</w:t>
      </w:r>
      <w:r>
        <w:t>用于记录和管理订单流程。订单状态采用</w:t>
      </w:r>
      <w:proofErr w:type="spellStart"/>
      <w:r>
        <w:t>tinyint</w:t>
      </w:r>
      <w:proofErr w:type="spellEnd"/>
      <w:r>
        <w:t>类型，</w:t>
      </w:r>
      <w:r>
        <w:rPr>
          <w:rFonts w:hint="eastAsia"/>
        </w:rPr>
        <w:t>商家</w:t>
      </w:r>
      <w:r>
        <w:t>根据</w:t>
      </w:r>
      <w:r>
        <w:rPr>
          <w:rFonts w:hint="eastAsia"/>
        </w:rPr>
        <w:t>订单的状态来设置</w:t>
      </w:r>
      <w:r>
        <w:t>不同状态值</w:t>
      </w:r>
      <w:r>
        <w:rPr>
          <w:rFonts w:hint="eastAsia"/>
        </w:rPr>
        <w:t>，其中</w:t>
      </w:r>
      <w:r>
        <w:rPr>
          <w:rFonts w:hint="eastAsia"/>
        </w:rPr>
        <w:t>1</w:t>
      </w:r>
      <w:r>
        <w:rPr>
          <w:rFonts w:hint="eastAsia"/>
        </w:rPr>
        <w:t>表示待付款、</w:t>
      </w:r>
      <w:r>
        <w:rPr>
          <w:rFonts w:hint="eastAsia"/>
        </w:rPr>
        <w:t>2</w:t>
      </w:r>
      <w:r>
        <w:rPr>
          <w:rFonts w:hint="eastAsia"/>
        </w:rPr>
        <w:t>表示待派送、</w:t>
      </w:r>
      <w:r>
        <w:rPr>
          <w:rFonts w:hint="eastAsia"/>
        </w:rPr>
        <w:t>3</w:t>
      </w:r>
      <w:r>
        <w:rPr>
          <w:rFonts w:hint="eastAsia"/>
        </w:rPr>
        <w:t>表示已派送、</w:t>
      </w:r>
      <w:r>
        <w:rPr>
          <w:rFonts w:hint="eastAsia"/>
        </w:rPr>
        <w:t>4</w:t>
      </w:r>
      <w:r>
        <w:rPr>
          <w:rFonts w:hint="eastAsia"/>
        </w:rPr>
        <w:t>表示已完成、</w:t>
      </w:r>
      <w:r>
        <w:rPr>
          <w:rFonts w:hint="eastAsia"/>
        </w:rPr>
        <w:t>5</w:t>
      </w:r>
      <w:r>
        <w:rPr>
          <w:rFonts w:hint="eastAsia"/>
        </w:rPr>
        <w:t>表示已取消</w:t>
      </w:r>
      <w:r>
        <w:t>。支付方式</w:t>
      </w:r>
      <w:r>
        <w:rPr>
          <w:rFonts w:hint="eastAsia"/>
        </w:rPr>
        <w:t>用</w:t>
      </w:r>
      <w:r>
        <w:rPr>
          <w:rFonts w:hint="eastAsia"/>
        </w:rPr>
        <w:t>1</w:t>
      </w:r>
      <w:r>
        <w:rPr>
          <w:rFonts w:hint="eastAsia"/>
        </w:rPr>
        <w:t>来</w:t>
      </w:r>
      <w:proofErr w:type="gramStart"/>
      <w:r>
        <w:rPr>
          <w:rFonts w:hint="eastAsia"/>
        </w:rPr>
        <w:t>表示微信支付</w:t>
      </w:r>
      <w:proofErr w:type="gramEnd"/>
      <w:r>
        <w:rPr>
          <w:rFonts w:hint="eastAsia"/>
        </w:rPr>
        <w:t>，</w:t>
      </w:r>
      <w:r>
        <w:rPr>
          <w:rFonts w:hint="eastAsia"/>
        </w:rPr>
        <w:t>2</w:t>
      </w:r>
      <w:r>
        <w:rPr>
          <w:rFonts w:hint="eastAsia"/>
        </w:rPr>
        <w:t>来表示支付宝支付，因此</w:t>
      </w:r>
      <w:r>
        <w:t>采用</w:t>
      </w:r>
      <w:proofErr w:type="spellStart"/>
      <w:r>
        <w:t>tinyint</w:t>
      </w:r>
      <w:proofErr w:type="spellEnd"/>
      <w:r>
        <w:t>类型。收货人电话</w:t>
      </w:r>
      <w:r>
        <w:rPr>
          <w:rFonts w:hint="eastAsia"/>
        </w:rPr>
        <w:t>都是</w:t>
      </w:r>
      <w:r>
        <w:rPr>
          <w:rFonts w:hint="eastAsia"/>
        </w:rPr>
        <w:t>11</w:t>
      </w:r>
      <w:r>
        <w:rPr>
          <w:rFonts w:hint="eastAsia"/>
        </w:rPr>
        <w:t>位的</w:t>
      </w:r>
      <w:r>
        <w:t>固定长度</w:t>
      </w:r>
      <w:r>
        <w:rPr>
          <w:rFonts w:hint="eastAsia"/>
        </w:rPr>
        <w:t>，故</w:t>
      </w:r>
      <w:r>
        <w:t>采用</w:t>
      </w:r>
      <w:r>
        <w:t>1</w:t>
      </w:r>
      <w:r>
        <w:rPr>
          <w:rFonts w:hint="eastAsia"/>
        </w:rPr>
        <w:t>1</w:t>
      </w:r>
      <w:r>
        <w:t>的</w:t>
      </w:r>
      <w:r>
        <w:t>char</w:t>
      </w:r>
      <w:r>
        <w:t>类型来保存。地址采用长度为</w:t>
      </w:r>
      <w:r>
        <w:t>255</w:t>
      </w:r>
      <w:r>
        <w:t>的</w:t>
      </w:r>
      <w:r>
        <w:t>varchar</w:t>
      </w:r>
      <w:r>
        <w:t>来保存收货地址。下单用户采用长度为</w:t>
      </w:r>
      <w:r>
        <w:t>32</w:t>
      </w:r>
      <w:r>
        <w:t>的</w:t>
      </w:r>
      <w:r>
        <w:t>varchar</w:t>
      </w:r>
      <w:r>
        <w:t>类型来保存下单用户的信息。收件人</w:t>
      </w:r>
      <w:r>
        <w:rPr>
          <w:rFonts w:hint="eastAsia"/>
        </w:rPr>
        <w:t>的名称长度一般也不会超过</w:t>
      </w:r>
      <w:r>
        <w:rPr>
          <w:rFonts w:hint="eastAsia"/>
        </w:rPr>
        <w:t>32</w:t>
      </w:r>
      <w:r>
        <w:rPr>
          <w:rFonts w:hint="eastAsia"/>
        </w:rPr>
        <w:t>个字符的范畴，故</w:t>
      </w:r>
      <w:r>
        <w:t>采用</w:t>
      </w:r>
      <w:r>
        <w:rPr>
          <w:rFonts w:hint="eastAsia"/>
        </w:rPr>
        <w:t>32</w:t>
      </w:r>
      <w:r>
        <w:t>长度的</w:t>
      </w:r>
      <w:r>
        <w:t>varchar</w:t>
      </w:r>
      <w:r>
        <w:t>来保存收件人的信息。综上，订单表主要属性有用户、地址、商家、订单号、状态、下单时间、支付时间、支付方式、金额、备注、收货人电话、地址、下单用户、收件人等。订单表详细结构如表</w:t>
      </w:r>
      <w:r>
        <w:t xml:space="preserve"> 4.8 </w:t>
      </w:r>
      <w:r>
        <w:t>所示。</w:t>
      </w:r>
    </w:p>
    <w:p w14:paraId="4C886903" w14:textId="77777777" w:rsidR="00A27FAC" w:rsidRDefault="00000000">
      <w:pPr>
        <w:pStyle w:val="04"/>
        <w:ind w:left="840"/>
      </w:pPr>
      <w:r>
        <w:t>表</w:t>
      </w:r>
      <w:r>
        <w:t>4.</w:t>
      </w:r>
      <w:r>
        <w:rPr>
          <w:rFonts w:hint="eastAsia"/>
        </w:rPr>
        <w:t>8</w:t>
      </w:r>
      <w:r>
        <w:rPr>
          <w:rFonts w:hint="eastAsia"/>
        </w:rPr>
        <w:t>订单</w:t>
      </w:r>
      <w: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27FAC" w14:paraId="1E31148A"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83177C6" w14:textId="77777777" w:rsidR="00A27FAC" w:rsidRDefault="00000000">
            <w:pPr>
              <w:pStyle w:val="18"/>
              <w:ind w:firstLineChars="0" w:firstLine="0"/>
              <w:jc w:val="center"/>
              <w:rPr>
                <w:rFonts w:cs="Times New Roman"/>
                <w:sz w:val="21"/>
                <w:szCs w:val="21"/>
              </w:rPr>
            </w:pPr>
            <w:r>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0CCCBF0C" w14:textId="77777777" w:rsidR="00A27FAC" w:rsidRDefault="00000000">
            <w:pPr>
              <w:pStyle w:val="18"/>
              <w:ind w:firstLineChars="0" w:firstLine="0"/>
              <w:jc w:val="center"/>
              <w:rPr>
                <w:rFonts w:cs="Times New Roman"/>
                <w:sz w:val="21"/>
                <w:szCs w:val="21"/>
              </w:rPr>
            </w:pPr>
            <w:r>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25C9FA37" w14:textId="77777777" w:rsidR="00A27FAC" w:rsidRDefault="00000000">
            <w:pPr>
              <w:pStyle w:val="18"/>
              <w:ind w:firstLineChars="0" w:firstLine="0"/>
              <w:jc w:val="center"/>
              <w:rPr>
                <w:rFonts w:cs="Times New Roman"/>
                <w:sz w:val="21"/>
                <w:szCs w:val="21"/>
              </w:rPr>
            </w:pPr>
            <w:r>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5090D510" w14:textId="77777777" w:rsidR="00A27FAC" w:rsidRDefault="00000000">
            <w:pPr>
              <w:pStyle w:val="18"/>
              <w:ind w:firstLineChars="0" w:firstLine="0"/>
              <w:jc w:val="center"/>
              <w:rPr>
                <w:rFonts w:cs="Times New Roman"/>
                <w:sz w:val="21"/>
                <w:szCs w:val="21"/>
              </w:rPr>
            </w:pPr>
            <w:r>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5F4AB2C8" w14:textId="77777777" w:rsidR="00A27FAC" w:rsidRDefault="00000000">
            <w:pPr>
              <w:pStyle w:val="18"/>
              <w:ind w:firstLineChars="0" w:firstLine="0"/>
              <w:jc w:val="center"/>
              <w:rPr>
                <w:rFonts w:cs="Times New Roman"/>
                <w:sz w:val="21"/>
                <w:szCs w:val="21"/>
              </w:rPr>
            </w:pPr>
            <w:r>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4FB9990B" w14:textId="77777777" w:rsidR="00A27FAC" w:rsidRDefault="00000000">
            <w:pPr>
              <w:pStyle w:val="18"/>
              <w:ind w:firstLineChars="0" w:firstLine="0"/>
              <w:jc w:val="center"/>
              <w:rPr>
                <w:rFonts w:cs="Times New Roman"/>
                <w:sz w:val="21"/>
                <w:szCs w:val="21"/>
              </w:rPr>
            </w:pPr>
            <w:r>
              <w:rPr>
                <w:rFonts w:cs="Times New Roman"/>
                <w:sz w:val="21"/>
                <w:szCs w:val="21"/>
              </w:rPr>
              <w:t>注释</w:t>
            </w:r>
          </w:p>
        </w:tc>
      </w:tr>
      <w:tr w:rsidR="00A27FAC" w14:paraId="6C6CAE9F"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BEDA7EE" w14:textId="77777777" w:rsidR="00A27FAC" w:rsidRDefault="00000000">
            <w:pPr>
              <w:pStyle w:val="18"/>
              <w:ind w:firstLineChars="0" w:firstLine="0"/>
              <w:jc w:val="center"/>
              <w:rPr>
                <w:rFonts w:cs="Times New Roman"/>
                <w:sz w:val="21"/>
                <w:szCs w:val="21"/>
              </w:rPr>
            </w:pPr>
            <w:r>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7503F56"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C9A92F7"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1050DF0"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39F45B92"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E69D065" w14:textId="77777777" w:rsidR="00A27FAC" w:rsidRDefault="00000000">
            <w:pPr>
              <w:pStyle w:val="18"/>
              <w:ind w:firstLineChars="0" w:firstLine="0"/>
              <w:jc w:val="center"/>
              <w:rPr>
                <w:rFonts w:cs="Times New Roman"/>
                <w:sz w:val="21"/>
                <w:szCs w:val="21"/>
              </w:rPr>
            </w:pPr>
            <w:r>
              <w:rPr>
                <w:rFonts w:cs="Times New Roman"/>
                <w:sz w:val="21"/>
                <w:szCs w:val="21"/>
              </w:rPr>
              <w:t>唯一</w:t>
            </w:r>
            <w:r>
              <w:rPr>
                <w:rFonts w:cs="Times New Roman"/>
                <w:sz w:val="21"/>
                <w:szCs w:val="21"/>
              </w:rPr>
              <w:t>id</w:t>
            </w:r>
          </w:p>
        </w:tc>
      </w:tr>
      <w:tr w:rsidR="00A27FAC" w14:paraId="71A1C7C9"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073F463"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1B733FBA"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F607A2B"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233B94EC"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FCCD848"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09224FD" w14:textId="77777777" w:rsidR="00A27FAC" w:rsidRDefault="00000000">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A27FAC" w14:paraId="50977EE0"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67A6DF7"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lastRenderedPageBreak/>
              <w:t>address_book_id</w:t>
            </w:r>
            <w:proofErr w:type="spellEnd"/>
          </w:p>
        </w:tc>
        <w:tc>
          <w:tcPr>
            <w:tcW w:w="1417" w:type="dxa"/>
            <w:tcBorders>
              <w:top w:val="single" w:sz="4" w:space="0" w:color="auto"/>
              <w:left w:val="single" w:sz="4" w:space="0" w:color="auto"/>
              <w:bottom w:val="single" w:sz="4" w:space="0" w:color="auto"/>
              <w:right w:val="single" w:sz="4" w:space="0" w:color="auto"/>
            </w:tcBorders>
          </w:tcPr>
          <w:p w14:paraId="01D997FE"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3A89709"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5B6EABF"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5586DE4"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C7C88C2" w14:textId="77777777" w:rsidR="00A27FAC" w:rsidRDefault="00000000">
            <w:pPr>
              <w:pStyle w:val="18"/>
              <w:ind w:firstLineChars="0" w:firstLine="0"/>
              <w:jc w:val="center"/>
              <w:rPr>
                <w:rFonts w:cs="Times New Roman"/>
                <w:sz w:val="21"/>
                <w:szCs w:val="21"/>
              </w:rPr>
            </w:pPr>
            <w:r>
              <w:rPr>
                <w:rFonts w:cs="Times New Roman" w:hint="eastAsia"/>
                <w:sz w:val="21"/>
                <w:szCs w:val="21"/>
              </w:rPr>
              <w:t>地址</w:t>
            </w:r>
            <w:r>
              <w:rPr>
                <w:rFonts w:cs="Times New Roman" w:hint="eastAsia"/>
                <w:sz w:val="21"/>
                <w:szCs w:val="21"/>
              </w:rPr>
              <w:t>id</w:t>
            </w:r>
          </w:p>
        </w:tc>
      </w:tr>
      <w:tr w:rsidR="00A27FAC" w14:paraId="4A79423D"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45C8D219"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4430E252"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2674A71"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F9FA50B"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A8B8896"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603CA6B" w14:textId="77777777" w:rsidR="00A27FAC" w:rsidRDefault="00000000">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A27FAC" w14:paraId="38457FBE"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CD07AE1" w14:textId="77777777" w:rsidR="00A27FAC" w:rsidRDefault="00000000">
            <w:pPr>
              <w:pStyle w:val="18"/>
              <w:ind w:firstLineChars="0" w:firstLine="0"/>
              <w:jc w:val="center"/>
              <w:rPr>
                <w:rFonts w:cs="Times New Roman"/>
                <w:sz w:val="21"/>
                <w:szCs w:val="21"/>
              </w:rPr>
            </w:pPr>
            <w:r>
              <w:rPr>
                <w:rFonts w:cs="Times New Roman" w:hint="eastAsia"/>
                <w:sz w:val="21"/>
                <w:szCs w:val="21"/>
              </w:rPr>
              <w:t>number</w:t>
            </w:r>
          </w:p>
        </w:tc>
        <w:tc>
          <w:tcPr>
            <w:tcW w:w="1417" w:type="dxa"/>
            <w:tcBorders>
              <w:top w:val="single" w:sz="4" w:space="0" w:color="auto"/>
              <w:left w:val="single" w:sz="4" w:space="0" w:color="auto"/>
              <w:bottom w:val="single" w:sz="4" w:space="0" w:color="auto"/>
              <w:right w:val="single" w:sz="4" w:space="0" w:color="auto"/>
            </w:tcBorders>
          </w:tcPr>
          <w:p w14:paraId="1506FD6E"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83529D2"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A92345B"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5EF6373"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BC6E4D5" w14:textId="77777777" w:rsidR="00A27FAC" w:rsidRDefault="00000000">
            <w:pPr>
              <w:pStyle w:val="18"/>
              <w:ind w:firstLineChars="0" w:firstLine="0"/>
              <w:jc w:val="center"/>
              <w:rPr>
                <w:rFonts w:cs="Times New Roman"/>
                <w:sz w:val="21"/>
                <w:szCs w:val="21"/>
              </w:rPr>
            </w:pPr>
            <w:r>
              <w:rPr>
                <w:rFonts w:cs="Times New Roman" w:hint="eastAsia"/>
                <w:sz w:val="21"/>
                <w:szCs w:val="21"/>
              </w:rPr>
              <w:t>订单号</w:t>
            </w:r>
          </w:p>
        </w:tc>
      </w:tr>
      <w:tr w:rsidR="00A27FAC" w14:paraId="55615637"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40AEDE2B" w14:textId="77777777" w:rsidR="00A27FAC" w:rsidRDefault="00000000">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0F8DE57A"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51A9223B"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0931204"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5270277"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4964EFF" w14:textId="77777777" w:rsidR="00A27FAC" w:rsidRDefault="00000000">
            <w:pPr>
              <w:pStyle w:val="18"/>
              <w:ind w:firstLineChars="0" w:firstLine="0"/>
              <w:jc w:val="center"/>
              <w:rPr>
                <w:rFonts w:cs="Times New Roman"/>
                <w:sz w:val="21"/>
                <w:szCs w:val="21"/>
              </w:rPr>
            </w:pPr>
            <w:r>
              <w:rPr>
                <w:rFonts w:cs="Times New Roman" w:hint="eastAsia"/>
                <w:sz w:val="21"/>
                <w:szCs w:val="21"/>
              </w:rPr>
              <w:t>订单状态</w:t>
            </w:r>
          </w:p>
        </w:tc>
      </w:tr>
      <w:tr w:rsidR="00A27FAC" w14:paraId="5407D3BB"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EEB2FB7"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order_time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F925F3C"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D5C863F"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196E5B1"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4F6AA18"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5E818B0" w14:textId="77777777" w:rsidR="00A27FAC" w:rsidRDefault="00000000">
            <w:pPr>
              <w:pStyle w:val="18"/>
              <w:ind w:firstLineChars="0" w:firstLine="0"/>
              <w:jc w:val="center"/>
              <w:rPr>
                <w:rFonts w:cs="Times New Roman"/>
                <w:sz w:val="21"/>
                <w:szCs w:val="21"/>
              </w:rPr>
            </w:pPr>
            <w:r>
              <w:rPr>
                <w:rFonts w:cs="Times New Roman" w:hint="eastAsia"/>
                <w:sz w:val="21"/>
                <w:szCs w:val="21"/>
              </w:rPr>
              <w:t>下单时间</w:t>
            </w:r>
          </w:p>
        </w:tc>
      </w:tr>
      <w:tr w:rsidR="00A27FAC" w14:paraId="61258D90"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4B5284D3"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checkout_time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37BE6EF7"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FB3CB2E"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F866832"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25820C0"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9ED56BE" w14:textId="77777777" w:rsidR="00A27FAC" w:rsidRDefault="00000000">
            <w:pPr>
              <w:pStyle w:val="18"/>
              <w:ind w:firstLineChars="0" w:firstLine="0"/>
              <w:jc w:val="center"/>
              <w:rPr>
                <w:rFonts w:cs="Times New Roman"/>
                <w:sz w:val="21"/>
                <w:szCs w:val="21"/>
              </w:rPr>
            </w:pPr>
            <w:r>
              <w:rPr>
                <w:rFonts w:cs="Times New Roman" w:hint="eastAsia"/>
                <w:sz w:val="21"/>
                <w:szCs w:val="21"/>
              </w:rPr>
              <w:t>支付时间</w:t>
            </w:r>
          </w:p>
        </w:tc>
      </w:tr>
      <w:tr w:rsidR="00A27FAC" w14:paraId="5D286170"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8B4C5A5"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pay_method</w:t>
            </w:r>
            <w:proofErr w:type="spellEnd"/>
          </w:p>
        </w:tc>
        <w:tc>
          <w:tcPr>
            <w:tcW w:w="1417" w:type="dxa"/>
            <w:tcBorders>
              <w:top w:val="single" w:sz="4" w:space="0" w:color="auto"/>
              <w:left w:val="single" w:sz="4" w:space="0" w:color="auto"/>
              <w:bottom w:val="single" w:sz="4" w:space="0" w:color="auto"/>
              <w:right w:val="single" w:sz="4" w:space="0" w:color="auto"/>
            </w:tcBorders>
          </w:tcPr>
          <w:p w14:paraId="4A0F4034"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461EEF12"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BC659C3"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36E479B"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8BE073B" w14:textId="77777777" w:rsidR="00A27FAC" w:rsidRDefault="00000000">
            <w:pPr>
              <w:pStyle w:val="18"/>
              <w:ind w:firstLineChars="0" w:firstLine="0"/>
              <w:jc w:val="center"/>
              <w:rPr>
                <w:rFonts w:cs="Times New Roman"/>
                <w:sz w:val="21"/>
                <w:szCs w:val="21"/>
              </w:rPr>
            </w:pPr>
            <w:r>
              <w:rPr>
                <w:rFonts w:cs="Times New Roman" w:hint="eastAsia"/>
                <w:sz w:val="21"/>
                <w:szCs w:val="21"/>
              </w:rPr>
              <w:t>支付方式</w:t>
            </w:r>
          </w:p>
        </w:tc>
      </w:tr>
      <w:tr w:rsidR="00A27FAC" w14:paraId="36D97A3F"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12EDAF4" w14:textId="77777777" w:rsidR="00A27FAC" w:rsidRDefault="00000000">
            <w:pPr>
              <w:pStyle w:val="18"/>
              <w:ind w:firstLineChars="0" w:firstLine="0"/>
              <w:jc w:val="center"/>
              <w:rPr>
                <w:rFonts w:cs="Times New Roman"/>
                <w:sz w:val="21"/>
                <w:szCs w:val="21"/>
              </w:rPr>
            </w:pPr>
            <w:r>
              <w:rPr>
                <w:rFonts w:cs="Times New Roman" w:hint="eastAsia"/>
                <w:sz w:val="21"/>
                <w:szCs w:val="21"/>
              </w:rPr>
              <w:t>amount</w:t>
            </w:r>
          </w:p>
        </w:tc>
        <w:tc>
          <w:tcPr>
            <w:tcW w:w="1417" w:type="dxa"/>
            <w:tcBorders>
              <w:top w:val="single" w:sz="4" w:space="0" w:color="auto"/>
              <w:left w:val="single" w:sz="4" w:space="0" w:color="auto"/>
              <w:bottom w:val="single" w:sz="4" w:space="0" w:color="auto"/>
              <w:right w:val="single" w:sz="4" w:space="0" w:color="auto"/>
            </w:tcBorders>
          </w:tcPr>
          <w:p w14:paraId="2D92B79B" w14:textId="77777777" w:rsidR="00A27FAC" w:rsidRDefault="00000000">
            <w:pPr>
              <w:pStyle w:val="18"/>
              <w:ind w:firstLineChars="0" w:firstLine="0"/>
              <w:jc w:val="center"/>
              <w:rPr>
                <w:rFonts w:cs="Times New Roman"/>
                <w:sz w:val="21"/>
                <w:szCs w:val="21"/>
              </w:rPr>
            </w:pPr>
            <w:r>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709A7D9D" w14:textId="77777777" w:rsidR="00A27FAC" w:rsidRDefault="00000000">
            <w:pPr>
              <w:pStyle w:val="18"/>
              <w:ind w:firstLineChars="0" w:firstLine="0"/>
              <w:jc w:val="center"/>
              <w:rPr>
                <w:rFonts w:cs="Times New Roman"/>
                <w:sz w:val="21"/>
                <w:szCs w:val="21"/>
              </w:rPr>
            </w:pPr>
            <w:r>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71D1D4BC"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9DB354C"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99867F9" w14:textId="77777777" w:rsidR="00A27FAC" w:rsidRDefault="00000000">
            <w:pPr>
              <w:pStyle w:val="18"/>
              <w:ind w:firstLineChars="0" w:firstLine="0"/>
              <w:jc w:val="center"/>
              <w:rPr>
                <w:rFonts w:cs="Times New Roman"/>
                <w:sz w:val="21"/>
                <w:szCs w:val="21"/>
              </w:rPr>
            </w:pPr>
            <w:r>
              <w:rPr>
                <w:rFonts w:cs="Times New Roman" w:hint="eastAsia"/>
                <w:sz w:val="21"/>
                <w:szCs w:val="21"/>
              </w:rPr>
              <w:t>金额</w:t>
            </w:r>
          </w:p>
        </w:tc>
      </w:tr>
      <w:tr w:rsidR="00A27FAC" w14:paraId="77C10766"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033A4F8" w14:textId="77777777" w:rsidR="00A27FAC" w:rsidRDefault="00000000">
            <w:pPr>
              <w:pStyle w:val="18"/>
              <w:ind w:firstLineChars="0" w:firstLine="0"/>
              <w:jc w:val="center"/>
              <w:rPr>
                <w:rFonts w:cs="Times New Roman"/>
                <w:sz w:val="21"/>
                <w:szCs w:val="21"/>
              </w:rPr>
            </w:pPr>
            <w:r>
              <w:rPr>
                <w:rFonts w:cs="Times New Roman" w:hint="eastAsia"/>
                <w:sz w:val="21"/>
                <w:szCs w:val="21"/>
              </w:rPr>
              <w:t>remark</w:t>
            </w:r>
          </w:p>
        </w:tc>
        <w:tc>
          <w:tcPr>
            <w:tcW w:w="1417" w:type="dxa"/>
            <w:tcBorders>
              <w:top w:val="single" w:sz="4" w:space="0" w:color="auto"/>
              <w:left w:val="single" w:sz="4" w:space="0" w:color="auto"/>
              <w:bottom w:val="single" w:sz="4" w:space="0" w:color="auto"/>
              <w:right w:val="single" w:sz="4" w:space="0" w:color="auto"/>
            </w:tcBorders>
          </w:tcPr>
          <w:p w14:paraId="684C8F04"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C176CE2" w14:textId="77777777" w:rsidR="00A27FAC" w:rsidRDefault="00000000">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09B9118A"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BE2A324"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09964E8" w14:textId="77777777" w:rsidR="00A27FAC" w:rsidRDefault="00000000">
            <w:pPr>
              <w:pStyle w:val="18"/>
              <w:ind w:firstLineChars="0" w:firstLine="0"/>
              <w:jc w:val="center"/>
              <w:rPr>
                <w:rFonts w:cs="Times New Roman"/>
                <w:sz w:val="21"/>
                <w:szCs w:val="21"/>
              </w:rPr>
            </w:pPr>
            <w:r>
              <w:rPr>
                <w:rFonts w:cs="Times New Roman" w:hint="eastAsia"/>
                <w:sz w:val="21"/>
                <w:szCs w:val="21"/>
              </w:rPr>
              <w:t>备注</w:t>
            </w:r>
          </w:p>
        </w:tc>
      </w:tr>
      <w:tr w:rsidR="00A27FAC" w14:paraId="142BF6ED"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4345BC35" w14:textId="77777777" w:rsidR="00A27FAC" w:rsidRDefault="00000000">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6552034F" w14:textId="77777777" w:rsidR="00A27FAC" w:rsidRDefault="00000000">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1655E789" w14:textId="77777777" w:rsidR="00A27FAC" w:rsidRDefault="00000000">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78A03394"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4E7B98A"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C5B7E1" w14:textId="77777777" w:rsidR="00A27FAC" w:rsidRDefault="00000000">
            <w:pPr>
              <w:pStyle w:val="18"/>
              <w:ind w:firstLineChars="0" w:firstLine="0"/>
              <w:jc w:val="center"/>
              <w:rPr>
                <w:rFonts w:cs="Times New Roman"/>
                <w:sz w:val="21"/>
                <w:szCs w:val="21"/>
              </w:rPr>
            </w:pPr>
            <w:r>
              <w:rPr>
                <w:rFonts w:cs="Times New Roman" w:hint="eastAsia"/>
                <w:sz w:val="21"/>
                <w:szCs w:val="21"/>
              </w:rPr>
              <w:t>收货人电话</w:t>
            </w:r>
          </w:p>
        </w:tc>
      </w:tr>
      <w:tr w:rsidR="00A27FAC" w14:paraId="5E08FAF9"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5ACA0CF" w14:textId="77777777" w:rsidR="00A27FAC" w:rsidRDefault="00000000">
            <w:pPr>
              <w:pStyle w:val="18"/>
              <w:ind w:firstLineChars="0" w:firstLine="0"/>
              <w:jc w:val="center"/>
              <w:rPr>
                <w:rFonts w:cs="Times New Roman"/>
                <w:sz w:val="21"/>
                <w:szCs w:val="21"/>
              </w:rPr>
            </w:pPr>
            <w:r>
              <w:rPr>
                <w:rFonts w:cs="Times New Roman" w:hint="eastAsia"/>
                <w:sz w:val="21"/>
                <w:szCs w:val="21"/>
              </w:rPr>
              <w:t>address</w:t>
            </w:r>
          </w:p>
        </w:tc>
        <w:tc>
          <w:tcPr>
            <w:tcW w:w="1417" w:type="dxa"/>
            <w:tcBorders>
              <w:top w:val="single" w:sz="4" w:space="0" w:color="auto"/>
              <w:left w:val="single" w:sz="4" w:space="0" w:color="auto"/>
              <w:bottom w:val="single" w:sz="4" w:space="0" w:color="auto"/>
              <w:right w:val="single" w:sz="4" w:space="0" w:color="auto"/>
            </w:tcBorders>
          </w:tcPr>
          <w:p w14:paraId="7AA226AC"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9B28FE4" w14:textId="77777777" w:rsidR="00A27FAC" w:rsidRDefault="00000000">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1246FDF7"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889A1EE"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315FFF3" w14:textId="77777777" w:rsidR="00A27FAC" w:rsidRDefault="00000000">
            <w:pPr>
              <w:pStyle w:val="18"/>
              <w:ind w:firstLineChars="0" w:firstLine="0"/>
              <w:jc w:val="center"/>
              <w:rPr>
                <w:rFonts w:cs="Times New Roman"/>
                <w:sz w:val="21"/>
                <w:szCs w:val="21"/>
              </w:rPr>
            </w:pPr>
            <w:r>
              <w:rPr>
                <w:rFonts w:cs="Times New Roman" w:hint="eastAsia"/>
                <w:sz w:val="21"/>
                <w:szCs w:val="21"/>
              </w:rPr>
              <w:t>地址</w:t>
            </w:r>
          </w:p>
        </w:tc>
      </w:tr>
      <w:tr w:rsidR="00A27FAC" w14:paraId="6037657D"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990F94D" w14:textId="77777777" w:rsidR="00A27FAC" w:rsidRDefault="00000000">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69B8C674"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0A234EB" w14:textId="77777777" w:rsidR="00A27FAC" w:rsidRDefault="00000000">
            <w:pPr>
              <w:pStyle w:val="18"/>
              <w:ind w:firstLineChars="0" w:firstLine="0"/>
              <w:jc w:val="center"/>
              <w:rPr>
                <w:rFonts w:cs="Times New Roman"/>
                <w:sz w:val="21"/>
                <w:szCs w:val="21"/>
              </w:rPr>
            </w:pPr>
            <w:r>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9D500FA"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B9335FD"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98AE31A" w14:textId="77777777" w:rsidR="00A27FAC" w:rsidRDefault="00000000">
            <w:pPr>
              <w:pStyle w:val="18"/>
              <w:ind w:firstLineChars="0" w:firstLine="0"/>
              <w:jc w:val="center"/>
              <w:rPr>
                <w:rFonts w:cs="Times New Roman"/>
                <w:sz w:val="21"/>
                <w:szCs w:val="21"/>
              </w:rPr>
            </w:pPr>
            <w:r>
              <w:rPr>
                <w:rFonts w:cs="Times New Roman" w:hint="eastAsia"/>
                <w:sz w:val="21"/>
                <w:szCs w:val="21"/>
              </w:rPr>
              <w:t>下单用户</w:t>
            </w:r>
          </w:p>
        </w:tc>
      </w:tr>
      <w:tr w:rsidR="00A27FAC" w14:paraId="54B2860C"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483D4ECA" w14:textId="77777777" w:rsidR="00A27FAC" w:rsidRDefault="00000000">
            <w:pPr>
              <w:pStyle w:val="18"/>
              <w:ind w:firstLineChars="0" w:firstLine="0"/>
              <w:jc w:val="center"/>
              <w:rPr>
                <w:rFonts w:cs="Times New Roman"/>
                <w:sz w:val="21"/>
                <w:szCs w:val="21"/>
              </w:rPr>
            </w:pPr>
            <w:r>
              <w:rPr>
                <w:rFonts w:cs="Times New Roman" w:hint="eastAsia"/>
                <w:sz w:val="21"/>
                <w:szCs w:val="21"/>
              </w:rPr>
              <w:t>consignee</w:t>
            </w:r>
          </w:p>
        </w:tc>
        <w:tc>
          <w:tcPr>
            <w:tcW w:w="1417" w:type="dxa"/>
            <w:tcBorders>
              <w:top w:val="single" w:sz="4" w:space="0" w:color="auto"/>
              <w:left w:val="single" w:sz="4" w:space="0" w:color="auto"/>
              <w:bottom w:val="single" w:sz="4" w:space="0" w:color="auto"/>
              <w:right w:val="single" w:sz="4" w:space="0" w:color="auto"/>
            </w:tcBorders>
          </w:tcPr>
          <w:p w14:paraId="7304882D"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FE91CAA" w14:textId="77777777" w:rsidR="00A27FAC" w:rsidRDefault="00000000">
            <w:pPr>
              <w:pStyle w:val="18"/>
              <w:ind w:firstLineChars="0" w:firstLine="0"/>
              <w:jc w:val="center"/>
              <w:rPr>
                <w:rFonts w:cs="Times New Roman"/>
                <w:sz w:val="21"/>
                <w:szCs w:val="21"/>
              </w:rPr>
            </w:pPr>
            <w:r>
              <w:rPr>
                <w:rFonts w:cs="Times New Roman" w:hint="eastAsia"/>
                <w:sz w:val="21"/>
                <w:szCs w:val="21"/>
              </w:rPr>
              <w:t>16</w:t>
            </w:r>
          </w:p>
        </w:tc>
        <w:tc>
          <w:tcPr>
            <w:tcW w:w="709" w:type="dxa"/>
            <w:tcBorders>
              <w:top w:val="single" w:sz="4" w:space="0" w:color="auto"/>
              <w:left w:val="single" w:sz="4" w:space="0" w:color="auto"/>
              <w:bottom w:val="single" w:sz="4" w:space="0" w:color="auto"/>
              <w:right w:val="single" w:sz="4" w:space="0" w:color="auto"/>
            </w:tcBorders>
          </w:tcPr>
          <w:p w14:paraId="7CFD5209"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D4130E3"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8FD33A1" w14:textId="77777777" w:rsidR="00A27FAC" w:rsidRDefault="00000000">
            <w:pPr>
              <w:pStyle w:val="18"/>
              <w:ind w:firstLineChars="0" w:firstLine="0"/>
              <w:jc w:val="center"/>
              <w:rPr>
                <w:rFonts w:cs="Times New Roman"/>
                <w:sz w:val="21"/>
                <w:szCs w:val="21"/>
              </w:rPr>
            </w:pPr>
            <w:r>
              <w:rPr>
                <w:rFonts w:cs="Times New Roman" w:hint="eastAsia"/>
                <w:sz w:val="21"/>
                <w:szCs w:val="21"/>
              </w:rPr>
              <w:t>收件人</w:t>
            </w:r>
          </w:p>
        </w:tc>
      </w:tr>
    </w:tbl>
    <w:p w14:paraId="4F6AF9ED" w14:textId="77777777" w:rsidR="00A27FAC" w:rsidRDefault="00000000">
      <w:pPr>
        <w:pStyle w:val="000"/>
        <w:numPr>
          <w:ilvl w:val="0"/>
          <w:numId w:val="7"/>
        </w:numPr>
        <w:ind w:firstLineChars="0"/>
        <w:rPr>
          <w:rFonts w:cs="Times New Roman"/>
        </w:rPr>
      </w:pPr>
      <w:r>
        <w:rPr>
          <w:rFonts w:cs="Times New Roman" w:hint="eastAsia"/>
        </w:rPr>
        <w:t>订单详情表</w:t>
      </w:r>
    </w:p>
    <w:p w14:paraId="1F0FDAB4" w14:textId="77777777" w:rsidR="00A27FAC" w:rsidRDefault="00000000">
      <w:pPr>
        <w:pStyle w:val="000"/>
        <w:ind w:firstLine="480"/>
      </w:pPr>
      <w:r>
        <w:t>订单详情表主要存储订单中具体</w:t>
      </w:r>
      <w:r>
        <w:rPr>
          <w:rFonts w:hint="eastAsia"/>
        </w:rPr>
        <w:t>下单菜品或套餐</w:t>
      </w:r>
      <w:r>
        <w:t>的详细信息。</w:t>
      </w:r>
      <w:r>
        <w:rPr>
          <w:rFonts w:hint="eastAsia"/>
        </w:rPr>
        <w:t>由于订单中的内容是菜品还是套餐的需求不固定，所以菜品</w:t>
      </w:r>
      <w:r>
        <w:rPr>
          <w:rFonts w:hint="eastAsia"/>
        </w:rPr>
        <w:t>id</w:t>
      </w:r>
      <w:r>
        <w:rPr>
          <w:rFonts w:hint="eastAsia"/>
        </w:rPr>
        <w:t>和套餐</w:t>
      </w:r>
      <w:r>
        <w:rPr>
          <w:rFonts w:hint="eastAsia"/>
        </w:rPr>
        <w:t>id</w:t>
      </w:r>
      <w:r>
        <w:rPr>
          <w:rFonts w:hint="eastAsia"/>
        </w:rPr>
        <w:t>均设置为可空，并且二者均可添加</w:t>
      </w:r>
      <w:r>
        <w:t>。</w:t>
      </w:r>
      <w:r>
        <w:rPr>
          <w:rFonts w:hint="eastAsia"/>
        </w:rPr>
        <w:t>用户在下单前会选择菜品或套餐的</w:t>
      </w:r>
      <w:r>
        <w:t>数量</w:t>
      </w:r>
      <w:r>
        <w:rPr>
          <w:rFonts w:hint="eastAsia"/>
        </w:rPr>
        <w:t>，所以</w:t>
      </w:r>
      <w:r>
        <w:t>采用</w:t>
      </w:r>
      <w:r>
        <w:t>int</w:t>
      </w:r>
      <w:r>
        <w:t>类型</w:t>
      </w:r>
      <w:r>
        <w:rPr>
          <w:rFonts w:hint="eastAsia"/>
        </w:rPr>
        <w:t>来</w:t>
      </w:r>
      <w:r>
        <w:t>保存订单中</w:t>
      </w:r>
      <w:r>
        <w:rPr>
          <w:rFonts w:hint="eastAsia"/>
        </w:rPr>
        <w:t>菜品</w:t>
      </w:r>
      <w:r>
        <w:t>或</w:t>
      </w:r>
      <w:r>
        <w:rPr>
          <w:rFonts w:hint="eastAsia"/>
        </w:rPr>
        <w:t>套餐</w:t>
      </w:r>
      <w:r>
        <w:t>的数量。</w:t>
      </w:r>
      <w:r>
        <w:rPr>
          <w:rFonts w:hint="eastAsia"/>
        </w:rPr>
        <w:t>故</w:t>
      </w:r>
      <w:r>
        <w:t>订单详情表主要属性有订单、菜品、套餐、名称、图片、口味、数量、金额等。订单详情表详细结构如表</w:t>
      </w:r>
      <w:r>
        <w:t xml:space="preserve"> 4.9 </w:t>
      </w:r>
      <w:r>
        <w:t>所示。</w:t>
      </w:r>
    </w:p>
    <w:p w14:paraId="16C83302" w14:textId="77777777" w:rsidR="00A27FAC" w:rsidRDefault="00000000">
      <w:pPr>
        <w:pStyle w:val="04"/>
        <w:ind w:left="480"/>
      </w:pPr>
      <w:r>
        <w:t>表</w:t>
      </w:r>
      <w:r>
        <w:t>4.</w:t>
      </w:r>
      <w:r>
        <w:rPr>
          <w:rFonts w:hint="eastAsia"/>
        </w:rPr>
        <w:t>9</w:t>
      </w:r>
      <w:r>
        <w:rPr>
          <w:rFonts w:hint="eastAsia"/>
        </w:rPr>
        <w:t>订单详情</w:t>
      </w:r>
      <w: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27FAC" w14:paraId="0D295494"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95992F8" w14:textId="77777777" w:rsidR="00A27FAC" w:rsidRDefault="00000000">
            <w:pPr>
              <w:pStyle w:val="18"/>
              <w:ind w:firstLineChars="0" w:firstLine="0"/>
              <w:jc w:val="center"/>
              <w:rPr>
                <w:rFonts w:cs="Times New Roman"/>
                <w:sz w:val="21"/>
                <w:szCs w:val="21"/>
              </w:rPr>
            </w:pPr>
            <w:r>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1C67F343" w14:textId="77777777" w:rsidR="00A27FAC" w:rsidRDefault="00000000">
            <w:pPr>
              <w:pStyle w:val="18"/>
              <w:ind w:firstLineChars="0" w:firstLine="0"/>
              <w:jc w:val="center"/>
              <w:rPr>
                <w:rFonts w:cs="Times New Roman"/>
                <w:sz w:val="21"/>
                <w:szCs w:val="21"/>
              </w:rPr>
            </w:pPr>
            <w:r>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AEC0989" w14:textId="77777777" w:rsidR="00A27FAC" w:rsidRDefault="00000000">
            <w:pPr>
              <w:pStyle w:val="18"/>
              <w:ind w:firstLineChars="0" w:firstLine="0"/>
              <w:jc w:val="center"/>
              <w:rPr>
                <w:rFonts w:cs="Times New Roman"/>
                <w:sz w:val="21"/>
                <w:szCs w:val="21"/>
              </w:rPr>
            </w:pPr>
            <w:r>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2C36AF74" w14:textId="77777777" w:rsidR="00A27FAC" w:rsidRDefault="00000000">
            <w:pPr>
              <w:pStyle w:val="18"/>
              <w:ind w:firstLineChars="0" w:firstLine="0"/>
              <w:jc w:val="center"/>
              <w:rPr>
                <w:rFonts w:cs="Times New Roman"/>
                <w:sz w:val="21"/>
                <w:szCs w:val="21"/>
              </w:rPr>
            </w:pPr>
            <w:r>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48F5B115" w14:textId="77777777" w:rsidR="00A27FAC" w:rsidRDefault="00000000">
            <w:pPr>
              <w:pStyle w:val="18"/>
              <w:ind w:firstLineChars="0" w:firstLine="0"/>
              <w:jc w:val="center"/>
              <w:rPr>
                <w:rFonts w:cs="Times New Roman"/>
                <w:sz w:val="21"/>
                <w:szCs w:val="21"/>
              </w:rPr>
            </w:pPr>
            <w:r>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4975876" w14:textId="77777777" w:rsidR="00A27FAC" w:rsidRDefault="00000000">
            <w:pPr>
              <w:pStyle w:val="18"/>
              <w:ind w:firstLineChars="0" w:firstLine="0"/>
              <w:jc w:val="center"/>
              <w:rPr>
                <w:rFonts w:cs="Times New Roman"/>
                <w:sz w:val="21"/>
                <w:szCs w:val="21"/>
              </w:rPr>
            </w:pPr>
            <w:r>
              <w:rPr>
                <w:rFonts w:cs="Times New Roman"/>
                <w:sz w:val="21"/>
                <w:szCs w:val="21"/>
              </w:rPr>
              <w:t>注释</w:t>
            </w:r>
          </w:p>
        </w:tc>
      </w:tr>
      <w:tr w:rsidR="00A27FAC" w14:paraId="3E0B8F54"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59E5D9A" w14:textId="77777777" w:rsidR="00A27FAC" w:rsidRDefault="00000000">
            <w:pPr>
              <w:pStyle w:val="18"/>
              <w:ind w:firstLineChars="0" w:firstLine="0"/>
              <w:jc w:val="center"/>
              <w:rPr>
                <w:rFonts w:cs="Times New Roman"/>
                <w:sz w:val="21"/>
                <w:szCs w:val="21"/>
              </w:rPr>
            </w:pPr>
            <w:r>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27799A63"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F249FB4"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B0FB121"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640B18D3"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8C44EB1" w14:textId="77777777" w:rsidR="00A27FAC" w:rsidRDefault="00000000">
            <w:pPr>
              <w:pStyle w:val="18"/>
              <w:ind w:firstLineChars="0" w:firstLine="0"/>
              <w:jc w:val="center"/>
              <w:rPr>
                <w:rFonts w:cs="Times New Roman"/>
                <w:sz w:val="21"/>
                <w:szCs w:val="21"/>
              </w:rPr>
            </w:pPr>
            <w:r>
              <w:rPr>
                <w:rFonts w:cs="Times New Roman"/>
                <w:sz w:val="21"/>
                <w:szCs w:val="21"/>
              </w:rPr>
              <w:t>唯一</w:t>
            </w:r>
            <w:r>
              <w:rPr>
                <w:rFonts w:cs="Times New Roman"/>
                <w:sz w:val="21"/>
                <w:szCs w:val="21"/>
              </w:rPr>
              <w:t>id</w:t>
            </w:r>
          </w:p>
        </w:tc>
      </w:tr>
      <w:tr w:rsidR="00A27FAC" w14:paraId="02635432"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C8657BD"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order_id</w:t>
            </w:r>
            <w:proofErr w:type="spellEnd"/>
          </w:p>
        </w:tc>
        <w:tc>
          <w:tcPr>
            <w:tcW w:w="1417" w:type="dxa"/>
            <w:tcBorders>
              <w:top w:val="single" w:sz="4" w:space="0" w:color="auto"/>
              <w:left w:val="single" w:sz="4" w:space="0" w:color="auto"/>
              <w:bottom w:val="single" w:sz="4" w:space="0" w:color="auto"/>
              <w:right w:val="single" w:sz="4" w:space="0" w:color="auto"/>
            </w:tcBorders>
          </w:tcPr>
          <w:p w14:paraId="28E0DFC7"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5F5A145"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B38B4F3"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982A2CC"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3AC41C2" w14:textId="77777777" w:rsidR="00A27FAC" w:rsidRDefault="00000000">
            <w:pPr>
              <w:pStyle w:val="18"/>
              <w:ind w:firstLineChars="0" w:firstLine="0"/>
              <w:jc w:val="center"/>
              <w:rPr>
                <w:rFonts w:cs="Times New Roman"/>
                <w:sz w:val="21"/>
                <w:szCs w:val="21"/>
              </w:rPr>
            </w:pPr>
            <w:r>
              <w:rPr>
                <w:rFonts w:cs="Times New Roman" w:hint="eastAsia"/>
                <w:sz w:val="21"/>
                <w:szCs w:val="21"/>
              </w:rPr>
              <w:t>订单</w:t>
            </w:r>
            <w:r>
              <w:rPr>
                <w:rFonts w:cs="Times New Roman" w:hint="eastAsia"/>
                <w:sz w:val="21"/>
                <w:szCs w:val="21"/>
              </w:rPr>
              <w:t>id</w:t>
            </w:r>
          </w:p>
        </w:tc>
      </w:tr>
      <w:tr w:rsidR="00A27FAC" w14:paraId="63B935BE"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37A1B5CA"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51C7E5FE"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CCF296C"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2750082"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DA140D6"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E4121C4" w14:textId="77777777" w:rsidR="00A27FAC" w:rsidRDefault="00000000">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A27FAC" w14:paraId="3A56B782"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34F962F"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setmeal_id</w:t>
            </w:r>
            <w:proofErr w:type="spellEnd"/>
          </w:p>
        </w:tc>
        <w:tc>
          <w:tcPr>
            <w:tcW w:w="1417" w:type="dxa"/>
            <w:tcBorders>
              <w:top w:val="single" w:sz="4" w:space="0" w:color="auto"/>
              <w:left w:val="single" w:sz="4" w:space="0" w:color="auto"/>
              <w:bottom w:val="single" w:sz="4" w:space="0" w:color="auto"/>
              <w:right w:val="single" w:sz="4" w:space="0" w:color="auto"/>
            </w:tcBorders>
          </w:tcPr>
          <w:p w14:paraId="2F4172F3"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CE3A100"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3A47D34"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86405A4"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0391E92" w14:textId="77777777" w:rsidR="00A27FAC" w:rsidRDefault="00000000">
            <w:pPr>
              <w:pStyle w:val="18"/>
              <w:ind w:firstLineChars="0" w:firstLine="0"/>
              <w:jc w:val="center"/>
              <w:rPr>
                <w:rFonts w:cs="Times New Roman"/>
                <w:sz w:val="21"/>
                <w:szCs w:val="21"/>
              </w:rPr>
            </w:pPr>
            <w:r>
              <w:rPr>
                <w:rFonts w:cs="Times New Roman" w:hint="eastAsia"/>
                <w:sz w:val="21"/>
                <w:szCs w:val="21"/>
              </w:rPr>
              <w:t>套餐</w:t>
            </w:r>
            <w:r>
              <w:rPr>
                <w:rFonts w:cs="Times New Roman" w:hint="eastAsia"/>
                <w:sz w:val="21"/>
                <w:szCs w:val="21"/>
              </w:rPr>
              <w:t>id</w:t>
            </w:r>
          </w:p>
        </w:tc>
      </w:tr>
      <w:tr w:rsidR="00A27FAC" w14:paraId="64AECDA3"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BCAC25B" w14:textId="77777777" w:rsidR="00A27FAC" w:rsidRDefault="00000000">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1C8EE584"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107C53B" w14:textId="77777777" w:rsidR="00A27FAC" w:rsidRDefault="00000000">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2263ED4"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0450F0D"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45F3CDD" w14:textId="77777777" w:rsidR="00A27FAC" w:rsidRDefault="00000000">
            <w:pPr>
              <w:pStyle w:val="18"/>
              <w:ind w:firstLineChars="0" w:firstLine="0"/>
              <w:jc w:val="center"/>
              <w:rPr>
                <w:rFonts w:cs="Times New Roman"/>
                <w:sz w:val="21"/>
                <w:szCs w:val="21"/>
              </w:rPr>
            </w:pPr>
            <w:r>
              <w:rPr>
                <w:rFonts w:cs="Times New Roman" w:hint="eastAsia"/>
                <w:sz w:val="21"/>
                <w:szCs w:val="21"/>
              </w:rPr>
              <w:t>名称</w:t>
            </w:r>
          </w:p>
        </w:tc>
      </w:tr>
      <w:tr w:rsidR="00A27FAC" w14:paraId="77930444"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113E0E0" w14:textId="77777777" w:rsidR="00A27FAC" w:rsidRDefault="00000000">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12A6B21E"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00BD9FB" w14:textId="77777777" w:rsidR="00A27FAC" w:rsidRDefault="00000000">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01B624B0"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3AA37BF"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42982FC" w14:textId="77777777" w:rsidR="00A27FAC" w:rsidRDefault="00000000">
            <w:pPr>
              <w:pStyle w:val="18"/>
              <w:ind w:firstLineChars="0" w:firstLine="0"/>
              <w:jc w:val="center"/>
              <w:rPr>
                <w:rFonts w:cs="Times New Roman"/>
                <w:sz w:val="21"/>
                <w:szCs w:val="21"/>
              </w:rPr>
            </w:pPr>
            <w:r>
              <w:rPr>
                <w:rFonts w:cs="Times New Roman" w:hint="eastAsia"/>
                <w:sz w:val="21"/>
                <w:szCs w:val="21"/>
              </w:rPr>
              <w:t>图片</w:t>
            </w:r>
          </w:p>
        </w:tc>
      </w:tr>
      <w:tr w:rsidR="00A27FAC" w14:paraId="6630C5AE"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E179552"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dish_flavor</w:t>
            </w:r>
            <w:proofErr w:type="spellEnd"/>
          </w:p>
        </w:tc>
        <w:tc>
          <w:tcPr>
            <w:tcW w:w="1417" w:type="dxa"/>
            <w:tcBorders>
              <w:top w:val="single" w:sz="4" w:space="0" w:color="auto"/>
              <w:left w:val="single" w:sz="4" w:space="0" w:color="auto"/>
              <w:bottom w:val="single" w:sz="4" w:space="0" w:color="auto"/>
              <w:right w:val="single" w:sz="4" w:space="0" w:color="auto"/>
            </w:tcBorders>
          </w:tcPr>
          <w:p w14:paraId="49C844ED"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30925A5" w14:textId="77777777" w:rsidR="00A27FAC" w:rsidRDefault="00000000">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0F5F3D9"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6989B8E"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7947A9E" w14:textId="77777777" w:rsidR="00A27FAC" w:rsidRDefault="00000000">
            <w:pPr>
              <w:pStyle w:val="18"/>
              <w:ind w:firstLineChars="0" w:firstLine="0"/>
              <w:jc w:val="center"/>
              <w:rPr>
                <w:rFonts w:cs="Times New Roman"/>
                <w:sz w:val="21"/>
                <w:szCs w:val="21"/>
              </w:rPr>
            </w:pPr>
            <w:r>
              <w:rPr>
                <w:rFonts w:cs="Times New Roman" w:hint="eastAsia"/>
                <w:sz w:val="21"/>
                <w:szCs w:val="21"/>
              </w:rPr>
              <w:t>口味</w:t>
            </w:r>
          </w:p>
        </w:tc>
      </w:tr>
      <w:tr w:rsidR="00A27FAC" w14:paraId="2ED2956D"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81C8C95" w14:textId="77777777" w:rsidR="00A27FAC" w:rsidRDefault="00000000">
            <w:pPr>
              <w:pStyle w:val="18"/>
              <w:ind w:firstLineChars="0" w:firstLine="0"/>
              <w:jc w:val="center"/>
              <w:rPr>
                <w:rFonts w:cs="Times New Roman"/>
                <w:sz w:val="21"/>
                <w:szCs w:val="21"/>
              </w:rPr>
            </w:pPr>
            <w:r>
              <w:rPr>
                <w:rFonts w:cs="Times New Roman" w:hint="eastAsia"/>
                <w:sz w:val="21"/>
                <w:szCs w:val="21"/>
              </w:rPr>
              <w:t>number</w:t>
            </w:r>
          </w:p>
        </w:tc>
        <w:tc>
          <w:tcPr>
            <w:tcW w:w="1417" w:type="dxa"/>
            <w:tcBorders>
              <w:top w:val="single" w:sz="4" w:space="0" w:color="auto"/>
              <w:left w:val="single" w:sz="4" w:space="0" w:color="auto"/>
              <w:bottom w:val="single" w:sz="4" w:space="0" w:color="auto"/>
              <w:right w:val="single" w:sz="4" w:space="0" w:color="auto"/>
            </w:tcBorders>
          </w:tcPr>
          <w:p w14:paraId="7A4A314D" w14:textId="77777777" w:rsidR="00A27FAC" w:rsidRDefault="00000000">
            <w:pPr>
              <w:pStyle w:val="18"/>
              <w:ind w:firstLineChars="0" w:firstLine="0"/>
              <w:jc w:val="center"/>
              <w:rPr>
                <w:rFonts w:cs="Times New Roman"/>
                <w:sz w:val="21"/>
                <w:szCs w:val="21"/>
              </w:rPr>
            </w:pPr>
            <w:r>
              <w:rPr>
                <w:rFonts w:cs="Times New Roman" w:hint="eastAsia"/>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0B525CE0"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1C1A143"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C5487C5" w14:textId="77777777" w:rsidR="00A27FAC" w:rsidRDefault="00000000">
            <w:pPr>
              <w:pStyle w:val="18"/>
              <w:ind w:firstLineChars="0" w:firstLine="0"/>
              <w:jc w:val="center"/>
              <w:rPr>
                <w:rFonts w:cs="Times New Roman"/>
                <w:sz w:val="21"/>
                <w:szCs w:val="21"/>
              </w:rPr>
            </w:pPr>
            <w:r>
              <w:rPr>
                <w:rFonts w:cs="Times New Roman" w:hint="eastAsia"/>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1E950EE" w14:textId="77777777" w:rsidR="00A27FAC" w:rsidRDefault="00000000">
            <w:pPr>
              <w:pStyle w:val="18"/>
              <w:ind w:firstLineChars="0" w:firstLine="0"/>
              <w:jc w:val="center"/>
              <w:rPr>
                <w:rFonts w:cs="Times New Roman"/>
                <w:sz w:val="21"/>
                <w:szCs w:val="21"/>
              </w:rPr>
            </w:pPr>
            <w:r>
              <w:rPr>
                <w:rFonts w:cs="Times New Roman" w:hint="eastAsia"/>
                <w:sz w:val="21"/>
                <w:szCs w:val="21"/>
              </w:rPr>
              <w:t>数量</w:t>
            </w:r>
          </w:p>
        </w:tc>
      </w:tr>
      <w:tr w:rsidR="00A27FAC" w14:paraId="0E653C92"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FBB3DB4" w14:textId="77777777" w:rsidR="00A27FAC" w:rsidRDefault="00000000">
            <w:pPr>
              <w:pStyle w:val="18"/>
              <w:ind w:firstLineChars="0" w:firstLine="0"/>
              <w:jc w:val="center"/>
              <w:rPr>
                <w:rFonts w:cs="Times New Roman"/>
                <w:sz w:val="21"/>
                <w:szCs w:val="21"/>
              </w:rPr>
            </w:pPr>
            <w:r>
              <w:rPr>
                <w:rFonts w:cs="Times New Roman" w:hint="eastAsia"/>
                <w:sz w:val="21"/>
                <w:szCs w:val="21"/>
              </w:rPr>
              <w:t>amount</w:t>
            </w:r>
          </w:p>
        </w:tc>
        <w:tc>
          <w:tcPr>
            <w:tcW w:w="1417" w:type="dxa"/>
            <w:tcBorders>
              <w:top w:val="single" w:sz="4" w:space="0" w:color="auto"/>
              <w:left w:val="single" w:sz="4" w:space="0" w:color="auto"/>
              <w:bottom w:val="single" w:sz="4" w:space="0" w:color="auto"/>
              <w:right w:val="single" w:sz="4" w:space="0" w:color="auto"/>
            </w:tcBorders>
          </w:tcPr>
          <w:p w14:paraId="2D3B0AB1" w14:textId="77777777" w:rsidR="00A27FAC" w:rsidRDefault="00000000">
            <w:pPr>
              <w:pStyle w:val="18"/>
              <w:ind w:firstLineChars="0" w:firstLine="0"/>
              <w:jc w:val="center"/>
              <w:rPr>
                <w:rFonts w:cs="Times New Roman"/>
                <w:sz w:val="21"/>
                <w:szCs w:val="21"/>
              </w:rPr>
            </w:pPr>
            <w:r>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4D15FC25" w14:textId="77777777" w:rsidR="00A27FAC" w:rsidRDefault="00000000">
            <w:pPr>
              <w:pStyle w:val="18"/>
              <w:ind w:firstLineChars="0" w:firstLine="0"/>
              <w:jc w:val="center"/>
              <w:rPr>
                <w:rFonts w:cs="Times New Roman"/>
                <w:sz w:val="21"/>
                <w:szCs w:val="21"/>
              </w:rPr>
            </w:pPr>
            <w:r>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5F76FB18"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28BB7E2"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51A5614" w14:textId="77777777" w:rsidR="00A27FAC" w:rsidRDefault="00000000">
            <w:pPr>
              <w:pStyle w:val="18"/>
              <w:ind w:firstLineChars="0" w:firstLine="0"/>
              <w:jc w:val="center"/>
              <w:rPr>
                <w:rFonts w:cs="Times New Roman"/>
                <w:sz w:val="21"/>
                <w:szCs w:val="21"/>
              </w:rPr>
            </w:pPr>
            <w:r>
              <w:rPr>
                <w:rFonts w:cs="Times New Roman" w:hint="eastAsia"/>
                <w:sz w:val="21"/>
                <w:szCs w:val="21"/>
              </w:rPr>
              <w:t>金额</w:t>
            </w:r>
          </w:p>
        </w:tc>
      </w:tr>
    </w:tbl>
    <w:p w14:paraId="4CEADB58" w14:textId="77777777" w:rsidR="00A27FAC" w:rsidRDefault="00000000">
      <w:pPr>
        <w:pStyle w:val="000"/>
        <w:numPr>
          <w:ilvl w:val="0"/>
          <w:numId w:val="7"/>
        </w:numPr>
        <w:ind w:firstLineChars="0"/>
        <w:rPr>
          <w:rFonts w:cs="Times New Roman"/>
        </w:rPr>
      </w:pPr>
      <w:r>
        <w:rPr>
          <w:rFonts w:cs="Times New Roman" w:hint="eastAsia"/>
        </w:rPr>
        <w:t>地址表</w:t>
      </w:r>
    </w:p>
    <w:p w14:paraId="12D1ED09" w14:textId="77777777" w:rsidR="00A27FAC" w:rsidRDefault="00000000">
      <w:pPr>
        <w:pStyle w:val="000"/>
        <w:ind w:firstLine="480"/>
      </w:pPr>
      <w:r>
        <w:t>地址表主要存储用户的收货地址信息，方便订单配送时使用。省级区划编号采用长度为</w:t>
      </w:r>
      <w:r>
        <w:t>32</w:t>
      </w:r>
      <w:r>
        <w:t>的</w:t>
      </w:r>
      <w:r>
        <w:t>varchar</w:t>
      </w:r>
      <w:r>
        <w:t>类型来保存。</w:t>
      </w:r>
      <w:r>
        <w:rPr>
          <w:rFonts w:hint="eastAsia"/>
        </w:rPr>
        <w:t>省级、市级和区级名称均为</w:t>
      </w:r>
      <w:proofErr w:type="gramStart"/>
      <w:r>
        <w:rPr>
          <w:rFonts w:hint="eastAsia"/>
        </w:rPr>
        <w:t>不定长</w:t>
      </w:r>
      <w:proofErr w:type="gramEnd"/>
      <w:r>
        <w:rPr>
          <w:rFonts w:hint="eastAsia"/>
        </w:rPr>
        <w:t>的字符串，</w:t>
      </w:r>
      <w:r>
        <w:rPr>
          <w:rFonts w:hint="eastAsia"/>
        </w:rPr>
        <w:lastRenderedPageBreak/>
        <w:t>在我国最长不会超过</w:t>
      </w:r>
      <w:r>
        <w:rPr>
          <w:rFonts w:hint="eastAsia"/>
        </w:rPr>
        <w:t>32</w:t>
      </w:r>
      <w:r>
        <w:rPr>
          <w:rFonts w:hint="eastAsia"/>
        </w:rPr>
        <w:t>个字符，故省级名称、市级名称和区级名称均采用</w:t>
      </w:r>
      <w:r>
        <w:rPr>
          <w:rFonts w:hint="eastAsia"/>
        </w:rPr>
        <w:t>32</w:t>
      </w:r>
      <w:r>
        <w:rPr>
          <w:rFonts w:hint="eastAsia"/>
        </w:rPr>
        <w:t>位的</w:t>
      </w:r>
      <w:r>
        <w:rPr>
          <w:rFonts w:hint="eastAsia"/>
        </w:rPr>
        <w:t>varchar</w:t>
      </w:r>
      <w:r>
        <w:rPr>
          <w:rFonts w:hint="eastAsia"/>
        </w:rPr>
        <w:t>类型来表示。省级、市级和</w:t>
      </w:r>
      <w:r>
        <w:t>区级区划编号</w:t>
      </w:r>
      <w:r>
        <w:rPr>
          <w:rFonts w:hint="eastAsia"/>
        </w:rPr>
        <w:t>则</w:t>
      </w:r>
      <w:r>
        <w:t>采用长度为</w:t>
      </w:r>
      <w:r>
        <w:rPr>
          <w:rFonts w:hint="eastAsia"/>
        </w:rPr>
        <w:t>12</w:t>
      </w:r>
      <w:r>
        <w:t>的</w:t>
      </w:r>
      <w:r>
        <w:t>varchar</w:t>
      </w:r>
      <w:r>
        <w:t>类型来保存。是否默认采用</w:t>
      </w:r>
      <w:r>
        <w:t xml:space="preserve"> 0 </w:t>
      </w:r>
      <w:r>
        <w:t>表示非默认，</w:t>
      </w:r>
      <w:r>
        <w:t xml:space="preserve">1 </w:t>
      </w:r>
      <w:r>
        <w:t>表示默认</w:t>
      </w:r>
      <w:r>
        <w:rPr>
          <w:rFonts w:hint="eastAsia"/>
        </w:rPr>
        <w:t>，故用</w:t>
      </w:r>
      <w:proofErr w:type="spellStart"/>
      <w:r>
        <w:t>tinyin</w:t>
      </w:r>
      <w:r>
        <w:rPr>
          <w:rFonts w:hint="eastAsia"/>
        </w:rPr>
        <w:t>t</w:t>
      </w:r>
      <w:proofErr w:type="spellEnd"/>
      <w:r>
        <w:t>类型</w:t>
      </w:r>
      <w:r>
        <w:rPr>
          <w:rFonts w:hint="eastAsia"/>
        </w:rPr>
        <w:t>来表示</w:t>
      </w:r>
      <w:r>
        <w:t>。综上，地址表主要属性有用户、收货人、性别、手机号、省级信息、市级信息、区级信息、详细地址、标签、是否默认、更新时间、创建时间等。地址表详细结构如表</w:t>
      </w:r>
      <w:r>
        <w:t xml:space="preserve"> 4.10 </w:t>
      </w:r>
      <w:r>
        <w:t>所示。</w:t>
      </w:r>
    </w:p>
    <w:p w14:paraId="30C2220F" w14:textId="77777777" w:rsidR="00A27FAC" w:rsidRDefault="00000000">
      <w:pPr>
        <w:pStyle w:val="04"/>
        <w:ind w:left="480"/>
      </w:pPr>
      <w:r>
        <w:t>表</w:t>
      </w:r>
      <w:r>
        <w:t>4.</w:t>
      </w:r>
      <w:r>
        <w:rPr>
          <w:rFonts w:hint="eastAsia"/>
        </w:rPr>
        <w:t>10</w:t>
      </w:r>
      <w:r>
        <w:rPr>
          <w:rFonts w:hint="eastAsia"/>
        </w:rPr>
        <w:t>地址</w:t>
      </w:r>
      <w: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27FAC" w14:paraId="27986DD8"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2A17504" w14:textId="77777777" w:rsidR="00A27FAC" w:rsidRDefault="00000000">
            <w:pPr>
              <w:pStyle w:val="18"/>
              <w:ind w:firstLineChars="0" w:firstLine="0"/>
              <w:jc w:val="center"/>
              <w:rPr>
                <w:rFonts w:cs="Times New Roman"/>
                <w:sz w:val="21"/>
                <w:szCs w:val="21"/>
              </w:rPr>
            </w:pPr>
            <w:r>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2712CC95" w14:textId="77777777" w:rsidR="00A27FAC" w:rsidRDefault="00000000">
            <w:pPr>
              <w:pStyle w:val="18"/>
              <w:ind w:firstLineChars="0" w:firstLine="0"/>
              <w:jc w:val="center"/>
              <w:rPr>
                <w:rFonts w:cs="Times New Roman"/>
                <w:sz w:val="21"/>
                <w:szCs w:val="21"/>
              </w:rPr>
            </w:pPr>
            <w:r>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173F3777" w14:textId="77777777" w:rsidR="00A27FAC" w:rsidRDefault="00000000">
            <w:pPr>
              <w:pStyle w:val="18"/>
              <w:ind w:firstLineChars="0" w:firstLine="0"/>
              <w:jc w:val="center"/>
              <w:rPr>
                <w:rFonts w:cs="Times New Roman"/>
                <w:sz w:val="21"/>
                <w:szCs w:val="21"/>
              </w:rPr>
            </w:pPr>
            <w:r>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6F3F80B5" w14:textId="77777777" w:rsidR="00A27FAC" w:rsidRDefault="00000000">
            <w:pPr>
              <w:pStyle w:val="18"/>
              <w:ind w:firstLineChars="0" w:firstLine="0"/>
              <w:jc w:val="center"/>
              <w:rPr>
                <w:rFonts w:cs="Times New Roman"/>
                <w:sz w:val="21"/>
                <w:szCs w:val="21"/>
              </w:rPr>
            </w:pPr>
            <w:r>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2398D99" w14:textId="77777777" w:rsidR="00A27FAC" w:rsidRDefault="00000000">
            <w:pPr>
              <w:pStyle w:val="18"/>
              <w:ind w:firstLineChars="0" w:firstLine="0"/>
              <w:jc w:val="center"/>
              <w:rPr>
                <w:rFonts w:cs="Times New Roman"/>
                <w:sz w:val="21"/>
                <w:szCs w:val="21"/>
              </w:rPr>
            </w:pPr>
            <w:r>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4FA0B83" w14:textId="77777777" w:rsidR="00A27FAC" w:rsidRDefault="00000000">
            <w:pPr>
              <w:pStyle w:val="18"/>
              <w:ind w:firstLineChars="0" w:firstLine="0"/>
              <w:jc w:val="center"/>
              <w:rPr>
                <w:rFonts w:cs="Times New Roman"/>
                <w:sz w:val="21"/>
                <w:szCs w:val="21"/>
              </w:rPr>
            </w:pPr>
            <w:r>
              <w:rPr>
                <w:rFonts w:cs="Times New Roman"/>
                <w:sz w:val="21"/>
                <w:szCs w:val="21"/>
              </w:rPr>
              <w:t>注释</w:t>
            </w:r>
          </w:p>
        </w:tc>
      </w:tr>
      <w:tr w:rsidR="00A27FAC" w14:paraId="39F0AF59"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DBAB55D" w14:textId="77777777" w:rsidR="00A27FAC" w:rsidRDefault="00000000">
            <w:pPr>
              <w:pStyle w:val="18"/>
              <w:ind w:firstLineChars="0" w:firstLine="0"/>
              <w:jc w:val="center"/>
              <w:rPr>
                <w:rFonts w:cs="Times New Roman"/>
                <w:sz w:val="21"/>
                <w:szCs w:val="21"/>
              </w:rPr>
            </w:pPr>
            <w:r>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1ECC659D"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262EDB0"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8452E83"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21162C90"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AB84309" w14:textId="77777777" w:rsidR="00A27FAC" w:rsidRDefault="00000000">
            <w:pPr>
              <w:pStyle w:val="18"/>
              <w:ind w:firstLineChars="0" w:firstLine="0"/>
              <w:jc w:val="center"/>
              <w:rPr>
                <w:rFonts w:cs="Times New Roman"/>
                <w:sz w:val="21"/>
                <w:szCs w:val="21"/>
              </w:rPr>
            </w:pPr>
            <w:r>
              <w:rPr>
                <w:rFonts w:cs="Times New Roman"/>
                <w:sz w:val="21"/>
                <w:szCs w:val="21"/>
              </w:rPr>
              <w:t>唯一</w:t>
            </w:r>
            <w:r>
              <w:rPr>
                <w:rFonts w:cs="Times New Roman"/>
                <w:sz w:val="21"/>
                <w:szCs w:val="21"/>
              </w:rPr>
              <w:t>id</w:t>
            </w:r>
          </w:p>
        </w:tc>
      </w:tr>
      <w:tr w:rsidR="00A27FAC" w14:paraId="18B8DC7D"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183C591"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173F3C85"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00182EB"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50871F4"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008456E"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85C51BF" w14:textId="77777777" w:rsidR="00A27FAC" w:rsidRDefault="00000000">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A27FAC" w14:paraId="3931263C"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6EF618F" w14:textId="77777777" w:rsidR="00A27FAC" w:rsidRDefault="00000000">
            <w:pPr>
              <w:pStyle w:val="18"/>
              <w:ind w:firstLineChars="0" w:firstLine="0"/>
              <w:jc w:val="center"/>
              <w:rPr>
                <w:rFonts w:cs="Times New Roman"/>
                <w:sz w:val="21"/>
                <w:szCs w:val="21"/>
              </w:rPr>
            </w:pPr>
            <w:r>
              <w:rPr>
                <w:rFonts w:cs="Times New Roman"/>
                <w:sz w:val="21"/>
                <w:szCs w:val="21"/>
              </w:rPr>
              <w:t>consignee</w:t>
            </w:r>
          </w:p>
        </w:tc>
        <w:tc>
          <w:tcPr>
            <w:tcW w:w="1417" w:type="dxa"/>
            <w:tcBorders>
              <w:top w:val="single" w:sz="4" w:space="0" w:color="auto"/>
              <w:left w:val="single" w:sz="4" w:space="0" w:color="auto"/>
              <w:bottom w:val="single" w:sz="4" w:space="0" w:color="auto"/>
              <w:right w:val="single" w:sz="4" w:space="0" w:color="auto"/>
            </w:tcBorders>
          </w:tcPr>
          <w:p w14:paraId="287E5CA1" w14:textId="77777777" w:rsidR="00A27FAC" w:rsidRDefault="00000000">
            <w:pPr>
              <w:pStyle w:val="18"/>
              <w:ind w:firstLineChars="0" w:firstLine="0"/>
              <w:jc w:val="center"/>
              <w:rPr>
                <w:rFonts w:cs="Times New Roman"/>
                <w:sz w:val="21"/>
                <w:szCs w:val="21"/>
              </w:rPr>
            </w:pPr>
            <w:r>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2B45060" w14:textId="77777777" w:rsidR="00A27FAC" w:rsidRDefault="00000000">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2A7C3C15"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B19B6DC"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4890FD5" w14:textId="77777777" w:rsidR="00A27FAC" w:rsidRDefault="00000000">
            <w:pPr>
              <w:pStyle w:val="18"/>
              <w:ind w:firstLineChars="0" w:firstLine="0"/>
              <w:jc w:val="center"/>
              <w:rPr>
                <w:rFonts w:cs="Times New Roman"/>
                <w:sz w:val="21"/>
                <w:szCs w:val="21"/>
              </w:rPr>
            </w:pPr>
            <w:r>
              <w:rPr>
                <w:rFonts w:cs="Times New Roman" w:hint="eastAsia"/>
                <w:sz w:val="21"/>
                <w:szCs w:val="21"/>
              </w:rPr>
              <w:t>收货人</w:t>
            </w:r>
          </w:p>
        </w:tc>
      </w:tr>
      <w:tr w:rsidR="00A27FAC" w14:paraId="70A0F474"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D94AD0E" w14:textId="77777777" w:rsidR="00A27FAC" w:rsidRDefault="00000000">
            <w:pPr>
              <w:pStyle w:val="18"/>
              <w:ind w:firstLineChars="0" w:firstLine="0"/>
              <w:jc w:val="center"/>
              <w:rPr>
                <w:rFonts w:cs="Times New Roman"/>
                <w:sz w:val="21"/>
                <w:szCs w:val="21"/>
              </w:rPr>
            </w:pPr>
            <w:r>
              <w:rPr>
                <w:rFonts w:cs="Times New Roman"/>
                <w:sz w:val="21"/>
                <w:szCs w:val="21"/>
              </w:rPr>
              <w:t>sex</w:t>
            </w:r>
          </w:p>
        </w:tc>
        <w:tc>
          <w:tcPr>
            <w:tcW w:w="1417" w:type="dxa"/>
            <w:tcBorders>
              <w:top w:val="single" w:sz="4" w:space="0" w:color="auto"/>
              <w:left w:val="single" w:sz="4" w:space="0" w:color="auto"/>
              <w:bottom w:val="single" w:sz="4" w:space="0" w:color="auto"/>
              <w:right w:val="single" w:sz="4" w:space="0" w:color="auto"/>
            </w:tcBorders>
          </w:tcPr>
          <w:p w14:paraId="3BBFC316"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46ABE408"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B57D3DB"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367674E"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0F2E0A5" w14:textId="77777777" w:rsidR="00A27FAC" w:rsidRDefault="00000000">
            <w:pPr>
              <w:pStyle w:val="18"/>
              <w:ind w:firstLineChars="0" w:firstLine="0"/>
              <w:jc w:val="center"/>
              <w:rPr>
                <w:rFonts w:cs="Times New Roman"/>
                <w:sz w:val="21"/>
                <w:szCs w:val="21"/>
              </w:rPr>
            </w:pPr>
            <w:r>
              <w:rPr>
                <w:rFonts w:cs="Times New Roman" w:hint="eastAsia"/>
                <w:sz w:val="21"/>
                <w:szCs w:val="21"/>
              </w:rPr>
              <w:t>性别</w:t>
            </w:r>
          </w:p>
        </w:tc>
      </w:tr>
      <w:tr w:rsidR="00A27FAC" w14:paraId="1A523C07"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9CEF029" w14:textId="77777777" w:rsidR="00A27FAC" w:rsidRPr="00A27FAC" w:rsidRDefault="00000000">
            <w:pPr>
              <w:pStyle w:val="18"/>
              <w:ind w:firstLineChars="0" w:firstLine="0"/>
              <w:jc w:val="center"/>
              <w:rPr>
                <w:rFonts w:cs="Times New Roman"/>
                <w:sz w:val="21"/>
                <w:szCs w:val="21"/>
                <w:highlight w:val="yellow"/>
                <w:rPrChange w:id="280" w:author="炏燚" w:date="2025-05-05T18:59:00Z">
                  <w:rPr>
                    <w:rFonts w:cs="Times New Roman"/>
                    <w:sz w:val="21"/>
                    <w:szCs w:val="21"/>
                  </w:rPr>
                </w:rPrChange>
              </w:rPr>
            </w:pPr>
            <w:r>
              <w:rPr>
                <w:rFonts w:cs="Times New Roman"/>
                <w:sz w:val="21"/>
                <w:szCs w:val="21"/>
                <w:highlight w:val="yellow"/>
                <w:rPrChange w:id="281" w:author="炏燚" w:date="2025-05-05T18:59:00Z">
                  <w:rPr>
                    <w:rFonts w:cs="Times New Roman"/>
                    <w:sz w:val="21"/>
                    <w:szCs w:val="21"/>
                  </w:rPr>
                </w:rPrChange>
              </w:rPr>
              <w:t>phone</w:t>
            </w:r>
          </w:p>
        </w:tc>
        <w:tc>
          <w:tcPr>
            <w:tcW w:w="1417" w:type="dxa"/>
            <w:tcBorders>
              <w:top w:val="single" w:sz="4" w:space="0" w:color="auto"/>
              <w:left w:val="single" w:sz="4" w:space="0" w:color="auto"/>
              <w:bottom w:val="single" w:sz="4" w:space="0" w:color="auto"/>
              <w:right w:val="single" w:sz="4" w:space="0" w:color="auto"/>
            </w:tcBorders>
          </w:tcPr>
          <w:p w14:paraId="42E055FF" w14:textId="77777777" w:rsidR="00A27FAC" w:rsidRPr="00A27FAC" w:rsidRDefault="00000000">
            <w:pPr>
              <w:pStyle w:val="18"/>
              <w:ind w:firstLineChars="0" w:firstLine="0"/>
              <w:jc w:val="center"/>
              <w:rPr>
                <w:rFonts w:cs="Times New Roman"/>
                <w:sz w:val="21"/>
                <w:szCs w:val="21"/>
                <w:highlight w:val="yellow"/>
                <w:rPrChange w:id="282" w:author="炏燚" w:date="2025-05-05T18:59:00Z">
                  <w:rPr>
                    <w:rFonts w:cs="Times New Roman"/>
                    <w:sz w:val="21"/>
                    <w:szCs w:val="21"/>
                  </w:rPr>
                </w:rPrChange>
              </w:rPr>
            </w:pPr>
            <w:r>
              <w:rPr>
                <w:rFonts w:cs="Times New Roman"/>
                <w:sz w:val="21"/>
                <w:szCs w:val="21"/>
                <w:highlight w:val="yellow"/>
                <w:rPrChange w:id="283" w:author="炏燚" w:date="2025-05-05T18:59:00Z">
                  <w:rPr>
                    <w:rFonts w:cs="Times New Roman"/>
                    <w:sz w:val="21"/>
                    <w:szCs w:val="21"/>
                  </w:rPr>
                </w:rPrChange>
              </w:rPr>
              <w:t>char</w:t>
            </w:r>
          </w:p>
        </w:tc>
        <w:tc>
          <w:tcPr>
            <w:tcW w:w="992" w:type="dxa"/>
            <w:tcBorders>
              <w:top w:val="single" w:sz="4" w:space="0" w:color="auto"/>
              <w:left w:val="single" w:sz="4" w:space="0" w:color="auto"/>
              <w:bottom w:val="single" w:sz="4" w:space="0" w:color="auto"/>
              <w:right w:val="single" w:sz="4" w:space="0" w:color="auto"/>
            </w:tcBorders>
          </w:tcPr>
          <w:p w14:paraId="334FF034" w14:textId="77777777" w:rsidR="00A27FAC" w:rsidRDefault="00000000">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1CBEC931"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E392F85"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2E0EF89" w14:textId="77777777" w:rsidR="00A27FAC" w:rsidRDefault="00000000">
            <w:pPr>
              <w:pStyle w:val="18"/>
              <w:ind w:firstLineChars="0" w:firstLine="0"/>
              <w:jc w:val="center"/>
              <w:rPr>
                <w:rFonts w:cs="Times New Roman"/>
                <w:sz w:val="21"/>
                <w:szCs w:val="21"/>
              </w:rPr>
            </w:pPr>
            <w:r>
              <w:rPr>
                <w:rFonts w:cs="Times New Roman" w:hint="eastAsia"/>
                <w:sz w:val="21"/>
                <w:szCs w:val="21"/>
              </w:rPr>
              <w:t>手机号</w:t>
            </w:r>
          </w:p>
        </w:tc>
      </w:tr>
      <w:tr w:rsidR="00A27FAC" w14:paraId="31FA8197"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FD5A98A"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province_code</w:t>
            </w:r>
            <w:proofErr w:type="spellEnd"/>
          </w:p>
        </w:tc>
        <w:tc>
          <w:tcPr>
            <w:tcW w:w="1417" w:type="dxa"/>
            <w:tcBorders>
              <w:top w:val="single" w:sz="4" w:space="0" w:color="auto"/>
              <w:left w:val="single" w:sz="4" w:space="0" w:color="auto"/>
              <w:bottom w:val="single" w:sz="4" w:space="0" w:color="auto"/>
              <w:right w:val="single" w:sz="4" w:space="0" w:color="auto"/>
            </w:tcBorders>
          </w:tcPr>
          <w:p w14:paraId="22D5FA89"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5F926BA" w14:textId="77777777" w:rsidR="00A27FAC" w:rsidRDefault="00000000">
            <w:pPr>
              <w:pStyle w:val="18"/>
              <w:ind w:firstLineChars="0" w:firstLine="0"/>
              <w:jc w:val="center"/>
              <w:rPr>
                <w:rFonts w:cs="Times New Roman"/>
                <w:sz w:val="21"/>
                <w:szCs w:val="21"/>
              </w:rPr>
            </w:pPr>
            <w:r>
              <w:rPr>
                <w:rFonts w:cs="Times New Roman" w:hint="eastAsia"/>
                <w:sz w:val="21"/>
                <w:szCs w:val="21"/>
              </w:rPr>
              <w:t>12</w:t>
            </w:r>
          </w:p>
        </w:tc>
        <w:tc>
          <w:tcPr>
            <w:tcW w:w="709" w:type="dxa"/>
            <w:tcBorders>
              <w:top w:val="single" w:sz="4" w:space="0" w:color="auto"/>
              <w:left w:val="single" w:sz="4" w:space="0" w:color="auto"/>
              <w:bottom w:val="single" w:sz="4" w:space="0" w:color="auto"/>
              <w:right w:val="single" w:sz="4" w:space="0" w:color="auto"/>
            </w:tcBorders>
          </w:tcPr>
          <w:p w14:paraId="424F4F97"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7AD1929" w14:textId="77777777" w:rsidR="00A27FAC" w:rsidRDefault="00000000">
            <w:pPr>
              <w:pStyle w:val="18"/>
              <w:ind w:firstLineChars="0" w:firstLine="0"/>
              <w:jc w:val="center"/>
              <w:rPr>
                <w:rFonts w:cs="Times New Roman"/>
                <w:sz w:val="21"/>
                <w:szCs w:val="21"/>
              </w:rPr>
            </w:pPr>
            <w:r>
              <w:rPr>
                <w:rFonts w:cs="Times New Roman" w:hint="eastAsia"/>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6AB3AC5" w14:textId="77777777" w:rsidR="00A27FAC" w:rsidRDefault="00000000">
            <w:pPr>
              <w:pStyle w:val="18"/>
              <w:ind w:firstLine="420"/>
              <w:rPr>
                <w:rFonts w:cs="Times New Roman"/>
                <w:sz w:val="21"/>
                <w:szCs w:val="21"/>
              </w:rPr>
            </w:pPr>
            <w:r>
              <w:rPr>
                <w:rFonts w:cs="Times New Roman" w:hint="eastAsia"/>
                <w:sz w:val="21"/>
                <w:szCs w:val="21"/>
              </w:rPr>
              <w:t>省级区划编号</w:t>
            </w:r>
          </w:p>
        </w:tc>
      </w:tr>
      <w:tr w:rsidR="00A27FAC" w14:paraId="745551B2"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24A5884"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province_name</w:t>
            </w:r>
            <w:proofErr w:type="spellEnd"/>
          </w:p>
        </w:tc>
        <w:tc>
          <w:tcPr>
            <w:tcW w:w="1417" w:type="dxa"/>
            <w:tcBorders>
              <w:top w:val="single" w:sz="4" w:space="0" w:color="auto"/>
              <w:left w:val="single" w:sz="4" w:space="0" w:color="auto"/>
              <w:bottom w:val="single" w:sz="4" w:space="0" w:color="auto"/>
              <w:right w:val="single" w:sz="4" w:space="0" w:color="auto"/>
            </w:tcBorders>
          </w:tcPr>
          <w:p w14:paraId="2932B7EA"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9C65E82" w14:textId="77777777" w:rsidR="00A27FAC" w:rsidRDefault="00000000">
            <w:pPr>
              <w:pStyle w:val="18"/>
              <w:ind w:firstLineChars="0" w:firstLine="0"/>
              <w:jc w:val="center"/>
              <w:rPr>
                <w:rFonts w:cs="Times New Roman"/>
                <w:sz w:val="21"/>
                <w:szCs w:val="21"/>
              </w:rPr>
            </w:pPr>
            <w:r>
              <w:rPr>
                <w:rFonts w:cs="Times New Roman" w:hint="eastAsia"/>
                <w:sz w:val="21"/>
                <w:szCs w:val="21"/>
              </w:rPr>
              <w:t>8</w:t>
            </w:r>
          </w:p>
        </w:tc>
        <w:tc>
          <w:tcPr>
            <w:tcW w:w="709" w:type="dxa"/>
            <w:tcBorders>
              <w:top w:val="single" w:sz="4" w:space="0" w:color="auto"/>
              <w:left w:val="single" w:sz="4" w:space="0" w:color="auto"/>
              <w:bottom w:val="single" w:sz="4" w:space="0" w:color="auto"/>
              <w:right w:val="single" w:sz="4" w:space="0" w:color="auto"/>
            </w:tcBorders>
          </w:tcPr>
          <w:p w14:paraId="6A24542D"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EBE2FF9"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1430CF8" w14:textId="77777777" w:rsidR="00A27FAC" w:rsidRDefault="00000000">
            <w:pPr>
              <w:pStyle w:val="18"/>
              <w:ind w:firstLineChars="0" w:firstLine="0"/>
              <w:jc w:val="center"/>
              <w:rPr>
                <w:rFonts w:cs="Times New Roman"/>
                <w:sz w:val="21"/>
                <w:szCs w:val="21"/>
              </w:rPr>
            </w:pPr>
            <w:r>
              <w:rPr>
                <w:rFonts w:cs="Times New Roman" w:hint="eastAsia"/>
                <w:sz w:val="21"/>
                <w:szCs w:val="21"/>
              </w:rPr>
              <w:t>省级名称</w:t>
            </w:r>
          </w:p>
        </w:tc>
      </w:tr>
      <w:tr w:rsidR="00A27FAC" w14:paraId="4669759F"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82BFE12"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city_code</w:t>
            </w:r>
            <w:proofErr w:type="spellEnd"/>
          </w:p>
        </w:tc>
        <w:tc>
          <w:tcPr>
            <w:tcW w:w="1417" w:type="dxa"/>
            <w:tcBorders>
              <w:top w:val="single" w:sz="4" w:space="0" w:color="auto"/>
              <w:left w:val="single" w:sz="4" w:space="0" w:color="auto"/>
              <w:bottom w:val="single" w:sz="4" w:space="0" w:color="auto"/>
              <w:right w:val="single" w:sz="4" w:space="0" w:color="auto"/>
            </w:tcBorders>
          </w:tcPr>
          <w:p w14:paraId="1ABEBB4E"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2244CBF" w14:textId="77777777" w:rsidR="00A27FAC" w:rsidRDefault="00000000">
            <w:pPr>
              <w:pStyle w:val="18"/>
              <w:ind w:firstLineChars="0" w:firstLine="0"/>
              <w:jc w:val="center"/>
              <w:rPr>
                <w:rFonts w:cs="Times New Roman"/>
                <w:sz w:val="21"/>
                <w:szCs w:val="21"/>
              </w:rPr>
            </w:pPr>
            <w:r>
              <w:rPr>
                <w:rFonts w:cs="Times New Roman" w:hint="eastAsia"/>
                <w:sz w:val="21"/>
                <w:szCs w:val="21"/>
              </w:rPr>
              <w:t>12</w:t>
            </w:r>
          </w:p>
        </w:tc>
        <w:tc>
          <w:tcPr>
            <w:tcW w:w="709" w:type="dxa"/>
            <w:tcBorders>
              <w:top w:val="single" w:sz="4" w:space="0" w:color="auto"/>
              <w:left w:val="single" w:sz="4" w:space="0" w:color="auto"/>
              <w:bottom w:val="single" w:sz="4" w:space="0" w:color="auto"/>
              <w:right w:val="single" w:sz="4" w:space="0" w:color="auto"/>
            </w:tcBorders>
          </w:tcPr>
          <w:p w14:paraId="65A0F1B5"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A65A10A"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7DFF93D" w14:textId="77777777" w:rsidR="00A27FAC" w:rsidRDefault="00000000">
            <w:pPr>
              <w:pStyle w:val="18"/>
              <w:ind w:firstLineChars="0" w:firstLine="0"/>
              <w:jc w:val="center"/>
              <w:rPr>
                <w:rFonts w:cs="Times New Roman"/>
                <w:sz w:val="21"/>
                <w:szCs w:val="21"/>
              </w:rPr>
            </w:pPr>
            <w:r>
              <w:rPr>
                <w:rFonts w:cs="Times New Roman" w:hint="eastAsia"/>
                <w:sz w:val="21"/>
                <w:szCs w:val="21"/>
              </w:rPr>
              <w:t>市级区划编号</w:t>
            </w:r>
          </w:p>
        </w:tc>
      </w:tr>
      <w:tr w:rsidR="00A27FAC" w14:paraId="6E3840B6"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6D23425"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city_name</w:t>
            </w:r>
            <w:proofErr w:type="spellEnd"/>
          </w:p>
        </w:tc>
        <w:tc>
          <w:tcPr>
            <w:tcW w:w="1417" w:type="dxa"/>
            <w:tcBorders>
              <w:top w:val="single" w:sz="4" w:space="0" w:color="auto"/>
              <w:left w:val="single" w:sz="4" w:space="0" w:color="auto"/>
              <w:bottom w:val="single" w:sz="4" w:space="0" w:color="auto"/>
              <w:right w:val="single" w:sz="4" w:space="0" w:color="auto"/>
            </w:tcBorders>
          </w:tcPr>
          <w:p w14:paraId="5927520C"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48371B2" w14:textId="77777777" w:rsidR="00A27FAC" w:rsidRDefault="00000000">
            <w:pPr>
              <w:pStyle w:val="18"/>
              <w:ind w:firstLineChars="0" w:firstLine="0"/>
              <w:jc w:val="center"/>
              <w:rPr>
                <w:rFonts w:cs="Times New Roman"/>
                <w:sz w:val="21"/>
                <w:szCs w:val="21"/>
              </w:rPr>
            </w:pPr>
            <w:r>
              <w:rPr>
                <w:rFonts w:cs="Times New Roman" w:hint="eastAsia"/>
                <w:sz w:val="21"/>
                <w:szCs w:val="21"/>
              </w:rPr>
              <w:t>8</w:t>
            </w:r>
          </w:p>
        </w:tc>
        <w:tc>
          <w:tcPr>
            <w:tcW w:w="709" w:type="dxa"/>
            <w:tcBorders>
              <w:top w:val="single" w:sz="4" w:space="0" w:color="auto"/>
              <w:left w:val="single" w:sz="4" w:space="0" w:color="auto"/>
              <w:bottom w:val="single" w:sz="4" w:space="0" w:color="auto"/>
              <w:right w:val="single" w:sz="4" w:space="0" w:color="auto"/>
            </w:tcBorders>
          </w:tcPr>
          <w:p w14:paraId="51ADA39D"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D6A91BC"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C6588A7" w14:textId="77777777" w:rsidR="00A27FAC" w:rsidRDefault="00000000">
            <w:pPr>
              <w:pStyle w:val="18"/>
              <w:ind w:firstLineChars="0" w:firstLine="0"/>
              <w:jc w:val="center"/>
              <w:rPr>
                <w:rFonts w:cs="Times New Roman"/>
                <w:sz w:val="21"/>
                <w:szCs w:val="21"/>
              </w:rPr>
            </w:pPr>
            <w:r>
              <w:rPr>
                <w:rFonts w:cs="Times New Roman" w:hint="eastAsia"/>
                <w:sz w:val="21"/>
                <w:szCs w:val="21"/>
              </w:rPr>
              <w:t>市级名称</w:t>
            </w:r>
          </w:p>
        </w:tc>
      </w:tr>
      <w:tr w:rsidR="00A27FAC" w14:paraId="7D977A83"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4F216F15"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district_code</w:t>
            </w:r>
            <w:proofErr w:type="spellEnd"/>
          </w:p>
        </w:tc>
        <w:tc>
          <w:tcPr>
            <w:tcW w:w="1417" w:type="dxa"/>
            <w:tcBorders>
              <w:top w:val="single" w:sz="4" w:space="0" w:color="auto"/>
              <w:left w:val="single" w:sz="4" w:space="0" w:color="auto"/>
              <w:bottom w:val="single" w:sz="4" w:space="0" w:color="auto"/>
              <w:right w:val="single" w:sz="4" w:space="0" w:color="auto"/>
            </w:tcBorders>
          </w:tcPr>
          <w:p w14:paraId="50AF5D42"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29984A4" w14:textId="77777777" w:rsidR="00A27FAC" w:rsidRDefault="00000000">
            <w:pPr>
              <w:pStyle w:val="18"/>
              <w:ind w:firstLineChars="0" w:firstLine="0"/>
              <w:jc w:val="center"/>
              <w:rPr>
                <w:rFonts w:cs="Times New Roman"/>
                <w:sz w:val="21"/>
                <w:szCs w:val="21"/>
              </w:rPr>
            </w:pPr>
            <w:r>
              <w:rPr>
                <w:rFonts w:cs="Times New Roman" w:hint="eastAsia"/>
                <w:sz w:val="21"/>
                <w:szCs w:val="21"/>
              </w:rPr>
              <w:t>12</w:t>
            </w:r>
          </w:p>
        </w:tc>
        <w:tc>
          <w:tcPr>
            <w:tcW w:w="709" w:type="dxa"/>
            <w:tcBorders>
              <w:top w:val="single" w:sz="4" w:space="0" w:color="auto"/>
              <w:left w:val="single" w:sz="4" w:space="0" w:color="auto"/>
              <w:bottom w:val="single" w:sz="4" w:space="0" w:color="auto"/>
              <w:right w:val="single" w:sz="4" w:space="0" w:color="auto"/>
            </w:tcBorders>
          </w:tcPr>
          <w:p w14:paraId="0682755A"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5DCB537"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F20EFAD" w14:textId="77777777" w:rsidR="00A27FAC" w:rsidRDefault="00000000">
            <w:pPr>
              <w:pStyle w:val="18"/>
              <w:ind w:firstLineChars="0" w:firstLine="0"/>
              <w:jc w:val="center"/>
              <w:rPr>
                <w:rFonts w:cs="Times New Roman"/>
                <w:sz w:val="21"/>
                <w:szCs w:val="21"/>
              </w:rPr>
            </w:pPr>
            <w:r>
              <w:rPr>
                <w:rFonts w:cs="Times New Roman" w:hint="eastAsia"/>
                <w:sz w:val="21"/>
                <w:szCs w:val="21"/>
              </w:rPr>
              <w:t>区级区划编号</w:t>
            </w:r>
          </w:p>
        </w:tc>
      </w:tr>
      <w:tr w:rsidR="00A27FAC" w14:paraId="3EDE5D9C"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4BDE018"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district_name</w:t>
            </w:r>
            <w:proofErr w:type="spellEnd"/>
          </w:p>
        </w:tc>
        <w:tc>
          <w:tcPr>
            <w:tcW w:w="1417" w:type="dxa"/>
            <w:tcBorders>
              <w:top w:val="single" w:sz="4" w:space="0" w:color="auto"/>
              <w:left w:val="single" w:sz="4" w:space="0" w:color="auto"/>
              <w:bottom w:val="single" w:sz="4" w:space="0" w:color="auto"/>
              <w:right w:val="single" w:sz="4" w:space="0" w:color="auto"/>
            </w:tcBorders>
          </w:tcPr>
          <w:p w14:paraId="534ABF13"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5912B3E" w14:textId="77777777" w:rsidR="00A27FAC" w:rsidRDefault="00000000">
            <w:pPr>
              <w:pStyle w:val="18"/>
              <w:ind w:firstLineChars="0" w:firstLine="0"/>
              <w:jc w:val="center"/>
              <w:rPr>
                <w:rFonts w:cs="Times New Roman"/>
                <w:sz w:val="21"/>
                <w:szCs w:val="21"/>
              </w:rPr>
            </w:pPr>
            <w:r>
              <w:rPr>
                <w:rFonts w:cs="Times New Roman"/>
                <w:sz w:val="21"/>
                <w:szCs w:val="21"/>
                <w:highlight w:val="yellow"/>
                <w:rPrChange w:id="284" w:author="炏燚" w:date="2025-05-05T18:59:00Z">
                  <w:rPr>
                    <w:rFonts w:cs="Times New Roman"/>
                    <w:sz w:val="21"/>
                    <w:szCs w:val="21"/>
                  </w:rPr>
                </w:rPrChange>
              </w:rPr>
              <w:t>8</w:t>
            </w:r>
          </w:p>
        </w:tc>
        <w:tc>
          <w:tcPr>
            <w:tcW w:w="709" w:type="dxa"/>
            <w:tcBorders>
              <w:top w:val="single" w:sz="4" w:space="0" w:color="auto"/>
              <w:left w:val="single" w:sz="4" w:space="0" w:color="auto"/>
              <w:bottom w:val="single" w:sz="4" w:space="0" w:color="auto"/>
              <w:right w:val="single" w:sz="4" w:space="0" w:color="auto"/>
            </w:tcBorders>
          </w:tcPr>
          <w:p w14:paraId="5D34E694"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17E9BBF"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129E261" w14:textId="77777777" w:rsidR="00A27FAC" w:rsidRDefault="00000000">
            <w:pPr>
              <w:pStyle w:val="18"/>
              <w:ind w:firstLineChars="0" w:firstLine="0"/>
              <w:jc w:val="center"/>
              <w:rPr>
                <w:rFonts w:cs="Times New Roman"/>
                <w:sz w:val="21"/>
                <w:szCs w:val="21"/>
              </w:rPr>
            </w:pPr>
            <w:r>
              <w:rPr>
                <w:rFonts w:cs="Times New Roman" w:hint="eastAsia"/>
                <w:sz w:val="21"/>
                <w:szCs w:val="21"/>
              </w:rPr>
              <w:t>区级名称</w:t>
            </w:r>
          </w:p>
        </w:tc>
      </w:tr>
      <w:tr w:rsidR="00A27FAC" w14:paraId="073B8BD8"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D27F654" w14:textId="77777777" w:rsidR="00A27FAC" w:rsidRDefault="00000000">
            <w:pPr>
              <w:pStyle w:val="18"/>
              <w:ind w:firstLineChars="0" w:firstLine="0"/>
              <w:jc w:val="center"/>
              <w:rPr>
                <w:rFonts w:cs="Times New Roman"/>
                <w:sz w:val="21"/>
                <w:szCs w:val="21"/>
              </w:rPr>
            </w:pPr>
            <w:r>
              <w:rPr>
                <w:rFonts w:cs="Times New Roman"/>
                <w:sz w:val="21"/>
                <w:szCs w:val="21"/>
              </w:rPr>
              <w:t>detail</w:t>
            </w:r>
          </w:p>
        </w:tc>
        <w:tc>
          <w:tcPr>
            <w:tcW w:w="1417" w:type="dxa"/>
            <w:tcBorders>
              <w:top w:val="single" w:sz="4" w:space="0" w:color="auto"/>
              <w:left w:val="single" w:sz="4" w:space="0" w:color="auto"/>
              <w:bottom w:val="single" w:sz="4" w:space="0" w:color="auto"/>
              <w:right w:val="single" w:sz="4" w:space="0" w:color="auto"/>
            </w:tcBorders>
          </w:tcPr>
          <w:p w14:paraId="7121B494"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5197738" w14:textId="77777777" w:rsidR="00A27FAC" w:rsidRDefault="00000000">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2CFF7716"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F88555E"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C3FD0D7" w14:textId="77777777" w:rsidR="00A27FAC" w:rsidRDefault="00000000">
            <w:pPr>
              <w:pStyle w:val="18"/>
              <w:ind w:firstLineChars="0" w:firstLine="0"/>
              <w:jc w:val="center"/>
              <w:rPr>
                <w:rFonts w:cs="Times New Roman"/>
                <w:sz w:val="21"/>
                <w:szCs w:val="21"/>
              </w:rPr>
            </w:pPr>
            <w:r>
              <w:rPr>
                <w:rFonts w:cs="Times New Roman" w:hint="eastAsia"/>
                <w:sz w:val="21"/>
                <w:szCs w:val="21"/>
              </w:rPr>
              <w:t>详细地址</w:t>
            </w:r>
          </w:p>
        </w:tc>
      </w:tr>
      <w:tr w:rsidR="00A27FAC" w14:paraId="5480A919"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F209EB9" w14:textId="77777777" w:rsidR="00A27FAC" w:rsidRDefault="00000000">
            <w:pPr>
              <w:pStyle w:val="18"/>
              <w:ind w:firstLineChars="0" w:firstLine="0"/>
              <w:jc w:val="center"/>
              <w:rPr>
                <w:rFonts w:cs="Times New Roman"/>
                <w:sz w:val="21"/>
                <w:szCs w:val="21"/>
              </w:rPr>
            </w:pPr>
            <w:r>
              <w:rPr>
                <w:rFonts w:cs="Times New Roman"/>
                <w:sz w:val="21"/>
                <w:szCs w:val="21"/>
              </w:rPr>
              <w:t>label</w:t>
            </w:r>
          </w:p>
        </w:tc>
        <w:tc>
          <w:tcPr>
            <w:tcW w:w="1417" w:type="dxa"/>
            <w:tcBorders>
              <w:top w:val="single" w:sz="4" w:space="0" w:color="auto"/>
              <w:left w:val="single" w:sz="4" w:space="0" w:color="auto"/>
              <w:bottom w:val="single" w:sz="4" w:space="0" w:color="auto"/>
              <w:right w:val="single" w:sz="4" w:space="0" w:color="auto"/>
            </w:tcBorders>
          </w:tcPr>
          <w:p w14:paraId="7175E064"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22E5D94" w14:textId="77777777" w:rsidR="00A27FAC" w:rsidRDefault="00000000">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7C8DD57"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FE045FF"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9EA16FC" w14:textId="77777777" w:rsidR="00A27FAC" w:rsidRDefault="00000000">
            <w:pPr>
              <w:pStyle w:val="18"/>
              <w:ind w:firstLineChars="0" w:firstLine="0"/>
              <w:jc w:val="center"/>
              <w:rPr>
                <w:rFonts w:cs="Times New Roman"/>
                <w:sz w:val="21"/>
                <w:szCs w:val="21"/>
              </w:rPr>
            </w:pPr>
            <w:r>
              <w:rPr>
                <w:rFonts w:cs="Times New Roman" w:hint="eastAsia"/>
                <w:sz w:val="21"/>
                <w:szCs w:val="21"/>
              </w:rPr>
              <w:t>标签</w:t>
            </w:r>
          </w:p>
        </w:tc>
      </w:tr>
      <w:tr w:rsidR="00A27FAC" w14:paraId="0DC840DD"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5F58A36"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is_default</w:t>
            </w:r>
            <w:proofErr w:type="spellEnd"/>
          </w:p>
        </w:tc>
        <w:tc>
          <w:tcPr>
            <w:tcW w:w="1417" w:type="dxa"/>
            <w:tcBorders>
              <w:top w:val="single" w:sz="4" w:space="0" w:color="auto"/>
              <w:left w:val="single" w:sz="4" w:space="0" w:color="auto"/>
              <w:bottom w:val="single" w:sz="4" w:space="0" w:color="auto"/>
              <w:right w:val="single" w:sz="4" w:space="0" w:color="auto"/>
            </w:tcBorders>
          </w:tcPr>
          <w:p w14:paraId="47C4230B"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4A812647"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7A63DFE"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FA52F10"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F0B40F9" w14:textId="77777777" w:rsidR="00A27FAC" w:rsidRDefault="00000000">
            <w:pPr>
              <w:pStyle w:val="18"/>
              <w:ind w:firstLineChars="0" w:firstLine="0"/>
              <w:jc w:val="center"/>
              <w:rPr>
                <w:rFonts w:cs="Times New Roman"/>
                <w:sz w:val="21"/>
                <w:szCs w:val="21"/>
              </w:rPr>
            </w:pPr>
            <w:r>
              <w:rPr>
                <w:rFonts w:cs="Times New Roman" w:hint="eastAsia"/>
                <w:sz w:val="21"/>
                <w:szCs w:val="21"/>
              </w:rPr>
              <w:t>是否默认</w:t>
            </w:r>
          </w:p>
        </w:tc>
      </w:tr>
      <w:tr w:rsidR="00A27FAC" w14:paraId="6678C9DC"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3A855806"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update_time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88EA8E3"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03F1CF15"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EA1F819"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6B7BC02"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1B48C57" w14:textId="77777777" w:rsidR="00A27FAC" w:rsidRDefault="00000000">
            <w:pPr>
              <w:pStyle w:val="18"/>
              <w:ind w:firstLineChars="0" w:firstLine="0"/>
              <w:jc w:val="center"/>
              <w:rPr>
                <w:rFonts w:cs="Times New Roman"/>
                <w:sz w:val="21"/>
                <w:szCs w:val="21"/>
              </w:rPr>
            </w:pPr>
            <w:r>
              <w:rPr>
                <w:rFonts w:cs="Times New Roman" w:hint="eastAsia"/>
                <w:sz w:val="21"/>
                <w:szCs w:val="21"/>
              </w:rPr>
              <w:t>更新时间</w:t>
            </w:r>
          </w:p>
        </w:tc>
      </w:tr>
      <w:tr w:rsidR="00A27FAC" w14:paraId="4B8D0EE7"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F178258"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3F07077"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A1760DD" w14:textId="77777777" w:rsidR="00A27FAC" w:rsidRDefault="00000000">
            <w:pPr>
              <w:pStyle w:val="18"/>
              <w:ind w:firstLineChars="0" w:firstLine="0"/>
              <w:jc w:val="center"/>
              <w:rPr>
                <w:rFonts w:cs="Times New Roman"/>
                <w:sz w:val="21"/>
                <w:szCs w:val="21"/>
              </w:rPr>
            </w:pPr>
            <w:r>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DEC041B"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2666989"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DEB6BA2" w14:textId="77777777" w:rsidR="00A27FAC" w:rsidRDefault="00000000">
            <w:pPr>
              <w:pStyle w:val="18"/>
              <w:ind w:firstLineChars="0" w:firstLine="0"/>
              <w:jc w:val="center"/>
              <w:rPr>
                <w:rFonts w:cs="Times New Roman"/>
                <w:sz w:val="21"/>
                <w:szCs w:val="21"/>
              </w:rPr>
            </w:pPr>
            <w:r>
              <w:rPr>
                <w:rFonts w:cs="Times New Roman"/>
                <w:sz w:val="21"/>
                <w:szCs w:val="21"/>
              </w:rPr>
              <w:t>创建时间</w:t>
            </w:r>
          </w:p>
        </w:tc>
      </w:tr>
    </w:tbl>
    <w:p w14:paraId="3E17BC8A" w14:textId="77777777" w:rsidR="00A27FAC" w:rsidRDefault="00000000">
      <w:pPr>
        <w:pStyle w:val="000"/>
        <w:numPr>
          <w:ilvl w:val="0"/>
          <w:numId w:val="7"/>
        </w:numPr>
        <w:ind w:firstLineChars="0"/>
        <w:rPr>
          <w:rFonts w:cs="Times New Roman"/>
        </w:rPr>
      </w:pPr>
      <w:r>
        <w:rPr>
          <w:rFonts w:cs="Times New Roman" w:hint="eastAsia"/>
        </w:rPr>
        <w:t>评价表</w:t>
      </w:r>
    </w:p>
    <w:p w14:paraId="24E5DC88" w14:textId="77777777" w:rsidR="00A27FAC" w:rsidRDefault="00000000">
      <w:pPr>
        <w:pStyle w:val="000"/>
        <w:ind w:firstLine="480"/>
      </w:pPr>
      <w:r>
        <w:t>评价表主要存储用户对商品或服务的评价信息</w:t>
      </w:r>
      <w:r>
        <w:rPr>
          <w:rFonts w:hint="eastAsia"/>
        </w:rPr>
        <w:t>，</w:t>
      </w:r>
      <w:r>
        <w:t>用于反馈用户体验。</w:t>
      </w:r>
      <w:r>
        <w:rPr>
          <w:rFonts w:hint="eastAsia"/>
        </w:rPr>
        <w:t>考虑到</w:t>
      </w:r>
      <w:r>
        <w:t>评价内容</w:t>
      </w:r>
      <w:r>
        <w:rPr>
          <w:rFonts w:hint="eastAsia"/>
        </w:rPr>
        <w:t>可能较长，故</w:t>
      </w:r>
      <w:r>
        <w:t>采用可存储较长的评价文本</w:t>
      </w:r>
      <w:r>
        <w:rPr>
          <w:rFonts w:hint="eastAsia"/>
        </w:rPr>
        <w:t>的</w:t>
      </w:r>
      <w:r>
        <w:t>text</w:t>
      </w:r>
      <w:r>
        <w:t>类型来保存。评价对象采用长度为</w:t>
      </w:r>
      <w:r>
        <w:t>32</w:t>
      </w:r>
      <w:r>
        <w:t>的</w:t>
      </w:r>
      <w:r>
        <w:t>varchar</w:t>
      </w:r>
      <w:r>
        <w:t>类型来保存，明确评价的对象。</w:t>
      </w:r>
      <w:r>
        <w:rPr>
          <w:rFonts w:hint="eastAsia"/>
        </w:rPr>
        <w:t>评价的类型有商家，套餐，订餐和服务四种类别，故分别采用阿拉伯数字</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来表示，故采用</w:t>
      </w:r>
      <w:proofErr w:type="spellStart"/>
      <w:r>
        <w:rPr>
          <w:rFonts w:hint="eastAsia"/>
        </w:rPr>
        <w:t>tiyint</w:t>
      </w:r>
      <w:proofErr w:type="spellEnd"/>
      <w:r>
        <w:t>类型来保存评价的类型。口味评分</w:t>
      </w:r>
      <w:r>
        <w:rPr>
          <w:rFonts w:hint="eastAsia"/>
        </w:rPr>
        <w:t>的区间为</w:t>
      </w:r>
      <w:r>
        <w:rPr>
          <w:rFonts w:hint="eastAsia"/>
        </w:rPr>
        <w:t>1-5</w:t>
      </w:r>
      <w:r>
        <w:rPr>
          <w:rFonts w:hint="eastAsia"/>
        </w:rPr>
        <w:t>分，故</w:t>
      </w:r>
      <w:r>
        <w:t>采用</w:t>
      </w:r>
      <w:proofErr w:type="spellStart"/>
      <w:r>
        <w:t>tinyint</w:t>
      </w:r>
      <w:proofErr w:type="spellEnd"/>
      <w:r>
        <w:t>类型来保存用户对口味的评分。综上，评价表主要属性有用户、评价内容、评价对象、类型、创建时间、口味评分等。评价表详细结构如表</w:t>
      </w:r>
      <w:r>
        <w:t>4.11</w:t>
      </w:r>
      <w:r>
        <w:t>所示。</w:t>
      </w:r>
    </w:p>
    <w:p w14:paraId="1F6F0948" w14:textId="77777777" w:rsidR="00A27FAC" w:rsidRDefault="00000000">
      <w:pPr>
        <w:pStyle w:val="04"/>
        <w:ind w:left="480"/>
      </w:pPr>
      <w:r>
        <w:t>表</w:t>
      </w:r>
      <w:r>
        <w:t>4.</w:t>
      </w:r>
      <w:r>
        <w:rPr>
          <w:rFonts w:hint="eastAsia"/>
        </w:rPr>
        <w:t>11</w:t>
      </w:r>
      <w:r>
        <w:rPr>
          <w:rFonts w:hint="eastAsia"/>
        </w:rPr>
        <w:t>评价</w:t>
      </w:r>
      <w: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27FAC" w14:paraId="76964D85"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1C3C123" w14:textId="77777777" w:rsidR="00A27FAC" w:rsidRDefault="00000000">
            <w:pPr>
              <w:pStyle w:val="18"/>
              <w:ind w:firstLineChars="0" w:firstLine="0"/>
              <w:jc w:val="center"/>
              <w:rPr>
                <w:rFonts w:cs="Times New Roman"/>
                <w:sz w:val="21"/>
                <w:szCs w:val="21"/>
              </w:rPr>
            </w:pPr>
            <w:r>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4DD5151C" w14:textId="77777777" w:rsidR="00A27FAC" w:rsidRDefault="00000000">
            <w:pPr>
              <w:pStyle w:val="18"/>
              <w:ind w:firstLineChars="0" w:firstLine="0"/>
              <w:jc w:val="center"/>
              <w:rPr>
                <w:rFonts w:cs="Times New Roman"/>
                <w:sz w:val="21"/>
                <w:szCs w:val="21"/>
              </w:rPr>
            </w:pPr>
            <w:r>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0297B243" w14:textId="77777777" w:rsidR="00A27FAC" w:rsidRDefault="00000000">
            <w:pPr>
              <w:pStyle w:val="18"/>
              <w:ind w:firstLineChars="0" w:firstLine="0"/>
              <w:jc w:val="center"/>
              <w:rPr>
                <w:rFonts w:cs="Times New Roman"/>
                <w:sz w:val="21"/>
                <w:szCs w:val="21"/>
              </w:rPr>
            </w:pPr>
            <w:r>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109E6BB7" w14:textId="77777777" w:rsidR="00A27FAC" w:rsidRDefault="00000000">
            <w:pPr>
              <w:pStyle w:val="18"/>
              <w:ind w:firstLineChars="0" w:firstLine="0"/>
              <w:jc w:val="center"/>
              <w:rPr>
                <w:rFonts w:cs="Times New Roman"/>
                <w:sz w:val="21"/>
                <w:szCs w:val="21"/>
              </w:rPr>
            </w:pPr>
            <w:r>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289707E0" w14:textId="77777777" w:rsidR="00A27FAC" w:rsidRDefault="00000000">
            <w:pPr>
              <w:pStyle w:val="18"/>
              <w:ind w:firstLineChars="0" w:firstLine="0"/>
              <w:jc w:val="center"/>
              <w:rPr>
                <w:rFonts w:cs="Times New Roman"/>
                <w:sz w:val="21"/>
                <w:szCs w:val="21"/>
              </w:rPr>
            </w:pPr>
            <w:r>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4515F64A" w14:textId="77777777" w:rsidR="00A27FAC" w:rsidRDefault="00000000">
            <w:pPr>
              <w:pStyle w:val="18"/>
              <w:ind w:firstLineChars="0" w:firstLine="0"/>
              <w:jc w:val="center"/>
              <w:rPr>
                <w:rFonts w:cs="Times New Roman"/>
                <w:sz w:val="21"/>
                <w:szCs w:val="21"/>
              </w:rPr>
            </w:pPr>
            <w:r>
              <w:rPr>
                <w:rFonts w:cs="Times New Roman"/>
                <w:sz w:val="21"/>
                <w:szCs w:val="21"/>
              </w:rPr>
              <w:t>注释</w:t>
            </w:r>
          </w:p>
        </w:tc>
      </w:tr>
      <w:tr w:rsidR="00A27FAC" w14:paraId="370F1BED"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F28E2F2" w14:textId="77777777" w:rsidR="00A27FAC" w:rsidRDefault="00000000">
            <w:pPr>
              <w:pStyle w:val="18"/>
              <w:ind w:firstLineChars="0" w:firstLine="0"/>
              <w:jc w:val="center"/>
              <w:rPr>
                <w:rFonts w:cs="Times New Roman"/>
                <w:sz w:val="21"/>
                <w:szCs w:val="21"/>
              </w:rPr>
            </w:pPr>
            <w:r>
              <w:rPr>
                <w:rFonts w:cs="Times New Roman"/>
                <w:sz w:val="21"/>
                <w:szCs w:val="21"/>
              </w:rPr>
              <w:lastRenderedPageBreak/>
              <w:t>id</w:t>
            </w:r>
          </w:p>
        </w:tc>
        <w:tc>
          <w:tcPr>
            <w:tcW w:w="1417" w:type="dxa"/>
            <w:tcBorders>
              <w:top w:val="single" w:sz="4" w:space="0" w:color="auto"/>
              <w:left w:val="single" w:sz="4" w:space="0" w:color="auto"/>
              <w:bottom w:val="single" w:sz="4" w:space="0" w:color="auto"/>
              <w:right w:val="single" w:sz="4" w:space="0" w:color="auto"/>
            </w:tcBorders>
          </w:tcPr>
          <w:p w14:paraId="5E975307"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E5909C8"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8D9407B"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718B8E37"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1DBC487" w14:textId="77777777" w:rsidR="00A27FAC" w:rsidRDefault="00000000">
            <w:pPr>
              <w:pStyle w:val="18"/>
              <w:ind w:firstLineChars="0" w:firstLine="0"/>
              <w:jc w:val="center"/>
              <w:rPr>
                <w:rFonts w:cs="Times New Roman"/>
                <w:sz w:val="21"/>
                <w:szCs w:val="21"/>
              </w:rPr>
            </w:pPr>
            <w:r>
              <w:rPr>
                <w:rFonts w:cs="Times New Roman"/>
                <w:sz w:val="21"/>
                <w:szCs w:val="21"/>
              </w:rPr>
              <w:t>唯一</w:t>
            </w:r>
            <w:r>
              <w:rPr>
                <w:rFonts w:cs="Times New Roman"/>
                <w:sz w:val="21"/>
                <w:szCs w:val="21"/>
              </w:rPr>
              <w:t>id</w:t>
            </w:r>
          </w:p>
        </w:tc>
      </w:tr>
      <w:tr w:rsidR="00A27FAC" w14:paraId="4BF75BD3"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9AF255E"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2F3971EC"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9D43E5B"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E68F7CE"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BF7965E"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45069CA" w14:textId="77777777" w:rsidR="00A27FAC" w:rsidRDefault="00000000">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A27FAC" w14:paraId="007B52E9"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B8A87CA"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evaluation_content</w:t>
            </w:r>
            <w:proofErr w:type="spellEnd"/>
          </w:p>
        </w:tc>
        <w:tc>
          <w:tcPr>
            <w:tcW w:w="1417" w:type="dxa"/>
            <w:tcBorders>
              <w:top w:val="single" w:sz="4" w:space="0" w:color="auto"/>
              <w:left w:val="single" w:sz="4" w:space="0" w:color="auto"/>
              <w:bottom w:val="single" w:sz="4" w:space="0" w:color="auto"/>
              <w:right w:val="single" w:sz="4" w:space="0" w:color="auto"/>
            </w:tcBorders>
          </w:tcPr>
          <w:p w14:paraId="3C883DEE" w14:textId="77777777" w:rsidR="00A27FAC" w:rsidRDefault="00000000">
            <w:pPr>
              <w:pStyle w:val="18"/>
              <w:ind w:firstLineChars="0" w:firstLine="0"/>
              <w:jc w:val="center"/>
              <w:rPr>
                <w:rFonts w:cs="Times New Roman"/>
                <w:sz w:val="21"/>
                <w:szCs w:val="21"/>
              </w:rPr>
            </w:pPr>
            <w:r>
              <w:rPr>
                <w:rFonts w:cs="Times New Roman" w:hint="eastAsia"/>
                <w:sz w:val="21"/>
                <w:szCs w:val="21"/>
              </w:rPr>
              <w:t>text</w:t>
            </w:r>
          </w:p>
        </w:tc>
        <w:tc>
          <w:tcPr>
            <w:tcW w:w="992" w:type="dxa"/>
            <w:tcBorders>
              <w:top w:val="single" w:sz="4" w:space="0" w:color="auto"/>
              <w:left w:val="single" w:sz="4" w:space="0" w:color="auto"/>
              <w:bottom w:val="single" w:sz="4" w:space="0" w:color="auto"/>
              <w:right w:val="single" w:sz="4" w:space="0" w:color="auto"/>
            </w:tcBorders>
          </w:tcPr>
          <w:p w14:paraId="51BC9C84"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BCD519D"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EC0CFD3"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5F198AF" w14:textId="77777777" w:rsidR="00A27FAC" w:rsidRDefault="00000000">
            <w:pPr>
              <w:pStyle w:val="18"/>
              <w:ind w:firstLineChars="0" w:firstLine="0"/>
              <w:jc w:val="center"/>
              <w:rPr>
                <w:rFonts w:cs="Times New Roman"/>
                <w:sz w:val="21"/>
                <w:szCs w:val="21"/>
              </w:rPr>
            </w:pPr>
            <w:r>
              <w:rPr>
                <w:rFonts w:cs="Times New Roman" w:hint="eastAsia"/>
                <w:sz w:val="21"/>
                <w:szCs w:val="21"/>
              </w:rPr>
              <w:t>评价内容</w:t>
            </w:r>
          </w:p>
        </w:tc>
      </w:tr>
      <w:tr w:rsidR="00A27FAC" w14:paraId="6AE2529D"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6286640"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evaluation_object</w:t>
            </w:r>
            <w:proofErr w:type="spellEnd"/>
          </w:p>
        </w:tc>
        <w:tc>
          <w:tcPr>
            <w:tcW w:w="1417" w:type="dxa"/>
            <w:tcBorders>
              <w:top w:val="single" w:sz="4" w:space="0" w:color="auto"/>
              <w:left w:val="single" w:sz="4" w:space="0" w:color="auto"/>
              <w:bottom w:val="single" w:sz="4" w:space="0" w:color="auto"/>
              <w:right w:val="single" w:sz="4" w:space="0" w:color="auto"/>
            </w:tcBorders>
          </w:tcPr>
          <w:p w14:paraId="26E7622B"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5ADE474" w14:textId="77777777" w:rsidR="00A27FAC" w:rsidRDefault="00000000">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B21E349"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193EFF"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992AC21" w14:textId="77777777" w:rsidR="00A27FAC" w:rsidRDefault="00000000">
            <w:pPr>
              <w:pStyle w:val="18"/>
              <w:ind w:firstLineChars="0" w:firstLine="0"/>
              <w:jc w:val="center"/>
              <w:rPr>
                <w:rFonts w:cs="Times New Roman"/>
                <w:sz w:val="21"/>
                <w:szCs w:val="21"/>
              </w:rPr>
            </w:pPr>
            <w:r>
              <w:rPr>
                <w:rFonts w:cs="Times New Roman" w:hint="eastAsia"/>
                <w:sz w:val="21"/>
                <w:szCs w:val="21"/>
              </w:rPr>
              <w:t>评价对象</w:t>
            </w:r>
          </w:p>
        </w:tc>
      </w:tr>
      <w:tr w:rsidR="00A27FAC" w14:paraId="1A48488A"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7884F11" w14:textId="77777777" w:rsidR="00A27FAC" w:rsidRDefault="00000000">
            <w:pPr>
              <w:pStyle w:val="18"/>
              <w:ind w:firstLineChars="0" w:firstLine="0"/>
              <w:jc w:val="center"/>
              <w:rPr>
                <w:rFonts w:cs="Times New Roman"/>
                <w:sz w:val="21"/>
                <w:szCs w:val="21"/>
              </w:rPr>
            </w:pPr>
            <w:r>
              <w:rPr>
                <w:rFonts w:cs="Times New Roman" w:hint="eastAsia"/>
                <w:sz w:val="21"/>
                <w:szCs w:val="21"/>
              </w:rPr>
              <w:t>type</w:t>
            </w:r>
          </w:p>
        </w:tc>
        <w:tc>
          <w:tcPr>
            <w:tcW w:w="1417" w:type="dxa"/>
            <w:tcBorders>
              <w:top w:val="single" w:sz="4" w:space="0" w:color="auto"/>
              <w:left w:val="single" w:sz="4" w:space="0" w:color="auto"/>
              <w:bottom w:val="single" w:sz="4" w:space="0" w:color="auto"/>
              <w:right w:val="single" w:sz="4" w:space="0" w:color="auto"/>
            </w:tcBorders>
          </w:tcPr>
          <w:p w14:paraId="134E06BC"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3651FAE" w14:textId="77777777" w:rsidR="00A27FAC" w:rsidRDefault="00000000">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97D37B1"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3CE6734"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05A10EF" w14:textId="77777777" w:rsidR="00A27FAC" w:rsidRDefault="00000000">
            <w:pPr>
              <w:pStyle w:val="18"/>
              <w:ind w:firstLineChars="0" w:firstLine="0"/>
              <w:jc w:val="center"/>
              <w:rPr>
                <w:rFonts w:cs="Times New Roman"/>
                <w:sz w:val="21"/>
                <w:szCs w:val="21"/>
              </w:rPr>
            </w:pPr>
            <w:r>
              <w:rPr>
                <w:rFonts w:cs="Times New Roman" w:hint="eastAsia"/>
                <w:sz w:val="21"/>
                <w:szCs w:val="21"/>
              </w:rPr>
              <w:t>类型</w:t>
            </w:r>
          </w:p>
        </w:tc>
      </w:tr>
      <w:tr w:rsidR="00A27FAC" w14:paraId="714D0AD6"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21393F3"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41FB3DE" w14:textId="77777777" w:rsidR="00A27FAC" w:rsidRDefault="00000000">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6F44087D"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0069022"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6D43168"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5784072" w14:textId="77777777" w:rsidR="00A27FAC" w:rsidRDefault="00000000">
            <w:pPr>
              <w:pStyle w:val="18"/>
              <w:ind w:firstLineChars="0" w:firstLine="0"/>
              <w:jc w:val="center"/>
              <w:rPr>
                <w:rFonts w:cs="Times New Roman"/>
                <w:sz w:val="21"/>
                <w:szCs w:val="21"/>
              </w:rPr>
            </w:pPr>
            <w:r>
              <w:rPr>
                <w:rFonts w:cs="Times New Roman" w:hint="eastAsia"/>
                <w:sz w:val="21"/>
                <w:szCs w:val="21"/>
              </w:rPr>
              <w:t>创建时间</w:t>
            </w:r>
          </w:p>
        </w:tc>
      </w:tr>
      <w:tr w:rsidR="00A27FAC" w14:paraId="07307485"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33A5A123" w14:textId="77777777" w:rsidR="00A27FAC" w:rsidRDefault="00000000">
            <w:pPr>
              <w:pStyle w:val="18"/>
              <w:ind w:firstLineChars="0" w:firstLine="0"/>
              <w:jc w:val="center"/>
              <w:rPr>
                <w:rFonts w:cs="Times New Roman"/>
                <w:sz w:val="21"/>
                <w:szCs w:val="21"/>
              </w:rPr>
            </w:pPr>
            <w:r>
              <w:rPr>
                <w:rFonts w:cs="Times New Roman" w:hint="eastAsia"/>
                <w:sz w:val="21"/>
                <w:szCs w:val="21"/>
              </w:rPr>
              <w:t>score</w:t>
            </w:r>
          </w:p>
        </w:tc>
        <w:tc>
          <w:tcPr>
            <w:tcW w:w="1417" w:type="dxa"/>
            <w:tcBorders>
              <w:top w:val="single" w:sz="4" w:space="0" w:color="auto"/>
              <w:left w:val="single" w:sz="4" w:space="0" w:color="auto"/>
              <w:bottom w:val="single" w:sz="4" w:space="0" w:color="auto"/>
              <w:right w:val="single" w:sz="4" w:space="0" w:color="auto"/>
            </w:tcBorders>
          </w:tcPr>
          <w:p w14:paraId="74239D0B"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154CAD54"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9A22C95"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D952B65"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EAE7E4E" w14:textId="77777777" w:rsidR="00A27FAC" w:rsidRDefault="00000000">
            <w:pPr>
              <w:pStyle w:val="18"/>
              <w:ind w:firstLineChars="0" w:firstLine="0"/>
              <w:jc w:val="center"/>
              <w:rPr>
                <w:rFonts w:cs="Times New Roman"/>
                <w:sz w:val="21"/>
                <w:szCs w:val="21"/>
              </w:rPr>
            </w:pPr>
            <w:r>
              <w:rPr>
                <w:rFonts w:cs="Times New Roman" w:hint="eastAsia"/>
                <w:sz w:val="21"/>
                <w:szCs w:val="21"/>
              </w:rPr>
              <w:t>口味</w:t>
            </w:r>
          </w:p>
        </w:tc>
      </w:tr>
    </w:tbl>
    <w:p w14:paraId="5B12424A" w14:textId="77777777" w:rsidR="00A27FAC" w:rsidRDefault="00000000">
      <w:pPr>
        <w:pStyle w:val="000"/>
        <w:numPr>
          <w:ilvl w:val="0"/>
          <w:numId w:val="7"/>
        </w:numPr>
        <w:ind w:firstLineChars="0"/>
        <w:rPr>
          <w:rFonts w:cs="Times New Roman"/>
        </w:rPr>
      </w:pPr>
      <w:r>
        <w:rPr>
          <w:rFonts w:cs="Times New Roman" w:hint="eastAsia"/>
        </w:rPr>
        <w:t>投诉表</w:t>
      </w:r>
    </w:p>
    <w:p w14:paraId="07B4D4EF" w14:textId="77777777" w:rsidR="00A27FAC" w:rsidRDefault="00000000">
      <w:pPr>
        <w:pStyle w:val="000"/>
        <w:ind w:firstLine="480"/>
      </w:pPr>
      <w:r>
        <w:t>投诉表主要存储用户的投诉信息</w:t>
      </w:r>
      <w:r>
        <w:rPr>
          <w:rFonts w:hint="eastAsia"/>
        </w:rPr>
        <w:t>，</w:t>
      </w:r>
      <w:r>
        <w:t>用于跟踪和解决用户的问题。用户</w:t>
      </w:r>
      <w:r>
        <w:t>id</w:t>
      </w:r>
      <w:r>
        <w:t>用于关联用户表，明确投诉所属的用户。投诉内容采用可存储较长的</w:t>
      </w:r>
      <w:r>
        <w:t>text</w:t>
      </w:r>
      <w:r>
        <w:t>类型来保存投诉文本。处理结果</w:t>
      </w:r>
      <w:r>
        <w:rPr>
          <w:rFonts w:hint="eastAsia"/>
        </w:rPr>
        <w:t>是平台管理员反馈给用户和商家的意见和信息，内容可能较长，故</w:t>
      </w:r>
      <w:r>
        <w:t>采用长度为</w:t>
      </w:r>
      <w:r>
        <w:t>255</w:t>
      </w:r>
      <w:r>
        <w:t>的</w:t>
      </w:r>
      <w:r>
        <w:t>varchar</w:t>
      </w:r>
      <w:r>
        <w:t>来保存投诉的处理结果。综上，投诉表主要属性有用户、投诉内容、类型、处理结果、处理时间等。投诉表详细结构如表</w:t>
      </w:r>
      <w:r>
        <w:t xml:space="preserve"> 4.12 </w:t>
      </w:r>
      <w:r>
        <w:t>所示。</w:t>
      </w:r>
    </w:p>
    <w:p w14:paraId="158AC10D" w14:textId="77777777" w:rsidR="00A27FAC" w:rsidRDefault="00000000">
      <w:pPr>
        <w:pStyle w:val="04"/>
        <w:ind w:left="480"/>
      </w:pPr>
      <w:r>
        <w:t>表</w:t>
      </w:r>
      <w:r>
        <w:t>4.</w:t>
      </w:r>
      <w:r>
        <w:rPr>
          <w:rFonts w:hint="eastAsia"/>
        </w:rPr>
        <w:t>12</w:t>
      </w:r>
      <w:r>
        <w:rPr>
          <w:rFonts w:hint="eastAsia"/>
        </w:rPr>
        <w:t>投诉</w:t>
      </w:r>
      <w: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27FAC" w14:paraId="6AC15F9B"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71CC6A6" w14:textId="77777777" w:rsidR="00A27FAC" w:rsidRDefault="00000000">
            <w:pPr>
              <w:pStyle w:val="18"/>
              <w:ind w:firstLineChars="0" w:firstLine="0"/>
              <w:jc w:val="center"/>
              <w:rPr>
                <w:rFonts w:cs="Times New Roman"/>
                <w:sz w:val="21"/>
                <w:szCs w:val="21"/>
              </w:rPr>
            </w:pPr>
            <w:r>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75FD873F" w14:textId="77777777" w:rsidR="00A27FAC" w:rsidRDefault="00000000">
            <w:pPr>
              <w:pStyle w:val="18"/>
              <w:ind w:firstLineChars="0" w:firstLine="0"/>
              <w:jc w:val="center"/>
              <w:rPr>
                <w:rFonts w:cs="Times New Roman"/>
                <w:sz w:val="21"/>
                <w:szCs w:val="21"/>
              </w:rPr>
            </w:pPr>
            <w:r>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1A3A7DE4" w14:textId="77777777" w:rsidR="00A27FAC" w:rsidRDefault="00000000">
            <w:pPr>
              <w:pStyle w:val="18"/>
              <w:ind w:firstLineChars="0" w:firstLine="0"/>
              <w:jc w:val="center"/>
              <w:rPr>
                <w:rFonts w:cs="Times New Roman"/>
                <w:sz w:val="21"/>
                <w:szCs w:val="21"/>
              </w:rPr>
            </w:pPr>
            <w:r>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50FC4CFF" w14:textId="77777777" w:rsidR="00A27FAC" w:rsidRDefault="00000000">
            <w:pPr>
              <w:pStyle w:val="18"/>
              <w:ind w:firstLineChars="0" w:firstLine="0"/>
              <w:jc w:val="center"/>
              <w:rPr>
                <w:rFonts w:cs="Times New Roman"/>
                <w:sz w:val="21"/>
                <w:szCs w:val="21"/>
              </w:rPr>
            </w:pPr>
            <w:r>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A22C32D" w14:textId="77777777" w:rsidR="00A27FAC" w:rsidRDefault="00000000">
            <w:pPr>
              <w:pStyle w:val="18"/>
              <w:ind w:firstLineChars="0" w:firstLine="0"/>
              <w:jc w:val="center"/>
              <w:rPr>
                <w:rFonts w:cs="Times New Roman"/>
                <w:sz w:val="21"/>
                <w:szCs w:val="21"/>
              </w:rPr>
            </w:pPr>
            <w:r>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2A68ECF" w14:textId="77777777" w:rsidR="00A27FAC" w:rsidRDefault="00000000">
            <w:pPr>
              <w:pStyle w:val="18"/>
              <w:ind w:firstLineChars="0" w:firstLine="0"/>
              <w:jc w:val="center"/>
              <w:rPr>
                <w:rFonts w:cs="Times New Roman"/>
                <w:sz w:val="21"/>
                <w:szCs w:val="21"/>
              </w:rPr>
            </w:pPr>
            <w:r>
              <w:rPr>
                <w:rFonts w:cs="Times New Roman"/>
                <w:sz w:val="21"/>
                <w:szCs w:val="21"/>
              </w:rPr>
              <w:t>注释</w:t>
            </w:r>
          </w:p>
        </w:tc>
      </w:tr>
      <w:tr w:rsidR="00A27FAC" w14:paraId="1269AD4C"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77DB74B" w14:textId="77777777" w:rsidR="00A27FAC" w:rsidRDefault="00000000">
            <w:pPr>
              <w:pStyle w:val="18"/>
              <w:ind w:firstLineChars="0" w:firstLine="0"/>
              <w:jc w:val="center"/>
              <w:rPr>
                <w:rFonts w:cs="Times New Roman"/>
                <w:sz w:val="21"/>
                <w:szCs w:val="21"/>
              </w:rPr>
            </w:pPr>
            <w:r>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CED86FF"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F60BACE"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CEB4654"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78F5E804"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CD2EA0D" w14:textId="77777777" w:rsidR="00A27FAC" w:rsidRDefault="00000000">
            <w:pPr>
              <w:pStyle w:val="18"/>
              <w:ind w:firstLineChars="0" w:firstLine="0"/>
              <w:jc w:val="center"/>
              <w:rPr>
                <w:rFonts w:cs="Times New Roman"/>
                <w:sz w:val="21"/>
                <w:szCs w:val="21"/>
              </w:rPr>
            </w:pPr>
            <w:r>
              <w:rPr>
                <w:rFonts w:cs="Times New Roman"/>
                <w:sz w:val="21"/>
                <w:szCs w:val="21"/>
              </w:rPr>
              <w:t>唯一</w:t>
            </w:r>
            <w:r>
              <w:rPr>
                <w:rFonts w:cs="Times New Roman"/>
                <w:sz w:val="21"/>
                <w:szCs w:val="21"/>
              </w:rPr>
              <w:t>id</w:t>
            </w:r>
          </w:p>
        </w:tc>
      </w:tr>
      <w:tr w:rsidR="00A27FAC" w14:paraId="32CD7CE1"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B29F567"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13B8647C"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3F3AA76"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55DF3A4C"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FCC4FBF"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C1C3FEF" w14:textId="77777777" w:rsidR="00A27FAC" w:rsidRDefault="00000000">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A27FAC" w14:paraId="3CE51CCB"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03CA167"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complaint_content</w:t>
            </w:r>
            <w:proofErr w:type="spellEnd"/>
          </w:p>
        </w:tc>
        <w:tc>
          <w:tcPr>
            <w:tcW w:w="1417" w:type="dxa"/>
            <w:tcBorders>
              <w:top w:val="single" w:sz="4" w:space="0" w:color="auto"/>
              <w:left w:val="single" w:sz="4" w:space="0" w:color="auto"/>
              <w:bottom w:val="single" w:sz="4" w:space="0" w:color="auto"/>
              <w:right w:val="single" w:sz="4" w:space="0" w:color="auto"/>
            </w:tcBorders>
          </w:tcPr>
          <w:p w14:paraId="0108A1D9" w14:textId="77777777" w:rsidR="00A27FAC" w:rsidRDefault="00000000">
            <w:pPr>
              <w:pStyle w:val="18"/>
              <w:ind w:firstLineChars="0" w:firstLine="0"/>
              <w:jc w:val="center"/>
              <w:rPr>
                <w:rFonts w:cs="Times New Roman"/>
                <w:sz w:val="21"/>
                <w:szCs w:val="21"/>
              </w:rPr>
            </w:pPr>
            <w:r>
              <w:rPr>
                <w:rFonts w:cs="Times New Roman" w:hint="eastAsia"/>
                <w:sz w:val="21"/>
                <w:szCs w:val="21"/>
              </w:rPr>
              <w:t>text</w:t>
            </w:r>
          </w:p>
        </w:tc>
        <w:tc>
          <w:tcPr>
            <w:tcW w:w="992" w:type="dxa"/>
            <w:tcBorders>
              <w:top w:val="single" w:sz="4" w:space="0" w:color="auto"/>
              <w:left w:val="single" w:sz="4" w:space="0" w:color="auto"/>
              <w:bottom w:val="single" w:sz="4" w:space="0" w:color="auto"/>
              <w:right w:val="single" w:sz="4" w:space="0" w:color="auto"/>
            </w:tcBorders>
          </w:tcPr>
          <w:p w14:paraId="4335A280"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BA7E9D4"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3C273CE"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5E1A78A" w14:textId="77777777" w:rsidR="00A27FAC" w:rsidRDefault="00000000">
            <w:pPr>
              <w:pStyle w:val="18"/>
              <w:ind w:firstLineChars="0" w:firstLine="0"/>
              <w:jc w:val="center"/>
              <w:rPr>
                <w:rFonts w:cs="Times New Roman"/>
                <w:sz w:val="21"/>
                <w:szCs w:val="21"/>
              </w:rPr>
            </w:pPr>
            <w:r>
              <w:rPr>
                <w:rFonts w:cs="Times New Roman" w:hint="eastAsia"/>
                <w:sz w:val="21"/>
                <w:szCs w:val="21"/>
              </w:rPr>
              <w:t>投诉内容</w:t>
            </w:r>
          </w:p>
        </w:tc>
      </w:tr>
      <w:tr w:rsidR="00A27FAC" w14:paraId="4C3615CA"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4A58724" w14:textId="77777777" w:rsidR="00A27FAC" w:rsidRDefault="00000000">
            <w:pPr>
              <w:pStyle w:val="18"/>
              <w:ind w:firstLineChars="0" w:firstLine="0"/>
              <w:jc w:val="center"/>
              <w:rPr>
                <w:rFonts w:cs="Times New Roman"/>
                <w:sz w:val="21"/>
                <w:szCs w:val="21"/>
              </w:rPr>
            </w:pPr>
            <w:r>
              <w:rPr>
                <w:rFonts w:cs="Times New Roman" w:hint="eastAsia"/>
                <w:sz w:val="21"/>
                <w:szCs w:val="21"/>
              </w:rPr>
              <w:t>type</w:t>
            </w:r>
          </w:p>
        </w:tc>
        <w:tc>
          <w:tcPr>
            <w:tcW w:w="1417" w:type="dxa"/>
            <w:tcBorders>
              <w:top w:val="single" w:sz="4" w:space="0" w:color="auto"/>
              <w:left w:val="single" w:sz="4" w:space="0" w:color="auto"/>
              <w:bottom w:val="single" w:sz="4" w:space="0" w:color="auto"/>
              <w:right w:val="single" w:sz="4" w:space="0" w:color="auto"/>
            </w:tcBorders>
          </w:tcPr>
          <w:p w14:paraId="6D3E5AC6"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C2D50F3" w14:textId="77777777" w:rsidR="00A27FAC" w:rsidRDefault="00000000">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18726DC"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8EAA2AE"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C6FE877" w14:textId="77777777" w:rsidR="00A27FAC" w:rsidRDefault="00000000">
            <w:pPr>
              <w:pStyle w:val="18"/>
              <w:ind w:firstLineChars="0" w:firstLine="0"/>
              <w:jc w:val="center"/>
              <w:rPr>
                <w:rFonts w:cs="Times New Roman"/>
                <w:sz w:val="21"/>
                <w:szCs w:val="21"/>
              </w:rPr>
            </w:pPr>
            <w:r>
              <w:rPr>
                <w:rFonts w:cs="Times New Roman" w:hint="eastAsia"/>
                <w:sz w:val="21"/>
                <w:szCs w:val="21"/>
              </w:rPr>
              <w:t>类型</w:t>
            </w:r>
          </w:p>
        </w:tc>
      </w:tr>
      <w:tr w:rsidR="00A27FAC" w14:paraId="63B6F25B"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1EECA30" w14:textId="77777777" w:rsidR="00A27FAC" w:rsidRDefault="00000000">
            <w:pPr>
              <w:pStyle w:val="18"/>
              <w:ind w:firstLineChars="0" w:firstLine="0"/>
              <w:jc w:val="center"/>
              <w:rPr>
                <w:rFonts w:cs="Times New Roman"/>
                <w:sz w:val="21"/>
                <w:szCs w:val="21"/>
              </w:rPr>
            </w:pPr>
            <w:r>
              <w:rPr>
                <w:rFonts w:cs="Times New Roman" w:hint="eastAsia"/>
                <w:sz w:val="21"/>
                <w:szCs w:val="21"/>
              </w:rPr>
              <w:t>result</w:t>
            </w:r>
          </w:p>
        </w:tc>
        <w:tc>
          <w:tcPr>
            <w:tcW w:w="1417" w:type="dxa"/>
            <w:tcBorders>
              <w:top w:val="single" w:sz="4" w:space="0" w:color="auto"/>
              <w:left w:val="single" w:sz="4" w:space="0" w:color="auto"/>
              <w:bottom w:val="single" w:sz="4" w:space="0" w:color="auto"/>
              <w:right w:val="single" w:sz="4" w:space="0" w:color="auto"/>
            </w:tcBorders>
          </w:tcPr>
          <w:p w14:paraId="50CF6B2E"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04F9216" w14:textId="77777777" w:rsidR="00A27FAC" w:rsidRDefault="00000000">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47A42FAE"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0C61050"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96C8855" w14:textId="77777777" w:rsidR="00A27FAC" w:rsidRDefault="00000000">
            <w:pPr>
              <w:pStyle w:val="18"/>
              <w:ind w:firstLineChars="0" w:firstLine="0"/>
              <w:jc w:val="center"/>
              <w:rPr>
                <w:rFonts w:cs="Times New Roman"/>
                <w:sz w:val="21"/>
                <w:szCs w:val="21"/>
              </w:rPr>
            </w:pPr>
            <w:r>
              <w:rPr>
                <w:rFonts w:cs="Times New Roman" w:hint="eastAsia"/>
                <w:sz w:val="21"/>
                <w:szCs w:val="21"/>
              </w:rPr>
              <w:t>处理结果</w:t>
            </w:r>
          </w:p>
        </w:tc>
      </w:tr>
      <w:tr w:rsidR="00A27FAC" w14:paraId="097B1531"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C7C6B51"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handling_time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C2DEF99" w14:textId="77777777" w:rsidR="00A27FAC" w:rsidRDefault="00000000">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194D8D16"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F2A49ED"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462E722"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149DB9F" w14:textId="77777777" w:rsidR="00A27FAC" w:rsidRDefault="00000000">
            <w:pPr>
              <w:pStyle w:val="18"/>
              <w:ind w:firstLineChars="0" w:firstLine="0"/>
              <w:jc w:val="center"/>
              <w:rPr>
                <w:rFonts w:cs="Times New Roman"/>
                <w:sz w:val="21"/>
                <w:szCs w:val="21"/>
              </w:rPr>
            </w:pPr>
            <w:r>
              <w:rPr>
                <w:rFonts w:cs="Times New Roman" w:hint="eastAsia"/>
                <w:sz w:val="21"/>
                <w:szCs w:val="21"/>
              </w:rPr>
              <w:t>处理时间</w:t>
            </w:r>
          </w:p>
        </w:tc>
      </w:tr>
    </w:tbl>
    <w:p w14:paraId="11E28026" w14:textId="77777777" w:rsidR="00A27FAC" w:rsidRDefault="00000000">
      <w:pPr>
        <w:pStyle w:val="000"/>
        <w:numPr>
          <w:ilvl w:val="0"/>
          <w:numId w:val="7"/>
        </w:numPr>
        <w:ind w:firstLineChars="0"/>
        <w:rPr>
          <w:rFonts w:cs="Times New Roman"/>
        </w:rPr>
      </w:pPr>
      <w:r>
        <w:rPr>
          <w:rFonts w:cs="Times New Roman" w:hint="eastAsia"/>
        </w:rPr>
        <w:t>商家表</w:t>
      </w:r>
    </w:p>
    <w:p w14:paraId="502AC7CF" w14:textId="77777777" w:rsidR="00A27FAC" w:rsidRDefault="00000000">
      <w:pPr>
        <w:pStyle w:val="000"/>
        <w:ind w:firstLine="480"/>
      </w:pPr>
      <w:proofErr w:type="gramStart"/>
      <w:r>
        <w:rPr>
          <w:rFonts w:hint="eastAsia"/>
        </w:rPr>
        <w:t>商家表</w:t>
      </w:r>
      <w:proofErr w:type="gramEnd"/>
      <w:r>
        <w:rPr>
          <w:rFonts w:hint="eastAsia"/>
        </w:rPr>
        <w:t>主要存储商家的基本信息，用于管理商家入驻和运营。状态是以</w:t>
      </w:r>
      <w:r>
        <w:rPr>
          <w:rFonts w:hint="eastAsia"/>
        </w:rPr>
        <w:t>0</w:t>
      </w:r>
      <w:r>
        <w:rPr>
          <w:rFonts w:hint="eastAsia"/>
        </w:rPr>
        <w:t>来表示未审核，</w:t>
      </w:r>
      <w:r>
        <w:rPr>
          <w:rFonts w:hint="eastAsia"/>
        </w:rPr>
        <w:t>1</w:t>
      </w:r>
      <w:r>
        <w:rPr>
          <w:rFonts w:hint="eastAsia"/>
        </w:rPr>
        <w:t>表示启用，</w:t>
      </w:r>
      <w:r>
        <w:rPr>
          <w:rFonts w:hint="eastAsia"/>
        </w:rPr>
        <w:t>2</w:t>
      </w:r>
      <w:r>
        <w:rPr>
          <w:rFonts w:hint="eastAsia"/>
        </w:rPr>
        <w:t>表示禁用，</w:t>
      </w:r>
      <w:proofErr w:type="gramStart"/>
      <w:r>
        <w:rPr>
          <w:rFonts w:hint="eastAsia"/>
        </w:rPr>
        <w:t>故状态</w:t>
      </w:r>
      <w:proofErr w:type="gramEnd"/>
      <w:r>
        <w:rPr>
          <w:rFonts w:hint="eastAsia"/>
        </w:rPr>
        <w:t>字段采用</w:t>
      </w:r>
      <w:proofErr w:type="spellStart"/>
      <w:r>
        <w:rPr>
          <w:rFonts w:hint="eastAsia"/>
        </w:rPr>
        <w:t>tinyint</w:t>
      </w:r>
      <w:proofErr w:type="spellEnd"/>
      <w:r>
        <w:rPr>
          <w:rFonts w:hint="eastAsia"/>
        </w:rPr>
        <w:t>类型。综上，</w:t>
      </w:r>
      <w:proofErr w:type="gramStart"/>
      <w:r>
        <w:rPr>
          <w:rFonts w:hint="eastAsia"/>
        </w:rPr>
        <w:t>商家表</w:t>
      </w:r>
      <w:proofErr w:type="gramEnd"/>
      <w:r>
        <w:rPr>
          <w:rFonts w:hint="eastAsia"/>
        </w:rPr>
        <w:t>主要属性有名称、账号、密码、状态、创建时间、更新时间等。</w:t>
      </w:r>
      <w:proofErr w:type="gramStart"/>
      <w:r>
        <w:rPr>
          <w:rFonts w:hint="eastAsia"/>
        </w:rPr>
        <w:t>商家表</w:t>
      </w:r>
      <w:proofErr w:type="gramEnd"/>
      <w:r>
        <w:rPr>
          <w:rFonts w:hint="eastAsia"/>
        </w:rPr>
        <w:t>详细结构如表</w:t>
      </w:r>
      <w:r>
        <w:rPr>
          <w:rFonts w:hint="eastAsia"/>
        </w:rPr>
        <w:t xml:space="preserve"> 4.13 </w:t>
      </w:r>
      <w:r>
        <w:rPr>
          <w:rFonts w:hint="eastAsia"/>
        </w:rPr>
        <w:t>所示。</w:t>
      </w:r>
    </w:p>
    <w:p w14:paraId="1485B5B7" w14:textId="77777777" w:rsidR="00A27FAC" w:rsidRDefault="00000000">
      <w:pPr>
        <w:pStyle w:val="04"/>
        <w:ind w:left="480"/>
      </w:pPr>
      <w:r>
        <w:t>表</w:t>
      </w:r>
      <w:r>
        <w:t>4.</w:t>
      </w:r>
      <w:r>
        <w:rPr>
          <w:rFonts w:hint="eastAsia"/>
        </w:rPr>
        <w:t>13</w:t>
      </w:r>
      <w:r>
        <w:rPr>
          <w:rFonts w:hint="eastAsia"/>
        </w:rPr>
        <w:t>商家</w:t>
      </w:r>
      <w: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27FAC" w14:paraId="79E5960A"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898E3CD" w14:textId="77777777" w:rsidR="00A27FAC" w:rsidRDefault="00000000">
            <w:pPr>
              <w:pStyle w:val="18"/>
              <w:ind w:firstLineChars="0" w:firstLine="0"/>
              <w:jc w:val="center"/>
              <w:rPr>
                <w:rFonts w:cs="Times New Roman"/>
                <w:sz w:val="21"/>
                <w:szCs w:val="21"/>
              </w:rPr>
            </w:pPr>
            <w:r>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4C6823C3" w14:textId="77777777" w:rsidR="00A27FAC" w:rsidRDefault="00000000">
            <w:pPr>
              <w:pStyle w:val="18"/>
              <w:ind w:firstLineChars="0" w:firstLine="0"/>
              <w:jc w:val="center"/>
              <w:rPr>
                <w:rFonts w:cs="Times New Roman"/>
                <w:sz w:val="21"/>
                <w:szCs w:val="21"/>
              </w:rPr>
            </w:pPr>
            <w:r>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230C615" w14:textId="77777777" w:rsidR="00A27FAC" w:rsidRDefault="00000000">
            <w:pPr>
              <w:pStyle w:val="18"/>
              <w:ind w:firstLineChars="0" w:firstLine="0"/>
              <w:jc w:val="center"/>
              <w:rPr>
                <w:rFonts w:cs="Times New Roman"/>
                <w:sz w:val="21"/>
                <w:szCs w:val="21"/>
              </w:rPr>
            </w:pPr>
            <w:r>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342BF017" w14:textId="77777777" w:rsidR="00A27FAC" w:rsidRDefault="00000000">
            <w:pPr>
              <w:pStyle w:val="18"/>
              <w:ind w:firstLineChars="0" w:firstLine="0"/>
              <w:jc w:val="center"/>
              <w:rPr>
                <w:rFonts w:cs="Times New Roman"/>
                <w:sz w:val="21"/>
                <w:szCs w:val="21"/>
              </w:rPr>
            </w:pPr>
            <w:r>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14A681BE" w14:textId="77777777" w:rsidR="00A27FAC" w:rsidRDefault="00000000">
            <w:pPr>
              <w:pStyle w:val="18"/>
              <w:ind w:firstLineChars="0" w:firstLine="0"/>
              <w:jc w:val="center"/>
              <w:rPr>
                <w:rFonts w:cs="Times New Roman"/>
                <w:sz w:val="21"/>
                <w:szCs w:val="21"/>
              </w:rPr>
            </w:pPr>
            <w:r>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52CC1244" w14:textId="77777777" w:rsidR="00A27FAC" w:rsidRDefault="00000000">
            <w:pPr>
              <w:pStyle w:val="18"/>
              <w:ind w:firstLineChars="0" w:firstLine="0"/>
              <w:jc w:val="center"/>
              <w:rPr>
                <w:rFonts w:cs="Times New Roman"/>
                <w:sz w:val="21"/>
                <w:szCs w:val="21"/>
              </w:rPr>
            </w:pPr>
            <w:r>
              <w:rPr>
                <w:rFonts w:cs="Times New Roman"/>
                <w:sz w:val="21"/>
                <w:szCs w:val="21"/>
              </w:rPr>
              <w:t>注释</w:t>
            </w:r>
          </w:p>
        </w:tc>
      </w:tr>
      <w:tr w:rsidR="00A27FAC" w14:paraId="2FC32174"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7B9E794" w14:textId="77777777" w:rsidR="00A27FAC" w:rsidRDefault="00000000">
            <w:pPr>
              <w:pStyle w:val="18"/>
              <w:ind w:firstLineChars="0" w:firstLine="0"/>
              <w:jc w:val="center"/>
              <w:rPr>
                <w:rFonts w:cs="Times New Roman"/>
                <w:sz w:val="21"/>
                <w:szCs w:val="21"/>
              </w:rPr>
            </w:pPr>
            <w:r>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31F612FA"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842BE30"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3870836"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2E52D21D"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A537BDA" w14:textId="77777777" w:rsidR="00A27FAC" w:rsidRDefault="00000000">
            <w:pPr>
              <w:pStyle w:val="18"/>
              <w:ind w:firstLineChars="0" w:firstLine="0"/>
              <w:jc w:val="center"/>
              <w:rPr>
                <w:rFonts w:cs="Times New Roman"/>
                <w:sz w:val="21"/>
                <w:szCs w:val="21"/>
              </w:rPr>
            </w:pPr>
            <w:r>
              <w:rPr>
                <w:rFonts w:cs="Times New Roman"/>
                <w:sz w:val="21"/>
                <w:szCs w:val="21"/>
              </w:rPr>
              <w:t>唯一</w:t>
            </w:r>
            <w:r>
              <w:rPr>
                <w:rFonts w:cs="Times New Roman"/>
                <w:sz w:val="21"/>
                <w:szCs w:val="21"/>
              </w:rPr>
              <w:t>id</w:t>
            </w:r>
          </w:p>
        </w:tc>
      </w:tr>
      <w:tr w:rsidR="00A27FAC" w14:paraId="46F38B95"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BE72F03" w14:textId="77777777" w:rsidR="00A27FAC" w:rsidRDefault="00000000">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1F03780F"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3219590" w14:textId="77777777" w:rsidR="00A27FAC" w:rsidRDefault="00000000">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A73A568"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19D566E"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099705" w14:textId="77777777" w:rsidR="00A27FAC" w:rsidRDefault="00000000">
            <w:pPr>
              <w:pStyle w:val="18"/>
              <w:ind w:firstLineChars="0" w:firstLine="0"/>
              <w:jc w:val="center"/>
              <w:rPr>
                <w:rFonts w:cs="Times New Roman"/>
                <w:sz w:val="21"/>
                <w:szCs w:val="21"/>
              </w:rPr>
            </w:pPr>
            <w:r>
              <w:rPr>
                <w:rFonts w:cs="Times New Roman" w:hint="eastAsia"/>
                <w:sz w:val="21"/>
                <w:szCs w:val="21"/>
              </w:rPr>
              <w:t>商家名称</w:t>
            </w:r>
          </w:p>
        </w:tc>
      </w:tr>
      <w:tr w:rsidR="00A27FAC" w14:paraId="3CBA09D0"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83EBB35" w14:textId="77777777" w:rsidR="00A27FAC" w:rsidRDefault="00000000">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69A09F31"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2080AD1" w14:textId="77777777" w:rsidR="00A27FAC" w:rsidRDefault="00000000">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993E2F9"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9772546"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ADDDED2" w14:textId="77777777" w:rsidR="00A27FAC" w:rsidRDefault="00000000">
            <w:pPr>
              <w:pStyle w:val="18"/>
              <w:ind w:firstLineChars="0" w:firstLine="0"/>
              <w:jc w:val="center"/>
              <w:rPr>
                <w:rFonts w:cs="Times New Roman"/>
                <w:sz w:val="21"/>
                <w:szCs w:val="21"/>
              </w:rPr>
            </w:pPr>
            <w:r>
              <w:rPr>
                <w:rFonts w:cs="Times New Roman" w:hint="eastAsia"/>
                <w:sz w:val="21"/>
                <w:szCs w:val="21"/>
              </w:rPr>
              <w:t>账号</w:t>
            </w:r>
          </w:p>
        </w:tc>
      </w:tr>
      <w:tr w:rsidR="00A27FAC" w14:paraId="44B7210A"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48173D24" w14:textId="77777777" w:rsidR="00A27FAC" w:rsidRDefault="00000000">
            <w:pPr>
              <w:pStyle w:val="18"/>
              <w:ind w:firstLineChars="0" w:firstLine="0"/>
              <w:jc w:val="center"/>
              <w:rPr>
                <w:rFonts w:cs="Times New Roman"/>
                <w:sz w:val="21"/>
                <w:szCs w:val="21"/>
              </w:rPr>
            </w:pPr>
            <w:r>
              <w:rPr>
                <w:rFonts w:cs="Times New Roman" w:hint="eastAsia"/>
                <w:sz w:val="21"/>
                <w:szCs w:val="21"/>
              </w:rPr>
              <w:t>password</w:t>
            </w:r>
          </w:p>
        </w:tc>
        <w:tc>
          <w:tcPr>
            <w:tcW w:w="1417" w:type="dxa"/>
            <w:tcBorders>
              <w:top w:val="single" w:sz="4" w:space="0" w:color="auto"/>
              <w:left w:val="single" w:sz="4" w:space="0" w:color="auto"/>
              <w:bottom w:val="single" w:sz="4" w:space="0" w:color="auto"/>
              <w:right w:val="single" w:sz="4" w:space="0" w:color="auto"/>
            </w:tcBorders>
          </w:tcPr>
          <w:p w14:paraId="3E9159FB"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935CC18" w14:textId="77777777" w:rsidR="00A27FAC" w:rsidRDefault="00000000">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FE3B3B9"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D729579"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FDD37EB" w14:textId="77777777" w:rsidR="00A27FAC" w:rsidRDefault="00000000">
            <w:pPr>
              <w:pStyle w:val="18"/>
              <w:ind w:firstLineChars="0" w:firstLine="0"/>
              <w:jc w:val="center"/>
              <w:rPr>
                <w:rFonts w:cs="Times New Roman"/>
                <w:sz w:val="21"/>
                <w:szCs w:val="21"/>
              </w:rPr>
            </w:pPr>
            <w:r>
              <w:rPr>
                <w:rFonts w:cs="Times New Roman" w:hint="eastAsia"/>
                <w:sz w:val="21"/>
                <w:szCs w:val="21"/>
              </w:rPr>
              <w:t>密码</w:t>
            </w:r>
          </w:p>
        </w:tc>
      </w:tr>
      <w:tr w:rsidR="00A27FAC" w14:paraId="3DBEA075"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407B6156" w14:textId="77777777" w:rsidR="00A27FAC" w:rsidRDefault="00000000">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5851FEE0"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5CABC106" w14:textId="77777777" w:rsidR="00A27FAC" w:rsidRDefault="00000000">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418E15D"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98A92FE"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435C476" w14:textId="77777777" w:rsidR="00A27FAC" w:rsidRDefault="00000000">
            <w:pPr>
              <w:pStyle w:val="18"/>
              <w:ind w:firstLineChars="0" w:firstLine="0"/>
              <w:jc w:val="center"/>
              <w:rPr>
                <w:rFonts w:cs="Times New Roman"/>
                <w:sz w:val="21"/>
                <w:szCs w:val="21"/>
              </w:rPr>
            </w:pPr>
            <w:r>
              <w:rPr>
                <w:rFonts w:cs="Times New Roman" w:hint="eastAsia"/>
                <w:sz w:val="21"/>
                <w:szCs w:val="21"/>
              </w:rPr>
              <w:t>状态</w:t>
            </w:r>
          </w:p>
        </w:tc>
      </w:tr>
      <w:tr w:rsidR="00A27FAC" w14:paraId="143EBB1E"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51E8E2E"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10416736" w14:textId="77777777" w:rsidR="00A27FAC" w:rsidRDefault="00000000">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382136B1"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D3C075B"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2F30CD8"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1408BC4" w14:textId="77777777" w:rsidR="00A27FAC" w:rsidRDefault="00000000">
            <w:pPr>
              <w:pStyle w:val="18"/>
              <w:ind w:firstLineChars="0" w:firstLine="0"/>
              <w:jc w:val="center"/>
              <w:rPr>
                <w:rFonts w:cs="Times New Roman"/>
                <w:sz w:val="21"/>
                <w:szCs w:val="21"/>
              </w:rPr>
            </w:pPr>
            <w:r>
              <w:rPr>
                <w:rFonts w:cs="Times New Roman" w:hint="eastAsia"/>
                <w:sz w:val="21"/>
                <w:szCs w:val="21"/>
              </w:rPr>
              <w:t>创建时间</w:t>
            </w:r>
          </w:p>
        </w:tc>
      </w:tr>
      <w:tr w:rsidR="00A27FAC" w14:paraId="2BE37429"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459D2A5E"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lastRenderedPageBreak/>
              <w:t>update_time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396F2207" w14:textId="77777777" w:rsidR="00A27FAC" w:rsidRDefault="00000000">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77794420"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02377AD0"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56F225B"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385B7A8" w14:textId="77777777" w:rsidR="00A27FAC" w:rsidRDefault="00000000">
            <w:pPr>
              <w:pStyle w:val="18"/>
              <w:ind w:firstLineChars="0" w:firstLine="0"/>
              <w:jc w:val="center"/>
              <w:rPr>
                <w:rFonts w:cs="Times New Roman"/>
                <w:sz w:val="21"/>
                <w:szCs w:val="21"/>
              </w:rPr>
            </w:pPr>
            <w:r>
              <w:rPr>
                <w:rFonts w:cs="Times New Roman" w:hint="eastAsia"/>
                <w:sz w:val="21"/>
                <w:szCs w:val="21"/>
              </w:rPr>
              <w:t>更新时间</w:t>
            </w:r>
          </w:p>
        </w:tc>
      </w:tr>
    </w:tbl>
    <w:p w14:paraId="5F9D36E4" w14:textId="77777777" w:rsidR="00A27FAC" w:rsidRDefault="00000000">
      <w:pPr>
        <w:pStyle w:val="000"/>
        <w:numPr>
          <w:ilvl w:val="0"/>
          <w:numId w:val="7"/>
        </w:numPr>
        <w:ind w:firstLineChars="0"/>
        <w:rPr>
          <w:rFonts w:cs="Times New Roman"/>
        </w:rPr>
      </w:pPr>
      <w:r>
        <w:rPr>
          <w:rFonts w:cs="Times New Roman" w:hint="eastAsia"/>
        </w:rPr>
        <w:t>商家审核表</w:t>
      </w:r>
    </w:p>
    <w:p w14:paraId="51AC2FFB" w14:textId="77777777" w:rsidR="00A27FAC" w:rsidRDefault="00000000">
      <w:pPr>
        <w:pStyle w:val="000"/>
        <w:ind w:firstLine="480"/>
      </w:pPr>
      <w:r>
        <w:t>商家审核表主要存储商家审核相关信息，用于规范商家入驻流程。审核状态</w:t>
      </w:r>
      <w:r>
        <w:rPr>
          <w:rFonts w:hint="eastAsia"/>
        </w:rPr>
        <w:t>有</w:t>
      </w:r>
      <w:r>
        <w:rPr>
          <w:rFonts w:hint="eastAsia"/>
        </w:rPr>
        <w:t>0</w:t>
      </w:r>
      <w:r>
        <w:rPr>
          <w:rFonts w:hint="eastAsia"/>
        </w:rPr>
        <w:t>表示待审核、</w:t>
      </w:r>
      <w:r>
        <w:rPr>
          <w:rFonts w:hint="eastAsia"/>
        </w:rPr>
        <w:t>1</w:t>
      </w:r>
      <w:r>
        <w:rPr>
          <w:rFonts w:hint="eastAsia"/>
        </w:rPr>
        <w:t>表示待审核、</w:t>
      </w:r>
      <w:r>
        <w:rPr>
          <w:rFonts w:hint="eastAsia"/>
        </w:rPr>
        <w:t>2</w:t>
      </w:r>
      <w:r>
        <w:rPr>
          <w:rFonts w:hint="eastAsia"/>
        </w:rPr>
        <w:t>表示已审核，故</w:t>
      </w:r>
      <w:r>
        <w:t>采用</w:t>
      </w:r>
      <w:proofErr w:type="spellStart"/>
      <w:r>
        <w:t>tinyint</w:t>
      </w:r>
      <w:proofErr w:type="spellEnd"/>
      <w:r>
        <w:t>类型。审核意见</w:t>
      </w:r>
      <w:r>
        <w:rPr>
          <w:rFonts w:hint="eastAsia"/>
        </w:rPr>
        <w:t>一般不会特别长，故采用可变的</w:t>
      </w:r>
      <w:r>
        <w:rPr>
          <w:rFonts w:hint="eastAsia"/>
        </w:rPr>
        <w:t>varchar</w:t>
      </w:r>
      <w:r>
        <w:rPr>
          <w:rFonts w:hint="eastAsia"/>
        </w:rPr>
        <w:t>类型来存储审核意见的内容。</w:t>
      </w:r>
      <w:r>
        <w:t>综上，商家审核表主要属性有商家、审核状态、审核意见、审核时间等。商家审核表详细结构如表</w:t>
      </w:r>
      <w:r>
        <w:t xml:space="preserve"> 4.14 </w:t>
      </w:r>
      <w:r>
        <w:t>所示。</w:t>
      </w:r>
    </w:p>
    <w:p w14:paraId="100C69BB" w14:textId="77777777" w:rsidR="00A27FAC" w:rsidRDefault="00000000">
      <w:pPr>
        <w:pStyle w:val="04"/>
        <w:ind w:left="480"/>
      </w:pPr>
      <w:r>
        <w:t>表</w:t>
      </w:r>
      <w:r>
        <w:t>4.</w:t>
      </w:r>
      <w:r>
        <w:rPr>
          <w:rFonts w:hint="eastAsia"/>
        </w:rPr>
        <w:t>14</w:t>
      </w:r>
      <w:r>
        <w:rPr>
          <w:rFonts w:hint="eastAsia"/>
        </w:rPr>
        <w:t>商家审核</w:t>
      </w:r>
      <w: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27FAC" w14:paraId="62785DF0"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4740E4EE" w14:textId="77777777" w:rsidR="00A27FAC" w:rsidRDefault="00000000">
            <w:pPr>
              <w:pStyle w:val="18"/>
              <w:ind w:firstLineChars="0" w:firstLine="0"/>
              <w:jc w:val="center"/>
              <w:rPr>
                <w:rFonts w:cs="Times New Roman"/>
                <w:sz w:val="21"/>
                <w:szCs w:val="21"/>
              </w:rPr>
            </w:pPr>
            <w:r>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1F9B4891" w14:textId="77777777" w:rsidR="00A27FAC" w:rsidRDefault="00000000">
            <w:pPr>
              <w:pStyle w:val="18"/>
              <w:ind w:firstLineChars="0" w:firstLine="0"/>
              <w:jc w:val="center"/>
              <w:rPr>
                <w:rFonts w:cs="Times New Roman"/>
                <w:sz w:val="21"/>
                <w:szCs w:val="21"/>
              </w:rPr>
            </w:pPr>
            <w:r>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233BAECE" w14:textId="77777777" w:rsidR="00A27FAC" w:rsidRDefault="00000000">
            <w:pPr>
              <w:pStyle w:val="18"/>
              <w:ind w:firstLineChars="0" w:firstLine="0"/>
              <w:jc w:val="center"/>
              <w:rPr>
                <w:rFonts w:cs="Times New Roman"/>
                <w:sz w:val="21"/>
                <w:szCs w:val="21"/>
              </w:rPr>
            </w:pPr>
            <w:r>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43ADDD4B" w14:textId="77777777" w:rsidR="00A27FAC" w:rsidRDefault="00000000">
            <w:pPr>
              <w:pStyle w:val="18"/>
              <w:ind w:firstLineChars="0" w:firstLine="0"/>
              <w:jc w:val="center"/>
              <w:rPr>
                <w:rFonts w:cs="Times New Roman"/>
                <w:sz w:val="21"/>
                <w:szCs w:val="21"/>
              </w:rPr>
            </w:pPr>
            <w:r>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000F5287" w14:textId="77777777" w:rsidR="00A27FAC" w:rsidRDefault="00000000">
            <w:pPr>
              <w:pStyle w:val="18"/>
              <w:ind w:firstLineChars="0" w:firstLine="0"/>
              <w:jc w:val="center"/>
              <w:rPr>
                <w:rFonts w:cs="Times New Roman"/>
                <w:sz w:val="21"/>
                <w:szCs w:val="21"/>
              </w:rPr>
            </w:pPr>
            <w:r>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66DDB512" w14:textId="77777777" w:rsidR="00A27FAC" w:rsidRDefault="00000000">
            <w:pPr>
              <w:pStyle w:val="18"/>
              <w:ind w:firstLineChars="0" w:firstLine="0"/>
              <w:jc w:val="center"/>
              <w:rPr>
                <w:rFonts w:cs="Times New Roman"/>
                <w:sz w:val="21"/>
                <w:szCs w:val="21"/>
              </w:rPr>
            </w:pPr>
            <w:r>
              <w:rPr>
                <w:rFonts w:cs="Times New Roman"/>
                <w:sz w:val="21"/>
                <w:szCs w:val="21"/>
              </w:rPr>
              <w:t>注释</w:t>
            </w:r>
          </w:p>
        </w:tc>
      </w:tr>
      <w:tr w:rsidR="00A27FAC" w14:paraId="147B395B"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3EB8A4F7" w14:textId="77777777" w:rsidR="00A27FAC" w:rsidRDefault="00000000">
            <w:pPr>
              <w:pStyle w:val="18"/>
              <w:ind w:firstLineChars="0" w:firstLine="0"/>
              <w:jc w:val="center"/>
              <w:rPr>
                <w:rFonts w:cs="Times New Roman"/>
                <w:sz w:val="21"/>
                <w:szCs w:val="21"/>
              </w:rPr>
            </w:pPr>
            <w:r>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C9D7D55"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0DE0B68"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1687357"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4F1DB349"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173D9E7" w14:textId="77777777" w:rsidR="00A27FAC" w:rsidRDefault="00000000">
            <w:pPr>
              <w:pStyle w:val="18"/>
              <w:ind w:firstLineChars="0" w:firstLine="0"/>
              <w:jc w:val="center"/>
              <w:rPr>
                <w:rFonts w:cs="Times New Roman"/>
                <w:sz w:val="21"/>
                <w:szCs w:val="21"/>
              </w:rPr>
            </w:pPr>
            <w:r>
              <w:rPr>
                <w:rFonts w:cs="Times New Roman"/>
                <w:sz w:val="21"/>
                <w:szCs w:val="21"/>
              </w:rPr>
              <w:t>唯一</w:t>
            </w:r>
            <w:r>
              <w:rPr>
                <w:rFonts w:cs="Times New Roman"/>
                <w:sz w:val="21"/>
                <w:szCs w:val="21"/>
              </w:rPr>
              <w:t>id</w:t>
            </w:r>
          </w:p>
        </w:tc>
      </w:tr>
      <w:tr w:rsidR="00A27FAC" w14:paraId="1A2DB471"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65401A5"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6FCFE983"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63E26E0"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9662295" w14:textId="77777777" w:rsidR="00A27FAC" w:rsidRDefault="00000000">
            <w:pPr>
              <w:pStyle w:val="18"/>
              <w:ind w:firstLineChars="0" w:firstLine="0"/>
              <w:jc w:val="center"/>
              <w:rPr>
                <w:rFonts w:cs="Times New Roman"/>
                <w:sz w:val="21"/>
                <w:szCs w:val="21"/>
              </w:rPr>
            </w:pPr>
            <w:r>
              <w:rPr>
                <w:rFonts w:cs="Times New Roman" w:hint="eastAsia"/>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E49ABB6"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B4D2914" w14:textId="77777777" w:rsidR="00A27FAC" w:rsidRDefault="00000000">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A27FAC" w14:paraId="2E4147BF"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6701429"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audit_status</w:t>
            </w:r>
            <w:proofErr w:type="spellEnd"/>
          </w:p>
        </w:tc>
        <w:tc>
          <w:tcPr>
            <w:tcW w:w="1417" w:type="dxa"/>
            <w:tcBorders>
              <w:top w:val="single" w:sz="4" w:space="0" w:color="auto"/>
              <w:left w:val="single" w:sz="4" w:space="0" w:color="auto"/>
              <w:bottom w:val="single" w:sz="4" w:space="0" w:color="auto"/>
              <w:right w:val="single" w:sz="4" w:space="0" w:color="auto"/>
            </w:tcBorders>
          </w:tcPr>
          <w:p w14:paraId="74C2632D"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60639FF8"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8FCD937"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725F0F1"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5991EDA" w14:textId="77777777" w:rsidR="00A27FAC" w:rsidRDefault="00000000">
            <w:pPr>
              <w:pStyle w:val="18"/>
              <w:ind w:firstLineChars="0" w:firstLine="0"/>
              <w:jc w:val="center"/>
              <w:rPr>
                <w:rFonts w:cs="Times New Roman"/>
                <w:sz w:val="21"/>
                <w:szCs w:val="21"/>
              </w:rPr>
            </w:pPr>
            <w:r>
              <w:rPr>
                <w:rFonts w:cs="Times New Roman" w:hint="eastAsia"/>
                <w:sz w:val="21"/>
                <w:szCs w:val="21"/>
              </w:rPr>
              <w:t>审核状态</w:t>
            </w:r>
          </w:p>
        </w:tc>
      </w:tr>
      <w:tr w:rsidR="00A27FAC" w14:paraId="33E484D3"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662D238"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audit_comment</w:t>
            </w:r>
            <w:proofErr w:type="spellEnd"/>
          </w:p>
        </w:tc>
        <w:tc>
          <w:tcPr>
            <w:tcW w:w="1417" w:type="dxa"/>
            <w:tcBorders>
              <w:top w:val="single" w:sz="4" w:space="0" w:color="auto"/>
              <w:left w:val="single" w:sz="4" w:space="0" w:color="auto"/>
              <w:bottom w:val="single" w:sz="4" w:space="0" w:color="auto"/>
              <w:right w:val="single" w:sz="4" w:space="0" w:color="auto"/>
            </w:tcBorders>
          </w:tcPr>
          <w:p w14:paraId="38276F3C"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BE30FCF" w14:textId="77777777" w:rsidR="00A27FAC" w:rsidRDefault="00000000">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0E26F30"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9D048FE"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68D4031" w14:textId="77777777" w:rsidR="00A27FAC" w:rsidRDefault="00000000">
            <w:pPr>
              <w:pStyle w:val="18"/>
              <w:ind w:firstLineChars="0" w:firstLine="0"/>
              <w:jc w:val="center"/>
              <w:rPr>
                <w:rFonts w:cs="Times New Roman"/>
                <w:sz w:val="21"/>
                <w:szCs w:val="21"/>
              </w:rPr>
            </w:pPr>
            <w:r>
              <w:rPr>
                <w:rFonts w:cs="Times New Roman" w:hint="eastAsia"/>
                <w:sz w:val="21"/>
                <w:szCs w:val="21"/>
              </w:rPr>
              <w:t>审核意见</w:t>
            </w:r>
          </w:p>
        </w:tc>
      </w:tr>
      <w:tr w:rsidR="00A27FAC" w14:paraId="2EB55203"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0C85124"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audit_time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FDDBEA5" w14:textId="77777777" w:rsidR="00A27FAC" w:rsidRDefault="00000000">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78E7C7B5"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EE5700C"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30881F4"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86E68C0" w14:textId="77777777" w:rsidR="00A27FAC" w:rsidRDefault="00000000">
            <w:pPr>
              <w:pStyle w:val="18"/>
              <w:ind w:firstLineChars="0" w:firstLine="0"/>
              <w:jc w:val="center"/>
              <w:rPr>
                <w:rFonts w:cs="Times New Roman"/>
                <w:sz w:val="21"/>
                <w:szCs w:val="21"/>
              </w:rPr>
            </w:pPr>
            <w:r>
              <w:rPr>
                <w:rFonts w:cs="Times New Roman" w:hint="eastAsia"/>
                <w:sz w:val="21"/>
                <w:szCs w:val="21"/>
              </w:rPr>
              <w:t>审核时间</w:t>
            </w:r>
          </w:p>
        </w:tc>
      </w:tr>
    </w:tbl>
    <w:p w14:paraId="498B90CE" w14:textId="77777777" w:rsidR="00A27FAC" w:rsidRDefault="00000000">
      <w:pPr>
        <w:pStyle w:val="000"/>
        <w:numPr>
          <w:ilvl w:val="0"/>
          <w:numId w:val="7"/>
        </w:numPr>
        <w:ind w:firstLineChars="0"/>
        <w:rPr>
          <w:rFonts w:cs="Times New Roman"/>
        </w:rPr>
      </w:pPr>
      <w:r>
        <w:rPr>
          <w:rFonts w:cs="Times New Roman" w:hint="eastAsia"/>
        </w:rPr>
        <w:t>商家详情表</w:t>
      </w:r>
    </w:p>
    <w:p w14:paraId="240F76AA" w14:textId="77777777" w:rsidR="00A27FAC" w:rsidRDefault="00000000">
      <w:pPr>
        <w:pStyle w:val="000"/>
        <w:ind w:firstLine="480"/>
      </w:pPr>
      <w:r>
        <w:t>商家详情表主要存储商家的详细信息，用于补充商家的详细资料。负责人采用长度为</w:t>
      </w:r>
      <w:r>
        <w:t>32</w:t>
      </w:r>
      <w:r>
        <w:t>的</w:t>
      </w:r>
      <w:r>
        <w:t>varchar</w:t>
      </w:r>
      <w:r>
        <w:t>类型来保存。</w:t>
      </w:r>
      <w:r>
        <w:rPr>
          <w:rFonts w:hint="eastAsia"/>
        </w:rPr>
        <w:t>因为</w:t>
      </w:r>
      <w:r>
        <w:t>电话</w:t>
      </w:r>
      <w:r>
        <w:rPr>
          <w:rFonts w:hint="eastAsia"/>
        </w:rPr>
        <w:t>一般为固定的</w:t>
      </w:r>
      <w:r>
        <w:rPr>
          <w:rFonts w:hint="eastAsia"/>
        </w:rPr>
        <w:t>11</w:t>
      </w:r>
      <w:r>
        <w:rPr>
          <w:rFonts w:hint="eastAsia"/>
        </w:rPr>
        <w:t>位数字，故</w:t>
      </w:r>
      <w:r>
        <w:t>采用</w:t>
      </w:r>
      <w:r>
        <w:rPr>
          <w:rFonts w:hint="eastAsia"/>
        </w:rPr>
        <w:t>长度为</w:t>
      </w:r>
      <w:r>
        <w:rPr>
          <w:rFonts w:hint="eastAsia"/>
        </w:rPr>
        <w:t>11</w:t>
      </w:r>
      <w:r>
        <w:rPr>
          <w:rFonts w:hint="eastAsia"/>
        </w:rPr>
        <w:t>的</w:t>
      </w:r>
      <w:r>
        <w:rPr>
          <w:rFonts w:hint="eastAsia"/>
        </w:rPr>
        <w:t>char</w:t>
      </w:r>
      <w:r>
        <w:t>类型来保存。性别采用</w:t>
      </w:r>
      <w:proofErr w:type="spellStart"/>
      <w:r>
        <w:t>tinyint</w:t>
      </w:r>
      <w:proofErr w:type="spellEnd"/>
      <w:r>
        <w:t>类型，</w:t>
      </w:r>
      <w:r>
        <w:t>0</w:t>
      </w:r>
      <w:r>
        <w:t>表示女性，</w:t>
      </w:r>
      <w:r>
        <w:t>1</w:t>
      </w:r>
      <w:r>
        <w:t>表示男性。身份证号</w:t>
      </w:r>
      <w:r>
        <w:rPr>
          <w:rFonts w:hint="eastAsia"/>
        </w:rPr>
        <w:t>是固定的</w:t>
      </w:r>
      <w:r>
        <w:rPr>
          <w:rFonts w:hint="eastAsia"/>
        </w:rPr>
        <w:t>18</w:t>
      </w:r>
      <w:r>
        <w:rPr>
          <w:rFonts w:hint="eastAsia"/>
        </w:rPr>
        <w:t>位字符，所以</w:t>
      </w:r>
      <w:r>
        <w:t>采用固定长度为</w:t>
      </w:r>
      <w:r>
        <w:t>18 char</w:t>
      </w:r>
      <w:r>
        <w:t>类型来保存。营业执照采用长度为</w:t>
      </w:r>
      <w:r>
        <w:t>255</w:t>
      </w:r>
      <w:r>
        <w:t>的</w:t>
      </w:r>
      <w:r>
        <w:t>varchar</w:t>
      </w:r>
      <w:r>
        <w:t>来保存其路径。店铺地址采用长度为</w:t>
      </w:r>
      <w:r>
        <w:t>255</w:t>
      </w:r>
      <w:r>
        <w:t>的</w:t>
      </w:r>
      <w:r>
        <w:t>varchar</w:t>
      </w:r>
      <w:r>
        <w:t>来保存。综上，商家详情表主要属性有商家、负责人、电话、性别、身份证号、营业执照、店铺地址等。商家详情表详细结构如表</w:t>
      </w:r>
      <w:r>
        <w:t xml:space="preserve"> 4.15 </w:t>
      </w:r>
      <w:r>
        <w:t>所示。</w:t>
      </w:r>
    </w:p>
    <w:p w14:paraId="0C999322" w14:textId="77777777" w:rsidR="00A27FAC" w:rsidRDefault="00000000">
      <w:pPr>
        <w:pStyle w:val="04"/>
        <w:ind w:left="480"/>
      </w:pPr>
      <w:r>
        <w:t>表</w:t>
      </w:r>
      <w:r>
        <w:t>4.</w:t>
      </w:r>
      <w:r>
        <w:rPr>
          <w:rFonts w:hint="eastAsia"/>
        </w:rPr>
        <w:t>15</w:t>
      </w:r>
      <w:r>
        <w:rPr>
          <w:rFonts w:hint="eastAsia"/>
        </w:rPr>
        <w:t>商家详情</w:t>
      </w:r>
      <w: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27FAC" w14:paraId="770F7333"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AAE40D6" w14:textId="77777777" w:rsidR="00A27FAC" w:rsidRDefault="00000000">
            <w:pPr>
              <w:pStyle w:val="18"/>
              <w:ind w:firstLineChars="0" w:firstLine="0"/>
              <w:jc w:val="center"/>
              <w:rPr>
                <w:rFonts w:cs="Times New Roman"/>
                <w:sz w:val="21"/>
                <w:szCs w:val="21"/>
              </w:rPr>
            </w:pPr>
            <w:r>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09FA4882" w14:textId="77777777" w:rsidR="00A27FAC" w:rsidRDefault="00000000">
            <w:pPr>
              <w:pStyle w:val="18"/>
              <w:ind w:firstLineChars="0" w:firstLine="0"/>
              <w:jc w:val="center"/>
              <w:rPr>
                <w:rFonts w:cs="Times New Roman"/>
                <w:sz w:val="21"/>
                <w:szCs w:val="21"/>
              </w:rPr>
            </w:pPr>
            <w:r>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61BC52F4" w14:textId="77777777" w:rsidR="00A27FAC" w:rsidRDefault="00000000">
            <w:pPr>
              <w:pStyle w:val="18"/>
              <w:ind w:firstLineChars="0" w:firstLine="0"/>
              <w:jc w:val="center"/>
              <w:rPr>
                <w:rFonts w:cs="Times New Roman"/>
                <w:sz w:val="21"/>
                <w:szCs w:val="21"/>
              </w:rPr>
            </w:pPr>
            <w:r>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10C74F88" w14:textId="77777777" w:rsidR="00A27FAC" w:rsidRDefault="00000000">
            <w:pPr>
              <w:pStyle w:val="18"/>
              <w:ind w:firstLineChars="0" w:firstLine="0"/>
              <w:jc w:val="center"/>
              <w:rPr>
                <w:rFonts w:cs="Times New Roman"/>
                <w:sz w:val="21"/>
                <w:szCs w:val="21"/>
              </w:rPr>
            </w:pPr>
            <w:r>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4942D5AB" w14:textId="77777777" w:rsidR="00A27FAC" w:rsidRDefault="00000000">
            <w:pPr>
              <w:pStyle w:val="18"/>
              <w:ind w:firstLineChars="0" w:firstLine="0"/>
              <w:jc w:val="center"/>
              <w:rPr>
                <w:rFonts w:cs="Times New Roman"/>
                <w:sz w:val="21"/>
                <w:szCs w:val="21"/>
              </w:rPr>
            </w:pPr>
            <w:r>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40BE2FB" w14:textId="77777777" w:rsidR="00A27FAC" w:rsidRDefault="00000000">
            <w:pPr>
              <w:pStyle w:val="18"/>
              <w:ind w:firstLineChars="0" w:firstLine="0"/>
              <w:jc w:val="center"/>
              <w:rPr>
                <w:rFonts w:cs="Times New Roman"/>
                <w:sz w:val="21"/>
                <w:szCs w:val="21"/>
              </w:rPr>
            </w:pPr>
            <w:r>
              <w:rPr>
                <w:rFonts w:cs="Times New Roman"/>
                <w:sz w:val="21"/>
                <w:szCs w:val="21"/>
              </w:rPr>
              <w:t>注释</w:t>
            </w:r>
          </w:p>
        </w:tc>
      </w:tr>
      <w:tr w:rsidR="00A27FAC" w14:paraId="360E6DAC"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6C35853" w14:textId="77777777" w:rsidR="00A27FAC" w:rsidRDefault="00000000">
            <w:pPr>
              <w:pStyle w:val="18"/>
              <w:ind w:firstLineChars="0" w:firstLine="0"/>
              <w:jc w:val="center"/>
              <w:rPr>
                <w:rFonts w:cs="Times New Roman"/>
                <w:sz w:val="21"/>
                <w:szCs w:val="21"/>
              </w:rPr>
            </w:pPr>
            <w:r>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2F20381A"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02151005"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D1449BC"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0E5D9ACD"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086B70" w14:textId="77777777" w:rsidR="00A27FAC" w:rsidRDefault="00000000">
            <w:pPr>
              <w:pStyle w:val="18"/>
              <w:ind w:firstLineChars="0" w:firstLine="0"/>
              <w:jc w:val="center"/>
              <w:rPr>
                <w:rFonts w:cs="Times New Roman"/>
                <w:sz w:val="21"/>
                <w:szCs w:val="21"/>
              </w:rPr>
            </w:pPr>
            <w:r>
              <w:rPr>
                <w:rFonts w:cs="Times New Roman"/>
                <w:sz w:val="21"/>
                <w:szCs w:val="21"/>
              </w:rPr>
              <w:t>唯一</w:t>
            </w:r>
            <w:r>
              <w:rPr>
                <w:rFonts w:cs="Times New Roman"/>
                <w:sz w:val="21"/>
                <w:szCs w:val="21"/>
              </w:rPr>
              <w:t>id</w:t>
            </w:r>
          </w:p>
        </w:tc>
      </w:tr>
      <w:tr w:rsidR="00A27FAC" w14:paraId="725F75DB"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2922BFC"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1CAE4DD9"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5ED3580"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582A6E21" w14:textId="77777777" w:rsidR="00A27FAC" w:rsidRDefault="00000000">
            <w:pPr>
              <w:pStyle w:val="18"/>
              <w:ind w:firstLineChars="0" w:firstLine="0"/>
              <w:jc w:val="center"/>
              <w:rPr>
                <w:rFonts w:cs="Times New Roman"/>
                <w:sz w:val="21"/>
                <w:szCs w:val="21"/>
              </w:rPr>
            </w:pPr>
            <w:r>
              <w:rPr>
                <w:rFonts w:cs="Times New Roman" w:hint="eastAsia"/>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CFC0C7"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3237580" w14:textId="77777777" w:rsidR="00A27FAC" w:rsidRDefault="00000000">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A27FAC" w14:paraId="2689305A"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33941E7" w14:textId="77777777" w:rsidR="00A27FAC" w:rsidRDefault="00000000">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56A211C2"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2902D53" w14:textId="77777777" w:rsidR="00A27FAC" w:rsidRDefault="00000000">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0278792"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788AB47"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11FA852" w14:textId="77777777" w:rsidR="00A27FAC" w:rsidRDefault="00000000">
            <w:pPr>
              <w:pStyle w:val="18"/>
              <w:ind w:firstLineChars="0" w:firstLine="0"/>
              <w:jc w:val="center"/>
              <w:rPr>
                <w:rFonts w:cs="Times New Roman"/>
                <w:sz w:val="21"/>
                <w:szCs w:val="21"/>
              </w:rPr>
            </w:pPr>
            <w:r>
              <w:rPr>
                <w:rFonts w:cs="Times New Roman" w:hint="eastAsia"/>
                <w:sz w:val="21"/>
                <w:szCs w:val="21"/>
              </w:rPr>
              <w:t>负责人</w:t>
            </w:r>
          </w:p>
        </w:tc>
      </w:tr>
      <w:tr w:rsidR="00A27FAC" w14:paraId="6A02FEC4"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810A902" w14:textId="77777777" w:rsidR="00A27FAC" w:rsidRDefault="00000000">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3230BA66" w14:textId="77777777" w:rsidR="00A27FAC" w:rsidRDefault="00000000">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126B9A86" w14:textId="77777777" w:rsidR="00A27FAC" w:rsidRDefault="00000000">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4513B463"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FFC0C2A"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36B64B3" w14:textId="77777777" w:rsidR="00A27FAC" w:rsidRDefault="00000000">
            <w:pPr>
              <w:pStyle w:val="18"/>
              <w:ind w:firstLineChars="0" w:firstLine="0"/>
              <w:jc w:val="center"/>
              <w:rPr>
                <w:rFonts w:cs="Times New Roman"/>
                <w:sz w:val="21"/>
                <w:szCs w:val="21"/>
              </w:rPr>
            </w:pPr>
            <w:r>
              <w:rPr>
                <w:rFonts w:cs="Times New Roman" w:hint="eastAsia"/>
                <w:sz w:val="21"/>
                <w:szCs w:val="21"/>
              </w:rPr>
              <w:t>电话</w:t>
            </w:r>
          </w:p>
        </w:tc>
      </w:tr>
      <w:tr w:rsidR="00A27FAC" w14:paraId="40BCEEC6"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FF499F2" w14:textId="77777777" w:rsidR="00A27FAC" w:rsidRDefault="00000000">
            <w:pPr>
              <w:pStyle w:val="18"/>
              <w:ind w:firstLineChars="0" w:firstLine="0"/>
              <w:jc w:val="center"/>
              <w:rPr>
                <w:rFonts w:cs="Times New Roman"/>
                <w:sz w:val="21"/>
                <w:szCs w:val="21"/>
              </w:rPr>
            </w:pPr>
            <w:r>
              <w:rPr>
                <w:rFonts w:cs="Times New Roman" w:hint="eastAsia"/>
                <w:sz w:val="21"/>
                <w:szCs w:val="21"/>
              </w:rPr>
              <w:t>gender</w:t>
            </w:r>
          </w:p>
        </w:tc>
        <w:tc>
          <w:tcPr>
            <w:tcW w:w="1417" w:type="dxa"/>
            <w:tcBorders>
              <w:top w:val="single" w:sz="4" w:space="0" w:color="auto"/>
              <w:left w:val="single" w:sz="4" w:space="0" w:color="auto"/>
              <w:bottom w:val="single" w:sz="4" w:space="0" w:color="auto"/>
              <w:right w:val="single" w:sz="4" w:space="0" w:color="auto"/>
            </w:tcBorders>
          </w:tcPr>
          <w:p w14:paraId="35C28C3E"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038AEA43"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0349C79D"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07B7926"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BE3799A" w14:textId="77777777" w:rsidR="00A27FAC" w:rsidRDefault="00000000">
            <w:pPr>
              <w:pStyle w:val="18"/>
              <w:ind w:firstLineChars="0" w:firstLine="0"/>
              <w:jc w:val="center"/>
              <w:rPr>
                <w:rFonts w:cs="Times New Roman"/>
                <w:sz w:val="21"/>
                <w:szCs w:val="21"/>
              </w:rPr>
            </w:pPr>
            <w:r>
              <w:rPr>
                <w:rFonts w:cs="Times New Roman" w:hint="eastAsia"/>
                <w:sz w:val="21"/>
                <w:szCs w:val="21"/>
              </w:rPr>
              <w:t>性别</w:t>
            </w:r>
          </w:p>
        </w:tc>
      </w:tr>
      <w:tr w:rsidR="00A27FAC" w14:paraId="2F42176D"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10A744A"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id_card</w:t>
            </w:r>
            <w:proofErr w:type="spellEnd"/>
          </w:p>
        </w:tc>
        <w:tc>
          <w:tcPr>
            <w:tcW w:w="1417" w:type="dxa"/>
            <w:tcBorders>
              <w:top w:val="single" w:sz="4" w:space="0" w:color="auto"/>
              <w:left w:val="single" w:sz="4" w:space="0" w:color="auto"/>
              <w:bottom w:val="single" w:sz="4" w:space="0" w:color="auto"/>
              <w:right w:val="single" w:sz="4" w:space="0" w:color="auto"/>
            </w:tcBorders>
          </w:tcPr>
          <w:p w14:paraId="091BECB7" w14:textId="77777777" w:rsidR="00A27FAC" w:rsidRDefault="00000000">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0F54D3F1" w14:textId="77777777" w:rsidR="00A27FAC" w:rsidRDefault="00000000">
            <w:pPr>
              <w:pStyle w:val="18"/>
              <w:ind w:firstLineChars="0" w:firstLine="0"/>
              <w:jc w:val="center"/>
              <w:rPr>
                <w:rFonts w:cs="Times New Roman"/>
                <w:sz w:val="21"/>
                <w:szCs w:val="21"/>
              </w:rPr>
            </w:pPr>
            <w:r>
              <w:rPr>
                <w:rFonts w:cs="Times New Roman" w:hint="eastAsia"/>
                <w:sz w:val="21"/>
                <w:szCs w:val="21"/>
              </w:rPr>
              <w:t>18</w:t>
            </w:r>
          </w:p>
        </w:tc>
        <w:tc>
          <w:tcPr>
            <w:tcW w:w="709" w:type="dxa"/>
            <w:tcBorders>
              <w:top w:val="single" w:sz="4" w:space="0" w:color="auto"/>
              <w:left w:val="single" w:sz="4" w:space="0" w:color="auto"/>
              <w:bottom w:val="single" w:sz="4" w:space="0" w:color="auto"/>
              <w:right w:val="single" w:sz="4" w:space="0" w:color="auto"/>
            </w:tcBorders>
          </w:tcPr>
          <w:p w14:paraId="44539104"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4EF1B15"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3EEE7DE" w14:textId="77777777" w:rsidR="00A27FAC" w:rsidRDefault="00000000">
            <w:pPr>
              <w:pStyle w:val="18"/>
              <w:ind w:firstLineChars="0" w:firstLine="0"/>
              <w:jc w:val="center"/>
              <w:rPr>
                <w:rFonts w:cs="Times New Roman"/>
                <w:sz w:val="21"/>
                <w:szCs w:val="21"/>
              </w:rPr>
            </w:pPr>
            <w:r>
              <w:rPr>
                <w:rFonts w:cs="Times New Roman" w:hint="eastAsia"/>
                <w:sz w:val="21"/>
                <w:szCs w:val="21"/>
              </w:rPr>
              <w:t>身份证号</w:t>
            </w:r>
          </w:p>
        </w:tc>
      </w:tr>
      <w:tr w:rsidR="00A27FAC" w14:paraId="16BD3DAE"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340EB82"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business_license</w:t>
            </w:r>
            <w:proofErr w:type="spellEnd"/>
          </w:p>
        </w:tc>
        <w:tc>
          <w:tcPr>
            <w:tcW w:w="1417" w:type="dxa"/>
            <w:tcBorders>
              <w:top w:val="single" w:sz="4" w:space="0" w:color="auto"/>
              <w:left w:val="single" w:sz="4" w:space="0" w:color="auto"/>
              <w:bottom w:val="single" w:sz="4" w:space="0" w:color="auto"/>
              <w:right w:val="single" w:sz="4" w:space="0" w:color="auto"/>
            </w:tcBorders>
          </w:tcPr>
          <w:p w14:paraId="4C97D75B"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82DA4EF" w14:textId="77777777" w:rsidR="00A27FAC" w:rsidRDefault="00000000">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0A1D4DBA"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13B9770"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62D6661" w14:textId="77777777" w:rsidR="00A27FAC" w:rsidRDefault="00000000">
            <w:pPr>
              <w:pStyle w:val="18"/>
              <w:ind w:firstLineChars="0" w:firstLine="0"/>
              <w:jc w:val="center"/>
              <w:rPr>
                <w:rFonts w:cs="Times New Roman"/>
                <w:sz w:val="21"/>
                <w:szCs w:val="21"/>
              </w:rPr>
            </w:pPr>
            <w:r>
              <w:rPr>
                <w:rFonts w:cs="Times New Roman" w:hint="eastAsia"/>
                <w:sz w:val="21"/>
                <w:szCs w:val="21"/>
              </w:rPr>
              <w:t>营业执照</w:t>
            </w:r>
          </w:p>
        </w:tc>
      </w:tr>
      <w:tr w:rsidR="00A27FAC" w14:paraId="7FDFF4CA"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2517839" w14:textId="77777777" w:rsidR="00A27FAC" w:rsidRDefault="00000000">
            <w:pPr>
              <w:pStyle w:val="18"/>
              <w:ind w:firstLineChars="0" w:firstLine="0"/>
              <w:jc w:val="center"/>
              <w:rPr>
                <w:rFonts w:cs="Times New Roman"/>
                <w:sz w:val="21"/>
                <w:szCs w:val="21"/>
              </w:rPr>
            </w:pPr>
            <w:r>
              <w:rPr>
                <w:rFonts w:cs="Times New Roman"/>
                <w:sz w:val="21"/>
                <w:szCs w:val="21"/>
              </w:rPr>
              <w:t>address</w:t>
            </w:r>
          </w:p>
        </w:tc>
        <w:tc>
          <w:tcPr>
            <w:tcW w:w="1417" w:type="dxa"/>
            <w:tcBorders>
              <w:top w:val="single" w:sz="4" w:space="0" w:color="auto"/>
              <w:left w:val="single" w:sz="4" w:space="0" w:color="auto"/>
              <w:bottom w:val="single" w:sz="4" w:space="0" w:color="auto"/>
              <w:right w:val="single" w:sz="4" w:space="0" w:color="auto"/>
            </w:tcBorders>
          </w:tcPr>
          <w:p w14:paraId="3A7E13ED"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1CF3042" w14:textId="77777777" w:rsidR="00A27FAC" w:rsidRDefault="00000000">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47B208D"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29CB37E"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09E9C54" w14:textId="77777777" w:rsidR="00A27FAC" w:rsidRDefault="00000000">
            <w:pPr>
              <w:pStyle w:val="18"/>
              <w:ind w:firstLineChars="0" w:firstLine="0"/>
              <w:jc w:val="center"/>
              <w:rPr>
                <w:rFonts w:cs="Times New Roman"/>
                <w:sz w:val="21"/>
                <w:szCs w:val="21"/>
              </w:rPr>
            </w:pPr>
            <w:r>
              <w:rPr>
                <w:rFonts w:cs="Times New Roman" w:hint="eastAsia"/>
                <w:sz w:val="21"/>
                <w:szCs w:val="21"/>
              </w:rPr>
              <w:t>店铺地址</w:t>
            </w:r>
          </w:p>
        </w:tc>
      </w:tr>
    </w:tbl>
    <w:p w14:paraId="70E96D55" w14:textId="77777777" w:rsidR="00A27FAC" w:rsidRDefault="00000000">
      <w:pPr>
        <w:pStyle w:val="000"/>
        <w:numPr>
          <w:ilvl w:val="0"/>
          <w:numId w:val="7"/>
        </w:numPr>
        <w:ind w:firstLineChars="0"/>
        <w:rPr>
          <w:rFonts w:cs="Times New Roman"/>
        </w:rPr>
      </w:pPr>
      <w:r>
        <w:rPr>
          <w:rFonts w:cs="Times New Roman" w:hint="eastAsia"/>
        </w:rPr>
        <w:t>员工表</w:t>
      </w:r>
    </w:p>
    <w:p w14:paraId="72E42E7D" w14:textId="77777777" w:rsidR="00A27FAC" w:rsidRDefault="00000000">
      <w:pPr>
        <w:pStyle w:val="000"/>
        <w:ind w:firstLine="480"/>
      </w:pPr>
      <w:r>
        <w:rPr>
          <w:rFonts w:hint="eastAsia"/>
          <w:highlight w:val="yellow"/>
          <w:rPrChange w:id="285" w:author="炏燚" w:date="2025-05-05T19:00:00Z">
            <w:rPr>
              <w:rFonts w:hint="eastAsia"/>
            </w:rPr>
          </w:rPrChange>
        </w:rPr>
        <w:lastRenderedPageBreak/>
        <w:t>员工表主要存储</w:t>
      </w:r>
      <w:proofErr w:type="gramStart"/>
      <w:r>
        <w:rPr>
          <w:rFonts w:hint="eastAsia"/>
          <w:highlight w:val="yellow"/>
          <w:rPrChange w:id="286" w:author="炏燚" w:date="2025-05-05T19:00:00Z">
            <w:rPr>
              <w:rFonts w:hint="eastAsia"/>
            </w:rPr>
          </w:rPrChange>
        </w:rPr>
        <w:t>商家员工</w:t>
      </w:r>
      <w:proofErr w:type="gramEnd"/>
      <w:r>
        <w:rPr>
          <w:rFonts w:hint="eastAsia"/>
          <w:highlight w:val="yellow"/>
          <w:rPrChange w:id="287" w:author="炏燚" w:date="2025-05-05T19:00:00Z">
            <w:rPr>
              <w:rFonts w:hint="eastAsia"/>
            </w:rPr>
          </w:rPrChange>
        </w:rPr>
        <w:t>的相关信息</w:t>
      </w:r>
      <w:r>
        <w:rPr>
          <w:rFonts w:hint="eastAsia"/>
        </w:rPr>
        <w:t>，</w:t>
      </w:r>
      <w:r>
        <w:t>用于商家对员工的管理。</w:t>
      </w:r>
      <w:r>
        <w:rPr>
          <w:rFonts w:hint="eastAsia"/>
        </w:rPr>
        <w:t>账号的状态有启用和禁用两个类型，故采用</w:t>
      </w:r>
      <w:r>
        <w:rPr>
          <w:rFonts w:hint="eastAsia"/>
        </w:rPr>
        <w:t>0</w:t>
      </w:r>
      <w:r>
        <w:rPr>
          <w:rFonts w:hint="eastAsia"/>
        </w:rPr>
        <w:t>和</w:t>
      </w:r>
      <w:r>
        <w:rPr>
          <w:rFonts w:hint="eastAsia"/>
        </w:rPr>
        <w:t>1</w:t>
      </w:r>
      <w:r>
        <w:rPr>
          <w:rFonts w:hint="eastAsia"/>
        </w:rPr>
        <w:t>来分别表示，采用了</w:t>
      </w:r>
      <w:proofErr w:type="spellStart"/>
      <w:r>
        <w:rPr>
          <w:rFonts w:hint="eastAsia"/>
        </w:rPr>
        <w:t>tiyint</w:t>
      </w:r>
      <w:proofErr w:type="spellEnd"/>
      <w:r>
        <w:rPr>
          <w:rFonts w:hint="eastAsia"/>
        </w:rPr>
        <w:t>类型。</w:t>
      </w:r>
      <w:r>
        <w:t>综上，员工表主要属性有商家、姓名、账号、密码、手机号、性别、身份证号、状态、创建时间、更新时间、更新用户、创建用户等。员工表详细结构如表</w:t>
      </w:r>
      <w:r>
        <w:t>4.16</w:t>
      </w:r>
      <w:r>
        <w:t>所示。</w:t>
      </w:r>
    </w:p>
    <w:p w14:paraId="400DEEF3" w14:textId="77777777" w:rsidR="00A27FAC" w:rsidRDefault="00000000">
      <w:pPr>
        <w:pStyle w:val="04"/>
        <w:ind w:left="480"/>
      </w:pPr>
      <w:r>
        <w:t>表</w:t>
      </w:r>
      <w:r>
        <w:t>4.</w:t>
      </w:r>
      <w:r>
        <w:rPr>
          <w:rFonts w:hint="eastAsia"/>
        </w:rPr>
        <w:t>16</w:t>
      </w:r>
      <w:r>
        <w:rPr>
          <w:rFonts w:hint="eastAsia"/>
        </w:rPr>
        <w:t>员工</w:t>
      </w:r>
      <w: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27FAC" w14:paraId="028C1BAB"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194C880" w14:textId="77777777" w:rsidR="00A27FAC" w:rsidRDefault="00000000">
            <w:pPr>
              <w:pStyle w:val="18"/>
              <w:ind w:firstLineChars="0" w:firstLine="0"/>
              <w:jc w:val="center"/>
              <w:rPr>
                <w:rFonts w:cs="Times New Roman"/>
                <w:sz w:val="21"/>
                <w:szCs w:val="21"/>
              </w:rPr>
            </w:pPr>
            <w:r>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73DCC9BD" w14:textId="77777777" w:rsidR="00A27FAC" w:rsidRDefault="00000000">
            <w:pPr>
              <w:pStyle w:val="18"/>
              <w:ind w:firstLineChars="0" w:firstLine="0"/>
              <w:jc w:val="center"/>
              <w:rPr>
                <w:rFonts w:cs="Times New Roman"/>
                <w:sz w:val="21"/>
                <w:szCs w:val="21"/>
              </w:rPr>
            </w:pPr>
            <w:r>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78343F95" w14:textId="77777777" w:rsidR="00A27FAC" w:rsidRDefault="00000000">
            <w:pPr>
              <w:pStyle w:val="18"/>
              <w:ind w:firstLineChars="0" w:firstLine="0"/>
              <w:jc w:val="center"/>
              <w:rPr>
                <w:rFonts w:cs="Times New Roman"/>
                <w:sz w:val="21"/>
                <w:szCs w:val="21"/>
              </w:rPr>
            </w:pPr>
            <w:r>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077834F0" w14:textId="77777777" w:rsidR="00A27FAC" w:rsidRDefault="00000000">
            <w:pPr>
              <w:pStyle w:val="18"/>
              <w:ind w:firstLineChars="0" w:firstLine="0"/>
              <w:jc w:val="center"/>
              <w:rPr>
                <w:rFonts w:cs="Times New Roman"/>
                <w:sz w:val="21"/>
                <w:szCs w:val="21"/>
              </w:rPr>
            </w:pPr>
            <w:r>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29938DC4" w14:textId="77777777" w:rsidR="00A27FAC" w:rsidRDefault="00000000">
            <w:pPr>
              <w:pStyle w:val="18"/>
              <w:ind w:firstLineChars="0" w:firstLine="0"/>
              <w:jc w:val="center"/>
              <w:rPr>
                <w:rFonts w:cs="Times New Roman"/>
                <w:sz w:val="21"/>
                <w:szCs w:val="21"/>
              </w:rPr>
            </w:pPr>
            <w:r>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CB262FC" w14:textId="77777777" w:rsidR="00A27FAC" w:rsidRDefault="00000000">
            <w:pPr>
              <w:pStyle w:val="18"/>
              <w:ind w:firstLineChars="0" w:firstLine="0"/>
              <w:jc w:val="center"/>
              <w:rPr>
                <w:rFonts w:cs="Times New Roman"/>
                <w:sz w:val="21"/>
                <w:szCs w:val="21"/>
              </w:rPr>
            </w:pPr>
            <w:r>
              <w:rPr>
                <w:rFonts w:cs="Times New Roman"/>
                <w:sz w:val="21"/>
                <w:szCs w:val="21"/>
              </w:rPr>
              <w:t>注释</w:t>
            </w:r>
          </w:p>
        </w:tc>
      </w:tr>
      <w:tr w:rsidR="00A27FAC" w14:paraId="57457E21"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540E127D" w14:textId="77777777" w:rsidR="00A27FAC" w:rsidRDefault="00000000">
            <w:pPr>
              <w:pStyle w:val="18"/>
              <w:ind w:firstLineChars="0" w:firstLine="0"/>
              <w:jc w:val="center"/>
              <w:rPr>
                <w:rFonts w:cs="Times New Roman"/>
                <w:sz w:val="21"/>
                <w:szCs w:val="21"/>
              </w:rPr>
            </w:pPr>
            <w:r>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3AE81510"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47CD483"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3F18D4A"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14C638B6"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7A5617" w14:textId="77777777" w:rsidR="00A27FAC" w:rsidRDefault="00000000">
            <w:pPr>
              <w:pStyle w:val="18"/>
              <w:ind w:firstLineChars="0" w:firstLine="0"/>
              <w:jc w:val="center"/>
              <w:rPr>
                <w:rFonts w:cs="Times New Roman"/>
                <w:sz w:val="21"/>
                <w:szCs w:val="21"/>
              </w:rPr>
            </w:pPr>
            <w:r>
              <w:rPr>
                <w:rFonts w:cs="Times New Roman"/>
                <w:sz w:val="21"/>
                <w:szCs w:val="21"/>
              </w:rPr>
              <w:t>唯一</w:t>
            </w:r>
            <w:r>
              <w:rPr>
                <w:rFonts w:cs="Times New Roman"/>
                <w:sz w:val="21"/>
                <w:szCs w:val="21"/>
              </w:rPr>
              <w:t>id</w:t>
            </w:r>
          </w:p>
        </w:tc>
      </w:tr>
      <w:tr w:rsidR="00A27FAC" w14:paraId="61BA8117"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004A6A9"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6D7A5FBC"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AB78DEF" w14:textId="77777777" w:rsidR="00A27FAC" w:rsidRDefault="00000000">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3ECCCD2F"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1E8693A"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C19B826" w14:textId="77777777" w:rsidR="00A27FAC" w:rsidRDefault="00000000">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A27FAC" w14:paraId="04DB3687"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BAEE285" w14:textId="77777777" w:rsidR="00A27FAC" w:rsidRDefault="00000000">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6F34CAB3"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75132AE" w14:textId="77777777" w:rsidR="00A27FAC" w:rsidRDefault="00000000">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61122E93"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191B6CA"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E1E20C0" w14:textId="77777777" w:rsidR="00A27FAC" w:rsidRDefault="00000000">
            <w:pPr>
              <w:pStyle w:val="18"/>
              <w:ind w:firstLineChars="0" w:firstLine="0"/>
              <w:jc w:val="center"/>
              <w:rPr>
                <w:rFonts w:cs="Times New Roman"/>
                <w:sz w:val="21"/>
                <w:szCs w:val="21"/>
              </w:rPr>
            </w:pPr>
            <w:r>
              <w:rPr>
                <w:rFonts w:cs="Times New Roman" w:hint="eastAsia"/>
                <w:sz w:val="21"/>
                <w:szCs w:val="21"/>
              </w:rPr>
              <w:t>姓名</w:t>
            </w:r>
          </w:p>
        </w:tc>
      </w:tr>
      <w:tr w:rsidR="00A27FAC" w14:paraId="5D8ABBDE"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4AF72FCA" w14:textId="77777777" w:rsidR="00A27FAC" w:rsidRDefault="00000000">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07F12975"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9D03582" w14:textId="77777777" w:rsidR="00A27FAC" w:rsidRDefault="00000000">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53A1AB6B"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C3A16FD"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B90D00F" w14:textId="77777777" w:rsidR="00A27FAC" w:rsidRDefault="00000000">
            <w:pPr>
              <w:pStyle w:val="18"/>
              <w:ind w:firstLineChars="0" w:firstLine="0"/>
              <w:jc w:val="center"/>
              <w:rPr>
                <w:rFonts w:cs="Times New Roman"/>
                <w:sz w:val="21"/>
                <w:szCs w:val="21"/>
              </w:rPr>
            </w:pPr>
            <w:r>
              <w:rPr>
                <w:rFonts w:cs="Times New Roman" w:hint="eastAsia"/>
                <w:sz w:val="21"/>
                <w:szCs w:val="21"/>
              </w:rPr>
              <w:t>账号</w:t>
            </w:r>
          </w:p>
        </w:tc>
      </w:tr>
      <w:tr w:rsidR="00A27FAC" w14:paraId="06C32B27"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E562D7C" w14:textId="77777777" w:rsidR="00A27FAC" w:rsidRDefault="00000000">
            <w:pPr>
              <w:pStyle w:val="18"/>
              <w:ind w:firstLineChars="0" w:firstLine="0"/>
              <w:jc w:val="center"/>
              <w:rPr>
                <w:rFonts w:cs="Times New Roman"/>
                <w:sz w:val="21"/>
                <w:szCs w:val="21"/>
              </w:rPr>
            </w:pPr>
            <w:r>
              <w:rPr>
                <w:rFonts w:cs="Times New Roman" w:hint="eastAsia"/>
                <w:sz w:val="21"/>
                <w:szCs w:val="21"/>
              </w:rPr>
              <w:t>password</w:t>
            </w:r>
          </w:p>
        </w:tc>
        <w:tc>
          <w:tcPr>
            <w:tcW w:w="1417" w:type="dxa"/>
            <w:tcBorders>
              <w:top w:val="single" w:sz="4" w:space="0" w:color="auto"/>
              <w:left w:val="single" w:sz="4" w:space="0" w:color="auto"/>
              <w:bottom w:val="single" w:sz="4" w:space="0" w:color="auto"/>
              <w:right w:val="single" w:sz="4" w:space="0" w:color="auto"/>
            </w:tcBorders>
          </w:tcPr>
          <w:p w14:paraId="3B1BAEDC"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0100C55" w14:textId="77777777" w:rsidR="00A27FAC" w:rsidRDefault="00000000">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72B5ED9F"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869D74F"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F75D6EE" w14:textId="77777777" w:rsidR="00A27FAC" w:rsidRDefault="00000000">
            <w:pPr>
              <w:pStyle w:val="18"/>
              <w:ind w:firstLineChars="0" w:firstLine="0"/>
              <w:jc w:val="center"/>
              <w:rPr>
                <w:rFonts w:cs="Times New Roman"/>
                <w:sz w:val="21"/>
                <w:szCs w:val="21"/>
              </w:rPr>
            </w:pPr>
            <w:r>
              <w:rPr>
                <w:rFonts w:cs="Times New Roman" w:hint="eastAsia"/>
                <w:sz w:val="21"/>
                <w:szCs w:val="21"/>
              </w:rPr>
              <w:t>密码</w:t>
            </w:r>
          </w:p>
        </w:tc>
      </w:tr>
      <w:tr w:rsidR="00A27FAC" w14:paraId="0AFEA77D"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85B1D9C" w14:textId="77777777" w:rsidR="00A27FAC" w:rsidRDefault="00000000">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2A8BA41E" w14:textId="77777777" w:rsidR="00A27FAC" w:rsidRDefault="00000000">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4A23E073" w14:textId="77777777" w:rsidR="00A27FAC" w:rsidRDefault="00000000">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5D66758A"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EB82033"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B8220A" w14:textId="77777777" w:rsidR="00A27FAC" w:rsidRDefault="00000000">
            <w:pPr>
              <w:pStyle w:val="18"/>
              <w:ind w:firstLineChars="0" w:firstLine="0"/>
              <w:jc w:val="center"/>
              <w:rPr>
                <w:rFonts w:cs="Times New Roman"/>
                <w:sz w:val="21"/>
                <w:szCs w:val="21"/>
              </w:rPr>
            </w:pPr>
            <w:r>
              <w:rPr>
                <w:rFonts w:cs="Times New Roman" w:hint="eastAsia"/>
                <w:sz w:val="21"/>
                <w:szCs w:val="21"/>
              </w:rPr>
              <w:t>手机号</w:t>
            </w:r>
          </w:p>
        </w:tc>
      </w:tr>
      <w:tr w:rsidR="00A27FAC" w14:paraId="0DF0E961"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66C0F52" w14:textId="77777777" w:rsidR="00A27FAC" w:rsidRDefault="00000000">
            <w:pPr>
              <w:pStyle w:val="18"/>
              <w:ind w:firstLineChars="0" w:firstLine="0"/>
              <w:jc w:val="center"/>
              <w:rPr>
                <w:rFonts w:cs="Times New Roman"/>
                <w:sz w:val="21"/>
                <w:szCs w:val="21"/>
              </w:rPr>
            </w:pPr>
            <w:r>
              <w:rPr>
                <w:rFonts w:cs="Times New Roman" w:hint="eastAsia"/>
                <w:sz w:val="21"/>
                <w:szCs w:val="21"/>
              </w:rPr>
              <w:t>sex</w:t>
            </w:r>
          </w:p>
        </w:tc>
        <w:tc>
          <w:tcPr>
            <w:tcW w:w="1417" w:type="dxa"/>
            <w:tcBorders>
              <w:top w:val="single" w:sz="4" w:space="0" w:color="auto"/>
              <w:left w:val="single" w:sz="4" w:space="0" w:color="auto"/>
              <w:bottom w:val="single" w:sz="4" w:space="0" w:color="auto"/>
              <w:right w:val="single" w:sz="4" w:space="0" w:color="auto"/>
            </w:tcBorders>
          </w:tcPr>
          <w:p w14:paraId="5A949D5F"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12662486"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393E871"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C4926FF"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D69C67F" w14:textId="77777777" w:rsidR="00A27FAC" w:rsidRDefault="00000000">
            <w:pPr>
              <w:pStyle w:val="18"/>
              <w:ind w:firstLineChars="0" w:firstLine="0"/>
              <w:jc w:val="center"/>
              <w:rPr>
                <w:rFonts w:cs="Times New Roman"/>
                <w:sz w:val="21"/>
                <w:szCs w:val="21"/>
              </w:rPr>
            </w:pPr>
            <w:r>
              <w:rPr>
                <w:rFonts w:cs="Times New Roman" w:hint="eastAsia"/>
                <w:sz w:val="21"/>
                <w:szCs w:val="21"/>
              </w:rPr>
              <w:t>性别</w:t>
            </w:r>
          </w:p>
        </w:tc>
      </w:tr>
      <w:tr w:rsidR="00A27FAC" w14:paraId="3F0C8EE5"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6E35EFCC"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id_number</w:t>
            </w:r>
            <w:proofErr w:type="spellEnd"/>
          </w:p>
        </w:tc>
        <w:tc>
          <w:tcPr>
            <w:tcW w:w="1417" w:type="dxa"/>
            <w:tcBorders>
              <w:top w:val="single" w:sz="4" w:space="0" w:color="auto"/>
              <w:left w:val="single" w:sz="4" w:space="0" w:color="auto"/>
              <w:bottom w:val="single" w:sz="4" w:space="0" w:color="auto"/>
              <w:right w:val="single" w:sz="4" w:space="0" w:color="auto"/>
            </w:tcBorders>
          </w:tcPr>
          <w:p w14:paraId="263D62D7" w14:textId="77777777" w:rsidR="00A27FAC" w:rsidRDefault="00000000">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1C05A428" w14:textId="77777777" w:rsidR="00A27FAC" w:rsidRDefault="00000000">
            <w:pPr>
              <w:pStyle w:val="18"/>
              <w:ind w:firstLineChars="0" w:firstLine="0"/>
              <w:jc w:val="center"/>
              <w:rPr>
                <w:rFonts w:cs="Times New Roman"/>
                <w:sz w:val="21"/>
                <w:szCs w:val="21"/>
              </w:rPr>
            </w:pPr>
            <w:r>
              <w:rPr>
                <w:rFonts w:cs="Times New Roman" w:hint="eastAsia"/>
                <w:sz w:val="21"/>
                <w:szCs w:val="21"/>
              </w:rPr>
              <w:t>18</w:t>
            </w:r>
          </w:p>
        </w:tc>
        <w:tc>
          <w:tcPr>
            <w:tcW w:w="709" w:type="dxa"/>
            <w:tcBorders>
              <w:top w:val="single" w:sz="4" w:space="0" w:color="auto"/>
              <w:left w:val="single" w:sz="4" w:space="0" w:color="auto"/>
              <w:bottom w:val="single" w:sz="4" w:space="0" w:color="auto"/>
              <w:right w:val="single" w:sz="4" w:space="0" w:color="auto"/>
            </w:tcBorders>
          </w:tcPr>
          <w:p w14:paraId="1F77420A"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D2D3341"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A14123E" w14:textId="77777777" w:rsidR="00A27FAC" w:rsidRDefault="00000000">
            <w:pPr>
              <w:pStyle w:val="18"/>
              <w:ind w:firstLineChars="0" w:firstLine="0"/>
              <w:jc w:val="center"/>
              <w:rPr>
                <w:rFonts w:cs="Times New Roman"/>
                <w:sz w:val="21"/>
                <w:szCs w:val="21"/>
              </w:rPr>
            </w:pPr>
            <w:r>
              <w:rPr>
                <w:rFonts w:cs="Times New Roman" w:hint="eastAsia"/>
                <w:sz w:val="21"/>
                <w:szCs w:val="21"/>
              </w:rPr>
              <w:t>身份证号</w:t>
            </w:r>
          </w:p>
        </w:tc>
      </w:tr>
      <w:tr w:rsidR="00A27FAC" w14:paraId="546BFDD3"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3B3E195D" w14:textId="77777777" w:rsidR="00A27FAC" w:rsidRDefault="00000000">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585FD6C1"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6FBE9F60" w14:textId="77777777" w:rsidR="00A27FAC" w:rsidRDefault="00000000">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EF509FA"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98CAF70"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53319A7" w14:textId="77777777" w:rsidR="00A27FAC" w:rsidRDefault="00000000">
            <w:pPr>
              <w:pStyle w:val="18"/>
              <w:ind w:firstLineChars="0" w:firstLine="0"/>
              <w:jc w:val="center"/>
              <w:rPr>
                <w:rFonts w:cs="Times New Roman"/>
                <w:sz w:val="21"/>
                <w:szCs w:val="21"/>
              </w:rPr>
            </w:pPr>
            <w:r>
              <w:rPr>
                <w:rFonts w:cs="Times New Roman" w:hint="eastAsia"/>
                <w:sz w:val="21"/>
                <w:szCs w:val="21"/>
              </w:rPr>
              <w:t>状态</w:t>
            </w:r>
          </w:p>
        </w:tc>
      </w:tr>
      <w:tr w:rsidR="00A27FAC" w14:paraId="6F741ADD"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06100401"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F764393"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670B347E" w14:textId="77777777" w:rsidR="00A27FAC" w:rsidRDefault="00000000">
            <w:pPr>
              <w:pStyle w:val="18"/>
              <w:ind w:firstLineChars="0" w:firstLine="0"/>
              <w:jc w:val="center"/>
              <w:rPr>
                <w:rFonts w:cs="Times New Roman"/>
                <w:sz w:val="21"/>
                <w:szCs w:val="21"/>
              </w:rPr>
            </w:pPr>
            <w:r>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3E9BAAA"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8AACD06"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B881AAC" w14:textId="77777777" w:rsidR="00A27FAC" w:rsidRDefault="00000000">
            <w:pPr>
              <w:pStyle w:val="18"/>
              <w:ind w:firstLineChars="0" w:firstLine="0"/>
              <w:jc w:val="center"/>
              <w:rPr>
                <w:rFonts w:cs="Times New Roman"/>
                <w:sz w:val="21"/>
                <w:szCs w:val="21"/>
              </w:rPr>
            </w:pPr>
            <w:r>
              <w:rPr>
                <w:rFonts w:cs="Times New Roman"/>
                <w:sz w:val="21"/>
                <w:szCs w:val="21"/>
              </w:rPr>
              <w:t>创建时间</w:t>
            </w:r>
          </w:p>
        </w:tc>
      </w:tr>
      <w:tr w:rsidR="00A27FAC" w14:paraId="302329CA"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86076CA"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update</w:t>
            </w:r>
            <w:r>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7BA143A"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8A6BDD4" w14:textId="77777777" w:rsidR="00A27FAC" w:rsidRDefault="00000000">
            <w:pPr>
              <w:pStyle w:val="18"/>
              <w:ind w:firstLineChars="0" w:firstLine="0"/>
              <w:jc w:val="center"/>
              <w:rPr>
                <w:rFonts w:cs="Times New Roman"/>
                <w:sz w:val="21"/>
                <w:szCs w:val="21"/>
              </w:rPr>
            </w:pPr>
            <w:r>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FCD2FCE"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DAFB7BF"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928DFEB" w14:textId="77777777" w:rsidR="00A27FAC" w:rsidRDefault="00000000">
            <w:pPr>
              <w:pStyle w:val="18"/>
              <w:ind w:firstLineChars="0" w:firstLine="0"/>
              <w:jc w:val="center"/>
              <w:rPr>
                <w:rFonts w:cs="Times New Roman"/>
                <w:sz w:val="21"/>
                <w:szCs w:val="21"/>
              </w:rPr>
            </w:pPr>
            <w:r>
              <w:rPr>
                <w:rFonts w:cs="Times New Roman" w:hint="eastAsia"/>
                <w:sz w:val="21"/>
                <w:szCs w:val="21"/>
              </w:rPr>
              <w:t>更新</w:t>
            </w:r>
            <w:r>
              <w:rPr>
                <w:rFonts w:cs="Times New Roman"/>
                <w:sz w:val="21"/>
                <w:szCs w:val="21"/>
              </w:rPr>
              <w:t>时间</w:t>
            </w:r>
          </w:p>
        </w:tc>
      </w:tr>
      <w:tr w:rsidR="00A27FAC" w14:paraId="15B23ECE"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1ACBBB5"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update</w:t>
            </w:r>
            <w:r>
              <w:rPr>
                <w:rFonts w:cs="Times New Roman"/>
                <w:sz w:val="21"/>
                <w:szCs w:val="21"/>
              </w:rPr>
              <w:t>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2AA9D8A3"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0E89C70" w14:textId="77777777" w:rsidR="00A27FAC" w:rsidRDefault="00000000">
            <w:pPr>
              <w:pStyle w:val="18"/>
              <w:ind w:firstLineChars="0" w:firstLine="0"/>
              <w:jc w:val="center"/>
              <w:rPr>
                <w:rFonts w:cs="Times New Roman"/>
                <w:sz w:val="21"/>
                <w:szCs w:val="21"/>
              </w:rPr>
            </w:pPr>
            <w:r>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06C64983"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FFECB60"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CD2931" w14:textId="77777777" w:rsidR="00A27FAC" w:rsidRDefault="00000000">
            <w:pPr>
              <w:pStyle w:val="18"/>
              <w:ind w:firstLineChars="0" w:firstLine="0"/>
              <w:jc w:val="center"/>
              <w:rPr>
                <w:rFonts w:cs="Times New Roman"/>
                <w:sz w:val="21"/>
                <w:szCs w:val="21"/>
              </w:rPr>
            </w:pPr>
            <w:r>
              <w:rPr>
                <w:rFonts w:cs="Times New Roman" w:hint="eastAsia"/>
                <w:sz w:val="21"/>
                <w:szCs w:val="21"/>
              </w:rPr>
              <w:t>更新用户</w:t>
            </w:r>
          </w:p>
        </w:tc>
      </w:tr>
      <w:tr w:rsidR="00A27FAC" w14:paraId="2ACB1EB2"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22524953" w14:textId="77777777" w:rsidR="00A27FAC" w:rsidRDefault="00000000">
            <w:pPr>
              <w:pStyle w:val="18"/>
              <w:ind w:firstLineChars="0" w:firstLine="0"/>
              <w:jc w:val="center"/>
              <w:rPr>
                <w:rFonts w:cs="Times New Roman"/>
                <w:sz w:val="21"/>
                <w:szCs w:val="21"/>
              </w:rPr>
            </w:pPr>
            <w:proofErr w:type="spellStart"/>
            <w:r>
              <w:rPr>
                <w:rFonts w:cs="Times New Roman"/>
                <w:sz w:val="21"/>
                <w:szCs w:val="21"/>
              </w:rPr>
              <w:t>create_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49D3C1CE"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BBECEB5" w14:textId="77777777" w:rsidR="00A27FAC" w:rsidRDefault="00000000">
            <w:pPr>
              <w:pStyle w:val="18"/>
              <w:ind w:firstLineChars="0" w:firstLine="0"/>
              <w:jc w:val="center"/>
              <w:rPr>
                <w:rFonts w:cs="Times New Roman"/>
                <w:sz w:val="21"/>
                <w:szCs w:val="21"/>
              </w:rPr>
            </w:pPr>
            <w:r>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20CCB8C"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FE992DF"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EB46D1F" w14:textId="77777777" w:rsidR="00A27FAC" w:rsidRDefault="00000000">
            <w:pPr>
              <w:pStyle w:val="18"/>
              <w:ind w:firstLineChars="0" w:firstLine="0"/>
              <w:jc w:val="center"/>
              <w:rPr>
                <w:rFonts w:cs="Times New Roman"/>
                <w:sz w:val="21"/>
                <w:szCs w:val="21"/>
              </w:rPr>
            </w:pPr>
            <w:r>
              <w:rPr>
                <w:rFonts w:cs="Times New Roman" w:hint="eastAsia"/>
                <w:sz w:val="21"/>
                <w:szCs w:val="21"/>
              </w:rPr>
              <w:t>创建用户</w:t>
            </w:r>
          </w:p>
        </w:tc>
      </w:tr>
    </w:tbl>
    <w:p w14:paraId="2958FD2E" w14:textId="77777777" w:rsidR="00A27FAC" w:rsidRDefault="00000000">
      <w:pPr>
        <w:pStyle w:val="000"/>
        <w:numPr>
          <w:ilvl w:val="0"/>
          <w:numId w:val="7"/>
        </w:numPr>
        <w:ind w:firstLineChars="0"/>
        <w:rPr>
          <w:rFonts w:cs="Times New Roman"/>
        </w:rPr>
      </w:pPr>
      <w:r>
        <w:rPr>
          <w:rFonts w:cs="Times New Roman" w:hint="eastAsia"/>
        </w:rPr>
        <w:t>平台管理员表</w:t>
      </w:r>
    </w:p>
    <w:p w14:paraId="7640F323" w14:textId="77777777" w:rsidR="00A27FAC" w:rsidRDefault="00000000">
      <w:pPr>
        <w:pStyle w:val="000"/>
        <w:ind w:firstLine="480"/>
      </w:pPr>
      <w:r>
        <w:rPr>
          <w:rFonts w:hint="eastAsia"/>
        </w:rPr>
        <w:t>平台管理员肩负着维护平台稳定的重任，故采用</w:t>
      </w:r>
      <w:r>
        <w:rPr>
          <w:rFonts w:hint="eastAsia"/>
        </w:rPr>
        <w:t>id</w:t>
      </w:r>
      <w:r>
        <w:rPr>
          <w:rFonts w:hint="eastAsia"/>
        </w:rPr>
        <w:t>、账户名和密码来保存平台管理员的信息。其字段详情如表</w:t>
      </w:r>
      <w:r>
        <w:rPr>
          <w:rFonts w:hint="eastAsia"/>
        </w:rPr>
        <w:t>4.17</w:t>
      </w:r>
      <w:r>
        <w:rPr>
          <w:rFonts w:hint="eastAsia"/>
        </w:rPr>
        <w:t>所示。</w:t>
      </w:r>
    </w:p>
    <w:p w14:paraId="55F5853B" w14:textId="77777777" w:rsidR="00A27FAC" w:rsidRDefault="00000000">
      <w:pPr>
        <w:pStyle w:val="04"/>
        <w:ind w:left="480"/>
      </w:pPr>
      <w:r>
        <w:t>表</w:t>
      </w:r>
      <w:r>
        <w:t>4.</w:t>
      </w:r>
      <w:r>
        <w:rPr>
          <w:rFonts w:hint="eastAsia"/>
        </w:rPr>
        <w:t>17</w:t>
      </w:r>
      <w:r>
        <w:rPr>
          <w:rFonts w:hint="eastAsia"/>
        </w:rPr>
        <w:t>平台管理员</w:t>
      </w:r>
      <w: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27FAC" w14:paraId="47401031"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47051920" w14:textId="77777777" w:rsidR="00A27FAC" w:rsidRDefault="00000000">
            <w:pPr>
              <w:pStyle w:val="18"/>
              <w:ind w:firstLineChars="0" w:firstLine="0"/>
              <w:jc w:val="center"/>
              <w:rPr>
                <w:rFonts w:cs="Times New Roman"/>
                <w:sz w:val="21"/>
                <w:szCs w:val="21"/>
              </w:rPr>
            </w:pPr>
            <w:r>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29A1C1A9" w14:textId="77777777" w:rsidR="00A27FAC" w:rsidRDefault="00000000">
            <w:pPr>
              <w:pStyle w:val="18"/>
              <w:ind w:firstLineChars="0" w:firstLine="0"/>
              <w:jc w:val="center"/>
              <w:rPr>
                <w:rFonts w:cs="Times New Roman"/>
                <w:sz w:val="21"/>
                <w:szCs w:val="21"/>
              </w:rPr>
            </w:pPr>
            <w:r>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3D8F2C7D" w14:textId="77777777" w:rsidR="00A27FAC" w:rsidRDefault="00000000">
            <w:pPr>
              <w:pStyle w:val="18"/>
              <w:ind w:firstLineChars="0" w:firstLine="0"/>
              <w:jc w:val="center"/>
              <w:rPr>
                <w:rFonts w:cs="Times New Roman"/>
                <w:sz w:val="21"/>
                <w:szCs w:val="21"/>
              </w:rPr>
            </w:pPr>
            <w:r>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38AA84D0" w14:textId="77777777" w:rsidR="00A27FAC" w:rsidRDefault="00000000">
            <w:pPr>
              <w:pStyle w:val="18"/>
              <w:ind w:firstLineChars="0" w:firstLine="0"/>
              <w:jc w:val="center"/>
              <w:rPr>
                <w:rFonts w:cs="Times New Roman"/>
                <w:sz w:val="21"/>
                <w:szCs w:val="21"/>
              </w:rPr>
            </w:pPr>
            <w:r>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00B5EB65" w14:textId="77777777" w:rsidR="00A27FAC" w:rsidRDefault="00000000">
            <w:pPr>
              <w:pStyle w:val="18"/>
              <w:ind w:firstLineChars="0" w:firstLine="0"/>
              <w:jc w:val="center"/>
              <w:rPr>
                <w:rFonts w:cs="Times New Roman"/>
                <w:sz w:val="21"/>
                <w:szCs w:val="21"/>
              </w:rPr>
            </w:pPr>
            <w:r>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5E142E46" w14:textId="77777777" w:rsidR="00A27FAC" w:rsidRDefault="00000000">
            <w:pPr>
              <w:pStyle w:val="18"/>
              <w:ind w:firstLineChars="0" w:firstLine="0"/>
              <w:jc w:val="center"/>
              <w:rPr>
                <w:rFonts w:cs="Times New Roman"/>
                <w:sz w:val="21"/>
                <w:szCs w:val="21"/>
              </w:rPr>
            </w:pPr>
            <w:r>
              <w:rPr>
                <w:rFonts w:cs="Times New Roman"/>
                <w:sz w:val="21"/>
                <w:szCs w:val="21"/>
              </w:rPr>
              <w:t>注释</w:t>
            </w:r>
          </w:p>
        </w:tc>
      </w:tr>
      <w:tr w:rsidR="00A27FAC" w14:paraId="2B349612"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7FBA0828" w14:textId="77777777" w:rsidR="00A27FAC" w:rsidRDefault="00000000">
            <w:pPr>
              <w:pStyle w:val="18"/>
              <w:ind w:firstLineChars="0" w:firstLine="0"/>
              <w:jc w:val="center"/>
              <w:rPr>
                <w:rFonts w:cs="Times New Roman"/>
                <w:sz w:val="21"/>
                <w:szCs w:val="21"/>
              </w:rPr>
            </w:pPr>
            <w:r>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1ED7D700" w14:textId="77777777" w:rsidR="00A27FAC" w:rsidRDefault="00000000">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95FE733" w14:textId="77777777" w:rsidR="00A27FAC" w:rsidRDefault="00000000">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F358550"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53483C95"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548F6E6" w14:textId="77777777" w:rsidR="00A27FAC" w:rsidRDefault="00000000">
            <w:pPr>
              <w:pStyle w:val="18"/>
              <w:ind w:firstLineChars="0" w:firstLine="0"/>
              <w:jc w:val="center"/>
              <w:rPr>
                <w:rFonts w:cs="Times New Roman"/>
                <w:sz w:val="21"/>
                <w:szCs w:val="21"/>
              </w:rPr>
            </w:pPr>
            <w:r>
              <w:rPr>
                <w:rFonts w:cs="Times New Roman"/>
                <w:sz w:val="21"/>
                <w:szCs w:val="21"/>
              </w:rPr>
              <w:t>唯一</w:t>
            </w:r>
            <w:r>
              <w:rPr>
                <w:rFonts w:cs="Times New Roman"/>
                <w:sz w:val="21"/>
                <w:szCs w:val="21"/>
              </w:rPr>
              <w:t>id</w:t>
            </w:r>
          </w:p>
        </w:tc>
      </w:tr>
      <w:tr w:rsidR="00A27FAC" w14:paraId="6C306BAE"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B6DF314" w14:textId="77777777" w:rsidR="00A27FAC" w:rsidRDefault="00000000">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64130521"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8B8AC0A" w14:textId="77777777" w:rsidR="00A27FAC" w:rsidRDefault="00000000">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6FACC86F" w14:textId="77777777" w:rsidR="00A27FAC" w:rsidRDefault="00000000">
            <w:pPr>
              <w:pStyle w:val="18"/>
              <w:ind w:firstLineChars="0" w:firstLine="0"/>
              <w:jc w:val="center"/>
              <w:rPr>
                <w:rFonts w:cs="Times New Roman"/>
                <w:sz w:val="21"/>
                <w:szCs w:val="21"/>
              </w:rPr>
            </w:pPr>
            <w:r>
              <w:rPr>
                <w:rFonts w:cs="Times New Roman" w:hint="eastAsia"/>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2922B21"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C8D84E7" w14:textId="77777777" w:rsidR="00A27FAC" w:rsidRDefault="00000000">
            <w:pPr>
              <w:pStyle w:val="18"/>
              <w:ind w:firstLineChars="0" w:firstLine="0"/>
              <w:jc w:val="center"/>
              <w:rPr>
                <w:rFonts w:cs="Times New Roman"/>
                <w:sz w:val="21"/>
                <w:szCs w:val="21"/>
              </w:rPr>
            </w:pPr>
            <w:r>
              <w:rPr>
                <w:rFonts w:cs="Times New Roman" w:hint="eastAsia"/>
                <w:sz w:val="21"/>
                <w:szCs w:val="21"/>
              </w:rPr>
              <w:t>账号</w:t>
            </w:r>
          </w:p>
        </w:tc>
      </w:tr>
      <w:tr w:rsidR="00A27FAC" w14:paraId="1B80784E" w14:textId="77777777">
        <w:trPr>
          <w:trHeight w:val="307"/>
        </w:trPr>
        <w:tc>
          <w:tcPr>
            <w:tcW w:w="2009" w:type="dxa"/>
            <w:tcBorders>
              <w:top w:val="single" w:sz="4" w:space="0" w:color="auto"/>
              <w:left w:val="single" w:sz="4" w:space="0" w:color="auto"/>
              <w:bottom w:val="single" w:sz="4" w:space="0" w:color="auto"/>
              <w:right w:val="single" w:sz="4" w:space="0" w:color="auto"/>
            </w:tcBorders>
          </w:tcPr>
          <w:p w14:paraId="189FE348" w14:textId="77777777" w:rsidR="00A27FAC" w:rsidRDefault="00000000">
            <w:pPr>
              <w:pStyle w:val="18"/>
              <w:ind w:firstLineChars="0" w:firstLine="0"/>
              <w:jc w:val="center"/>
              <w:rPr>
                <w:rFonts w:cs="Times New Roman"/>
                <w:sz w:val="21"/>
                <w:szCs w:val="21"/>
              </w:rPr>
            </w:pPr>
            <w:r>
              <w:rPr>
                <w:rFonts w:cs="Times New Roman" w:hint="eastAsia"/>
                <w:sz w:val="21"/>
                <w:szCs w:val="21"/>
              </w:rPr>
              <w:t>password</w:t>
            </w:r>
          </w:p>
        </w:tc>
        <w:tc>
          <w:tcPr>
            <w:tcW w:w="1417" w:type="dxa"/>
            <w:tcBorders>
              <w:top w:val="single" w:sz="4" w:space="0" w:color="auto"/>
              <w:left w:val="single" w:sz="4" w:space="0" w:color="auto"/>
              <w:bottom w:val="single" w:sz="4" w:space="0" w:color="auto"/>
              <w:right w:val="single" w:sz="4" w:space="0" w:color="auto"/>
            </w:tcBorders>
          </w:tcPr>
          <w:p w14:paraId="48DEF861" w14:textId="77777777" w:rsidR="00A27FAC" w:rsidRDefault="00000000">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CEB760F" w14:textId="77777777" w:rsidR="00A27FAC" w:rsidRDefault="00000000">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601CE89A" w14:textId="77777777" w:rsidR="00A27FAC" w:rsidRDefault="00000000">
            <w:pPr>
              <w:pStyle w:val="18"/>
              <w:ind w:firstLineChars="0" w:firstLine="0"/>
              <w:jc w:val="center"/>
              <w:rPr>
                <w:rFonts w:cs="Times New Roman"/>
                <w:sz w:val="21"/>
                <w:szCs w:val="21"/>
              </w:rPr>
            </w:pPr>
            <w:r>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0143CE7" w14:textId="77777777" w:rsidR="00A27FAC" w:rsidRDefault="00000000">
            <w:pPr>
              <w:pStyle w:val="18"/>
              <w:ind w:firstLineChars="0" w:firstLine="0"/>
              <w:jc w:val="center"/>
              <w:rPr>
                <w:rFonts w:cs="Times New Roman"/>
                <w:sz w:val="21"/>
                <w:szCs w:val="21"/>
              </w:rPr>
            </w:pPr>
            <w:r>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3714568" w14:textId="77777777" w:rsidR="00A27FAC" w:rsidRDefault="00000000">
            <w:pPr>
              <w:pStyle w:val="18"/>
              <w:ind w:firstLineChars="0" w:firstLine="0"/>
              <w:jc w:val="center"/>
              <w:rPr>
                <w:rFonts w:cs="Times New Roman"/>
                <w:sz w:val="21"/>
                <w:szCs w:val="21"/>
              </w:rPr>
            </w:pPr>
            <w:r>
              <w:rPr>
                <w:rFonts w:cs="Times New Roman" w:hint="eastAsia"/>
                <w:sz w:val="21"/>
                <w:szCs w:val="21"/>
              </w:rPr>
              <w:t>密码</w:t>
            </w:r>
          </w:p>
        </w:tc>
      </w:tr>
    </w:tbl>
    <w:p w14:paraId="0F874507" w14:textId="77777777" w:rsidR="00A27FAC" w:rsidRDefault="00A27FAC">
      <w:pPr>
        <w:pStyle w:val="000"/>
        <w:ind w:firstLineChars="0"/>
        <w:rPr>
          <w:rFonts w:cs="Times New Roman"/>
        </w:rPr>
      </w:pPr>
    </w:p>
    <w:p w14:paraId="5B251649" w14:textId="77777777" w:rsidR="00A27FAC" w:rsidRDefault="00A27FAC">
      <w:pPr>
        <w:pStyle w:val="000"/>
        <w:ind w:firstLineChars="0"/>
        <w:rPr>
          <w:rFonts w:cs="Times New Roman"/>
        </w:rPr>
      </w:pPr>
    </w:p>
    <w:p w14:paraId="3304BF22" w14:textId="77777777" w:rsidR="00A27FAC" w:rsidRDefault="00A27FAC">
      <w:pPr>
        <w:sectPr w:rsidR="00A27FAC">
          <w:headerReference w:type="default" r:id="rId84"/>
          <w:footerReference w:type="default" r:id="rId85"/>
          <w:pgSz w:w="11906" w:h="16838"/>
          <w:pgMar w:top="1701" w:right="1701" w:bottom="1417" w:left="1701" w:header="1247" w:footer="1021" w:gutter="0"/>
          <w:cols w:space="720"/>
          <w:docGrid w:type="lines" w:linePitch="319"/>
        </w:sectPr>
      </w:pPr>
    </w:p>
    <w:p w14:paraId="48584571" w14:textId="77777777" w:rsidR="00A27FAC" w:rsidRDefault="00000000">
      <w:pPr>
        <w:pStyle w:val="010"/>
        <w:rPr>
          <w:rFonts w:ascii="Times New Roman" w:hAnsi="Times New Roman"/>
        </w:rPr>
      </w:pPr>
      <w:bookmarkStart w:id="288" w:name="_Toc195901966"/>
      <w:bookmarkStart w:id="289" w:name="_Toc8406407"/>
      <w:r>
        <w:rPr>
          <w:rFonts w:ascii="Times New Roman" w:hAnsi="Times New Roman"/>
        </w:rPr>
        <w:lastRenderedPageBreak/>
        <w:t>5</w:t>
      </w:r>
      <w:r>
        <w:rPr>
          <w:rFonts w:ascii="Times New Roman" w:hAnsi="Times New Roman"/>
        </w:rPr>
        <w:t>系统功能实现</w:t>
      </w:r>
      <w:bookmarkEnd w:id="288"/>
    </w:p>
    <w:p w14:paraId="2B632039" w14:textId="77777777" w:rsidR="00A27FAC" w:rsidRDefault="00000000">
      <w:pPr>
        <w:pStyle w:val="02"/>
        <w:rPr>
          <w:rFonts w:ascii="Times New Roman" w:hAnsi="Times New Roman" w:cs="Times New Roman"/>
        </w:rPr>
      </w:pPr>
      <w:bookmarkStart w:id="290" w:name="_Toc195901967"/>
      <w:r>
        <w:rPr>
          <w:rFonts w:ascii="Times New Roman" w:hAnsi="Times New Roman" w:cs="Times New Roman"/>
        </w:rPr>
        <w:t>5.1</w:t>
      </w:r>
      <w:r>
        <w:rPr>
          <w:rFonts w:ascii="Times New Roman" w:hAnsi="Times New Roman" w:cs="Times New Roman"/>
        </w:rPr>
        <w:t>系统登录功能</w:t>
      </w:r>
      <w:bookmarkEnd w:id="290"/>
    </w:p>
    <w:p w14:paraId="3E428D18" w14:textId="77777777" w:rsidR="00A27FAC" w:rsidRDefault="00000000">
      <w:pPr>
        <w:pStyle w:val="03"/>
        <w:rPr>
          <w:rFonts w:hint="eastAsia"/>
        </w:rPr>
      </w:pPr>
      <w:bookmarkStart w:id="291" w:name="_Toc195901968"/>
      <w:r>
        <w:rPr>
          <w:rFonts w:hint="eastAsia"/>
        </w:rPr>
        <w:t>5.1.1用户登录</w:t>
      </w:r>
      <w:bookmarkEnd w:id="291"/>
    </w:p>
    <w:p w14:paraId="30565D02" w14:textId="77777777" w:rsidR="00A27FAC" w:rsidRDefault="00000000">
      <w:pPr>
        <w:pStyle w:val="000"/>
        <w:ind w:firstLine="480"/>
      </w:pPr>
      <w:r>
        <w:rPr>
          <w:rFonts w:hint="eastAsia"/>
        </w:rPr>
        <w:t>用户在进行订餐之前需要登录点餐系统。用户登录采用的是手机验证码进行登录，</w:t>
      </w:r>
      <w:r>
        <w:tab/>
      </w:r>
      <w:r>
        <w:rPr>
          <w:rFonts w:hint="eastAsia"/>
        </w:rPr>
        <w:t>首先是前端填写手机号之后，并对手机号码进行非空验证和个格式验证，然后最点击按钮发起验证码请求，验证码请求的按钮也随之进入</w:t>
      </w:r>
      <w:r>
        <w:rPr>
          <w:rFonts w:hint="eastAsia"/>
        </w:rPr>
        <w:t>60</w:t>
      </w:r>
      <w:r>
        <w:rPr>
          <w:rFonts w:hint="eastAsia"/>
        </w:rPr>
        <w:t>秒不能点击的倒计时状态，随后前端向后端发起</w:t>
      </w:r>
      <w:r>
        <w:rPr>
          <w:rFonts w:hint="eastAsia"/>
        </w:rPr>
        <w:t>Axios</w:t>
      </w:r>
      <w:r>
        <w:rPr>
          <w:rFonts w:hint="eastAsia"/>
        </w:rPr>
        <w:t>请求。后端接收到请求会对其格式和是否存在非法字符进行校验，若未通过校验，则会返回“用户提交错误”的信息返回给前端；若通过校验，则会先在</w:t>
      </w:r>
      <w:r>
        <w:rPr>
          <w:rFonts w:hint="eastAsia"/>
        </w:rPr>
        <w:t>MySQL</w:t>
      </w:r>
      <w:r>
        <w:rPr>
          <w:rFonts w:hint="eastAsia"/>
        </w:rPr>
        <w:t>数据库中对</w:t>
      </w:r>
      <w:r>
        <w:rPr>
          <w:rFonts w:hint="eastAsia"/>
        </w:rPr>
        <w:t>User</w:t>
      </w:r>
      <w:r>
        <w:rPr>
          <w:rFonts w:hint="eastAsia"/>
        </w:rPr>
        <w:t>表中的信息进行查询，若存在</w:t>
      </w:r>
      <w:proofErr w:type="gramStart"/>
      <w:r>
        <w:rPr>
          <w:rFonts w:hint="eastAsia"/>
        </w:rPr>
        <w:t>则判断</w:t>
      </w:r>
      <w:proofErr w:type="gramEnd"/>
      <w:r>
        <w:rPr>
          <w:rFonts w:hint="eastAsia"/>
        </w:rPr>
        <w:t>该账号是否被管理员锁定，若被锁定则返回“你的账号已被锁住，请联系管理员解冻”错误信息给前端。若是不存在或者账号未被锁住，则通过验证码生成器生成验证码并保存在</w:t>
      </w:r>
      <w:r>
        <w:rPr>
          <w:rFonts w:hint="eastAsia"/>
        </w:rPr>
        <w:t>Redis</w:t>
      </w:r>
      <w:r>
        <w:rPr>
          <w:rFonts w:hint="eastAsia"/>
        </w:rPr>
        <w:t>缓存中，并设置成</w:t>
      </w:r>
      <w:r>
        <w:rPr>
          <w:rFonts w:hint="eastAsia"/>
        </w:rPr>
        <w:t>5</w:t>
      </w:r>
      <w:r>
        <w:rPr>
          <w:rFonts w:hint="eastAsia"/>
        </w:rPr>
        <w:t>分钟时间过期，此时后端会在前端发送“验证码成功发送”的信息，并通过阿里云调取发送短信的服务。用户随后就会接收手机验证码，并填入对应的输入框。当用户点击登录时，前端会将手机号和验证</w:t>
      </w:r>
      <w:proofErr w:type="gramStart"/>
      <w:r>
        <w:rPr>
          <w:rFonts w:hint="eastAsia"/>
        </w:rPr>
        <w:t>码信息</w:t>
      </w:r>
      <w:proofErr w:type="gramEnd"/>
      <w:r>
        <w:rPr>
          <w:rFonts w:hint="eastAsia"/>
        </w:rPr>
        <w:t>通过</w:t>
      </w:r>
      <w:r>
        <w:rPr>
          <w:rFonts w:hint="eastAsia"/>
        </w:rPr>
        <w:t>Axios</w:t>
      </w:r>
      <w:r>
        <w:rPr>
          <w:rFonts w:hint="eastAsia"/>
        </w:rPr>
        <w:t>请求发送到后端，后端逻辑中将会</w:t>
      </w:r>
      <w:proofErr w:type="gramStart"/>
      <w:r>
        <w:rPr>
          <w:rFonts w:hint="eastAsia"/>
        </w:rPr>
        <w:t>对之前</w:t>
      </w:r>
      <w:proofErr w:type="gramEnd"/>
      <w:r>
        <w:rPr>
          <w:rFonts w:hint="eastAsia"/>
        </w:rPr>
        <w:t>吧保存在</w:t>
      </w:r>
      <w:r>
        <w:rPr>
          <w:rFonts w:hint="eastAsia"/>
        </w:rPr>
        <w:t>Redis</w:t>
      </w:r>
      <w:r>
        <w:rPr>
          <w:rFonts w:hint="eastAsia"/>
        </w:rPr>
        <w:t>中的验证码进行比对，若比对成功则登录成功并返回给前端用户的基本信息，前端保存在浏览器本地缓存中，后端则将用户信息保存在</w:t>
      </w:r>
      <w:r>
        <w:rPr>
          <w:rFonts w:hint="eastAsia"/>
        </w:rPr>
        <w:t>Redis</w:t>
      </w:r>
      <w:r>
        <w:rPr>
          <w:rFonts w:hint="eastAsia"/>
        </w:rPr>
        <w:t>缓存中；若比对失败，则会发送“验证码错误”的异常信息返回给前端，进而用户只能重新发起请求再执行后面的验证请求。用户登录的界面如图</w:t>
      </w:r>
      <w:r>
        <w:rPr>
          <w:rFonts w:hint="eastAsia"/>
        </w:rPr>
        <w:t>5.1</w:t>
      </w:r>
      <w:r>
        <w:rPr>
          <w:rFonts w:hint="eastAsia"/>
        </w:rPr>
        <w:t>所示，用户登录的时序图如</w:t>
      </w:r>
      <w:r>
        <w:rPr>
          <w:rFonts w:hint="eastAsia"/>
        </w:rPr>
        <w:t>5.2</w:t>
      </w:r>
      <w:r>
        <w:rPr>
          <w:rFonts w:hint="eastAsia"/>
        </w:rPr>
        <w:t>所示。</w:t>
      </w:r>
    </w:p>
    <w:p w14:paraId="63B40FEC" w14:textId="77777777" w:rsidR="00A27FAC" w:rsidRDefault="00000000">
      <w:pPr>
        <w:pStyle w:val="04"/>
      </w:pPr>
      <w:r>
        <w:rPr>
          <w:noProof/>
        </w:rPr>
        <w:drawing>
          <wp:inline distT="0" distB="0" distL="0" distR="0" wp14:anchorId="2F28B7B5" wp14:editId="481C5725">
            <wp:extent cx="2466340" cy="2993390"/>
            <wp:effectExtent l="0" t="0" r="0" b="0"/>
            <wp:docPr id="156300796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07969" name="图片 1" descr="图形用户界面, 应用程序&#10;&#10;AI 生成的内容可能不正确。"/>
                    <pic:cNvPicPr>
                      <a:picLocks noChangeAspect="1"/>
                    </pic:cNvPicPr>
                  </pic:nvPicPr>
                  <pic:blipFill>
                    <a:blip r:embed="rId86"/>
                    <a:stretch>
                      <a:fillRect/>
                    </a:stretch>
                  </pic:blipFill>
                  <pic:spPr>
                    <a:xfrm>
                      <a:off x="0" y="0"/>
                      <a:ext cx="2474213" cy="3002773"/>
                    </a:xfrm>
                    <a:prstGeom prst="rect">
                      <a:avLst/>
                    </a:prstGeom>
                  </pic:spPr>
                </pic:pic>
              </a:graphicData>
            </a:graphic>
          </wp:inline>
        </w:drawing>
      </w:r>
    </w:p>
    <w:p w14:paraId="0DD3B72A" w14:textId="77777777" w:rsidR="00A27FAC" w:rsidRDefault="00000000">
      <w:pPr>
        <w:pStyle w:val="04"/>
      </w:pPr>
      <w:r>
        <w:t>图</w:t>
      </w:r>
      <w:r>
        <w:t>5.1</w:t>
      </w:r>
      <w:r>
        <w:t>用户登录界面</w:t>
      </w:r>
    </w:p>
    <w:p w14:paraId="64E95EED" w14:textId="77777777" w:rsidR="00A27FAC" w:rsidRDefault="00000000">
      <w:pPr>
        <w:pStyle w:val="04"/>
      </w:pPr>
      <w:r>
        <w:rPr>
          <w:rFonts w:hint="eastAsia"/>
        </w:rPr>
        <w:object w:dxaOrig="8500" w:dyaOrig="9973" w14:anchorId="2BB35006">
          <v:shape id="_x0000_i1045" type="#_x0000_t75" style="width:424.9pt;height:498.55pt" o:ole="">
            <v:imagedata r:id="rId87" o:title=""/>
          </v:shape>
          <o:OLEObject Type="Embed" ProgID="Visio.Drawing.15" ShapeID="_x0000_i1045" DrawAspect="Content" ObjectID="_1808159164" r:id="rId88"/>
        </w:object>
      </w:r>
    </w:p>
    <w:p w14:paraId="619822F9" w14:textId="77777777" w:rsidR="00A27FAC" w:rsidRDefault="00000000">
      <w:pPr>
        <w:pStyle w:val="04"/>
      </w:pPr>
      <w:r>
        <w:t>图</w:t>
      </w:r>
      <w:r>
        <w:t>5.</w:t>
      </w:r>
      <w:r>
        <w:rPr>
          <w:rFonts w:hint="eastAsia"/>
        </w:rPr>
        <w:t>2</w:t>
      </w:r>
      <w:r>
        <w:t>用户登录</w:t>
      </w:r>
      <w:r>
        <w:rPr>
          <w:rFonts w:hint="eastAsia"/>
        </w:rPr>
        <w:t>时序图</w:t>
      </w:r>
    </w:p>
    <w:p w14:paraId="71606FD3" w14:textId="77777777" w:rsidR="00A27FAC" w:rsidRDefault="00000000">
      <w:pPr>
        <w:pStyle w:val="03"/>
        <w:rPr>
          <w:rFonts w:hint="eastAsia"/>
        </w:rPr>
      </w:pPr>
      <w:bookmarkStart w:id="292" w:name="_Toc195901969"/>
      <w:r>
        <w:rPr>
          <w:rFonts w:hint="eastAsia"/>
        </w:rPr>
        <w:t>5.1.2商家和平台管理员登录</w:t>
      </w:r>
      <w:bookmarkEnd w:id="292"/>
    </w:p>
    <w:p w14:paraId="2820B4DE" w14:textId="77777777" w:rsidR="00A27FAC" w:rsidRDefault="00000000">
      <w:pPr>
        <w:pStyle w:val="000"/>
        <w:ind w:firstLine="480"/>
        <w:rPr>
          <w:rFonts w:cs="Times New Roman"/>
        </w:rPr>
      </w:pPr>
      <w:r>
        <w:rPr>
          <w:rFonts w:hint="eastAsia"/>
        </w:rPr>
        <w:t>商家或员工进入后台管理页面，平台管理员进入平台维护系统，通过填入相应的用户名和密码进行登录。以商家登录为例，点击登录按钮时，前端逻辑就会对用户名和密码的格式进行非法校验，若未通过，则会提示相应的格式错误提醒，当通过之时，前端随后调用登录服务</w:t>
      </w:r>
      <w:r>
        <w:rPr>
          <w:rFonts w:hint="eastAsia"/>
        </w:rPr>
        <w:t>login()</w:t>
      </w:r>
      <w:r>
        <w:rPr>
          <w:rFonts w:hint="eastAsia"/>
        </w:rPr>
        <w:t>并携带用户名和密码对后端发起</w:t>
      </w:r>
      <w:r>
        <w:rPr>
          <w:rFonts w:hint="eastAsia"/>
        </w:rPr>
        <w:t>Axios</w:t>
      </w:r>
      <w:r>
        <w:rPr>
          <w:rFonts w:hint="eastAsia"/>
        </w:rPr>
        <w:t>请求，后端则再次验证用户名和密码是否合</w:t>
      </w:r>
      <w:proofErr w:type="gramStart"/>
      <w:r>
        <w:rPr>
          <w:rFonts w:hint="eastAsia"/>
        </w:rPr>
        <w:t>规</w:t>
      </w:r>
      <w:proofErr w:type="gramEnd"/>
      <w:r>
        <w:rPr>
          <w:rFonts w:hint="eastAsia"/>
        </w:rPr>
        <w:t>，若不合规则返回“账号异常”的信息给商家提醒并重新进入验证码请求和登录流程，若通过验证，则通过</w:t>
      </w:r>
      <w:proofErr w:type="spellStart"/>
      <w:r>
        <w:rPr>
          <w:rFonts w:hint="eastAsia"/>
        </w:rPr>
        <w:lastRenderedPageBreak/>
        <w:t>getUserByName</w:t>
      </w:r>
      <w:proofErr w:type="spellEnd"/>
      <w:r>
        <w:rPr>
          <w:rFonts w:hint="eastAsia"/>
        </w:rPr>
        <w:t>()</w:t>
      </w:r>
      <w:r>
        <w:rPr>
          <w:rFonts w:hint="eastAsia"/>
        </w:rPr>
        <w:t>方法在数据库根据用户名对商家状态进行查询，选择查询对象不为</w:t>
      </w:r>
      <w:r>
        <w:rPr>
          <w:rFonts w:hint="eastAsia"/>
        </w:rPr>
        <w:t>null</w:t>
      </w:r>
      <w:r>
        <w:rPr>
          <w:rFonts w:hint="eastAsia"/>
        </w:rPr>
        <w:t>的实体作为登录的依据，并根据数据库查询到密码与前端传入的密码</w:t>
      </w:r>
      <w:r>
        <w:rPr>
          <w:rFonts w:cs="Times New Roman"/>
        </w:rPr>
        <w:t>进行</w:t>
      </w:r>
      <w:r>
        <w:rPr>
          <w:rFonts w:cs="Times New Roman"/>
        </w:rPr>
        <w:t>equals()</w:t>
      </w:r>
      <w:r>
        <w:rPr>
          <w:rFonts w:hint="eastAsia"/>
        </w:rPr>
        <w:t>匹配，若匹配成功，则返回登录成功的消息以及</w:t>
      </w:r>
      <w:r>
        <w:rPr>
          <w:rFonts w:hint="eastAsia"/>
        </w:rPr>
        <w:t>token</w:t>
      </w:r>
      <w:r>
        <w:rPr>
          <w:rFonts w:hint="eastAsia"/>
        </w:rPr>
        <w:t>信息进行返回，前端保存</w:t>
      </w:r>
      <w:r>
        <w:rPr>
          <w:rFonts w:hint="eastAsia"/>
        </w:rPr>
        <w:t>token</w:t>
      </w:r>
      <w:r>
        <w:rPr>
          <w:rFonts w:hint="eastAsia"/>
        </w:rPr>
        <w:t>到浏览器本地缓存；若匹配失败，或未查到商家的数据，则返回“账号不存在”的异常信息给前端。</w:t>
      </w:r>
      <w:r>
        <w:rPr>
          <w:rFonts w:cs="Times New Roman"/>
        </w:rPr>
        <w:t>登录界面如图</w:t>
      </w:r>
      <w:r>
        <w:rPr>
          <w:rFonts w:cs="Times New Roman"/>
        </w:rPr>
        <w:t>5.</w:t>
      </w:r>
      <w:r>
        <w:rPr>
          <w:rFonts w:cs="Times New Roman" w:hint="eastAsia"/>
        </w:rPr>
        <w:t>3</w:t>
      </w:r>
      <w:r>
        <w:rPr>
          <w:rFonts w:cs="Times New Roman"/>
        </w:rPr>
        <w:t>所示，登录时序图如图</w:t>
      </w:r>
      <w:r>
        <w:rPr>
          <w:rFonts w:cs="Times New Roman"/>
        </w:rPr>
        <w:t>5.</w:t>
      </w:r>
      <w:r>
        <w:rPr>
          <w:rFonts w:cs="Times New Roman" w:hint="eastAsia"/>
        </w:rPr>
        <w:t>4</w:t>
      </w:r>
      <w:r>
        <w:rPr>
          <w:rFonts w:cs="Times New Roman"/>
        </w:rPr>
        <w:t>所示。</w:t>
      </w:r>
    </w:p>
    <w:p w14:paraId="19372B4F" w14:textId="77777777" w:rsidR="00A27FAC" w:rsidRDefault="00000000">
      <w:pPr>
        <w:pStyle w:val="04"/>
      </w:pPr>
      <w:r>
        <w:rPr>
          <w:noProof/>
        </w:rPr>
        <w:drawing>
          <wp:inline distT="0" distB="0" distL="0" distR="0" wp14:anchorId="02480FB8" wp14:editId="218FC130">
            <wp:extent cx="4643120" cy="2128520"/>
            <wp:effectExtent l="0" t="0" r="5080" b="5080"/>
            <wp:docPr id="996533186" name="图片 1" descr="桌子上放满了不同类型的料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33186" name="图片 1" descr="桌子上放满了不同类型的料理&#10;&#10;AI 生成的内容可能不正确。"/>
                    <pic:cNvPicPr>
                      <a:picLocks noChangeAspect="1"/>
                    </pic:cNvPicPr>
                  </pic:nvPicPr>
                  <pic:blipFill>
                    <a:blip r:embed="rId89"/>
                    <a:stretch>
                      <a:fillRect/>
                    </a:stretch>
                  </pic:blipFill>
                  <pic:spPr>
                    <a:xfrm>
                      <a:off x="0" y="0"/>
                      <a:ext cx="4643120" cy="2128825"/>
                    </a:xfrm>
                    <a:prstGeom prst="rect">
                      <a:avLst/>
                    </a:prstGeom>
                  </pic:spPr>
                </pic:pic>
              </a:graphicData>
            </a:graphic>
          </wp:inline>
        </w:drawing>
      </w:r>
    </w:p>
    <w:p w14:paraId="74854186" w14:textId="77777777" w:rsidR="00A27FAC" w:rsidRDefault="00000000">
      <w:pPr>
        <w:pStyle w:val="04"/>
      </w:pPr>
      <w:r>
        <w:t>图</w:t>
      </w:r>
      <w:r>
        <w:t>5.</w:t>
      </w:r>
      <w:r>
        <w:rPr>
          <w:rFonts w:hint="eastAsia"/>
        </w:rPr>
        <w:t>3</w:t>
      </w:r>
      <w:r>
        <w:rPr>
          <w:rFonts w:hint="eastAsia"/>
        </w:rPr>
        <w:t>商家</w:t>
      </w:r>
      <w:r>
        <w:t>登录界面</w:t>
      </w:r>
    </w:p>
    <w:p w14:paraId="52F5FBA1" w14:textId="77777777" w:rsidR="00A27FAC" w:rsidRDefault="00000000">
      <w:pPr>
        <w:pStyle w:val="04"/>
      </w:pPr>
      <w:r>
        <w:rPr>
          <w:rFonts w:hint="eastAsia"/>
        </w:rPr>
        <w:object w:dxaOrig="8511" w:dyaOrig="7093" w14:anchorId="27BE392F">
          <v:shape id="_x0000_i1046" type="#_x0000_t75" style="width:425.45pt;height:354.55pt" o:ole="">
            <v:imagedata r:id="rId90" o:title=""/>
          </v:shape>
          <o:OLEObject Type="Embed" ProgID="Visio.Drawing.15" ShapeID="_x0000_i1046" DrawAspect="Content" ObjectID="_1808159165" r:id="rId91"/>
        </w:object>
      </w:r>
    </w:p>
    <w:p w14:paraId="1A377960" w14:textId="77777777" w:rsidR="00A27FAC" w:rsidRDefault="00000000">
      <w:pPr>
        <w:pStyle w:val="04"/>
      </w:pPr>
      <w:r>
        <w:t>图</w:t>
      </w:r>
      <w:r>
        <w:t>5.</w:t>
      </w:r>
      <w:r>
        <w:rPr>
          <w:rFonts w:hint="eastAsia"/>
        </w:rPr>
        <w:t>4</w:t>
      </w:r>
      <w:r>
        <w:rPr>
          <w:rFonts w:hint="eastAsia"/>
        </w:rPr>
        <w:t>商家</w:t>
      </w:r>
      <w:r>
        <w:t>登录时序图</w:t>
      </w:r>
    </w:p>
    <w:p w14:paraId="23628035" w14:textId="77777777" w:rsidR="00A27FAC" w:rsidRDefault="00000000">
      <w:pPr>
        <w:pStyle w:val="02"/>
        <w:rPr>
          <w:rFonts w:ascii="Times New Roman" w:hAnsi="Times New Roman" w:cs="Times New Roman"/>
        </w:rPr>
      </w:pPr>
      <w:bookmarkStart w:id="293" w:name="_Toc195901970"/>
      <w:r>
        <w:rPr>
          <w:rFonts w:ascii="Times New Roman" w:hAnsi="Times New Roman" w:cs="Times New Roman"/>
        </w:rPr>
        <w:lastRenderedPageBreak/>
        <w:t>5.2</w:t>
      </w:r>
      <w:r>
        <w:rPr>
          <w:rFonts w:ascii="Times New Roman" w:hAnsi="Times New Roman" w:cs="Times New Roman"/>
        </w:rPr>
        <w:t>用户服务</w:t>
      </w:r>
      <w:bookmarkEnd w:id="293"/>
    </w:p>
    <w:p w14:paraId="4C7641B4" w14:textId="77777777" w:rsidR="00A27FAC" w:rsidRDefault="00000000">
      <w:pPr>
        <w:pStyle w:val="03"/>
        <w:rPr>
          <w:rFonts w:ascii="Times New Roman" w:hAnsi="Times New Roman" w:cs="Times New Roman"/>
        </w:rPr>
      </w:pPr>
      <w:bookmarkStart w:id="294" w:name="_Toc195901971"/>
      <w:r>
        <w:rPr>
          <w:rFonts w:ascii="Times New Roman" w:hAnsi="Times New Roman" w:cs="Times New Roman"/>
        </w:rPr>
        <w:t>5.2.1</w:t>
      </w:r>
      <w:r>
        <w:rPr>
          <w:rFonts w:ascii="Times New Roman" w:hAnsi="Times New Roman" w:cs="Times New Roman" w:hint="eastAsia"/>
        </w:rPr>
        <w:t>购物车管理</w:t>
      </w:r>
      <w:bookmarkEnd w:id="294"/>
    </w:p>
    <w:p w14:paraId="0C1709A9" w14:textId="77777777" w:rsidR="00A27FAC" w:rsidRDefault="00000000">
      <w:pPr>
        <w:pStyle w:val="000"/>
        <w:ind w:firstLine="480"/>
        <w:rPr>
          <w:rFonts w:cs="Times New Roman"/>
        </w:rPr>
      </w:pPr>
      <w:r>
        <w:rPr>
          <w:rFonts w:cs="Times New Roman" w:hint="eastAsia"/>
        </w:rPr>
        <w:t>用户在登录系统之后可以查看相应的菜品信息和套餐信息，并对心仪的菜品或者套餐添加购物车。用户点击选择规格，就会弹出相应的菜品口味等信息，在选择其中同类别的一项之后，即可点击加入购物车，此时前端就会向后端发起</w:t>
      </w:r>
      <w:r>
        <w:rPr>
          <w:rFonts w:cs="Times New Roman" w:hint="eastAsia"/>
        </w:rPr>
        <w:t>Axios</w:t>
      </w:r>
      <w:r>
        <w:rPr>
          <w:rFonts w:cs="Times New Roman" w:hint="eastAsia"/>
        </w:rPr>
        <w:t>请求，后端服务首先会通过登录过滤器</w:t>
      </w:r>
      <w:proofErr w:type="spellStart"/>
      <w:r>
        <w:t>LoginCheckFilter</w:t>
      </w:r>
      <w:proofErr w:type="spellEnd"/>
      <w:r>
        <w:rPr>
          <w:rFonts w:hint="eastAsia"/>
        </w:rPr>
        <w:t>对用户登录的状态进行</w:t>
      </w:r>
      <w:r>
        <w:rPr>
          <w:rFonts w:cs="Times New Roman" w:hint="eastAsia"/>
        </w:rPr>
        <w:t>校验，若未通过则会返回“</w:t>
      </w:r>
      <w:r>
        <w:t>NOT_LOGIN</w:t>
      </w:r>
      <w:r>
        <w:rPr>
          <w:rFonts w:cs="Times New Roman" w:hint="eastAsia"/>
        </w:rPr>
        <w:t>”信息给前端，前端通过响应拦截器检测到后端返回的是未登录的信息则会跳转到</w:t>
      </w:r>
      <w:r>
        <w:rPr>
          <w:rFonts w:cs="Times New Roman" w:hint="eastAsia"/>
        </w:rPr>
        <w:t>login.html</w:t>
      </w:r>
      <w:r>
        <w:rPr>
          <w:rFonts w:cs="Times New Roman" w:hint="eastAsia"/>
        </w:rPr>
        <w:t>页面进行登录，并清除前端所有缓存，重新进入登录操作；若登录状态无误，后端则会调用</w:t>
      </w:r>
      <w:proofErr w:type="spellStart"/>
      <w:r>
        <w:rPr>
          <w:rFonts w:cs="Times New Roman" w:hint="eastAsia"/>
        </w:rPr>
        <w:t>add</w:t>
      </w:r>
      <w:r>
        <w:rPr>
          <w:rFonts w:hint="eastAsia"/>
        </w:rPr>
        <w:t>S</w:t>
      </w:r>
      <w:r>
        <w:t>hoppingCart</w:t>
      </w:r>
      <w:proofErr w:type="spellEnd"/>
      <w:r>
        <w:rPr>
          <w:rFonts w:hint="eastAsia"/>
        </w:rPr>
        <w:t>()</w:t>
      </w:r>
      <w:r>
        <w:rPr>
          <w:rFonts w:hint="eastAsia"/>
        </w:rPr>
        <w:t>的方法将添加到购物车中的数据进行更新到相应用户的购物车数据库中，并将添加的所有菜品信息进行返回</w:t>
      </w:r>
      <w:r>
        <w:rPr>
          <w:rFonts w:cs="Times New Roman" w:hint="eastAsia"/>
        </w:rPr>
        <w:t>，并在下方购物车中显示相应的份数、金额等信息。添加购物车</w:t>
      </w:r>
      <w:r>
        <w:rPr>
          <w:rFonts w:cs="Times New Roman"/>
        </w:rPr>
        <w:t>时序图如图</w:t>
      </w:r>
      <w:r>
        <w:rPr>
          <w:rFonts w:cs="Times New Roman"/>
        </w:rPr>
        <w:t>5.</w:t>
      </w:r>
      <w:r>
        <w:rPr>
          <w:rFonts w:cs="Times New Roman" w:hint="eastAsia"/>
        </w:rPr>
        <w:t>5</w:t>
      </w:r>
      <w:r>
        <w:rPr>
          <w:rFonts w:cs="Times New Roman"/>
        </w:rPr>
        <w:t>所示。</w:t>
      </w:r>
      <w:r>
        <w:rPr>
          <w:rFonts w:cs="Times New Roman" w:hint="eastAsia"/>
        </w:rPr>
        <w:t>添加购物车</w:t>
      </w:r>
      <w:r>
        <w:rPr>
          <w:rFonts w:cs="Times New Roman"/>
        </w:rPr>
        <w:t>功能界面如图</w:t>
      </w:r>
      <w:r>
        <w:rPr>
          <w:rFonts w:cs="Times New Roman"/>
        </w:rPr>
        <w:t>5.</w:t>
      </w:r>
      <w:r>
        <w:rPr>
          <w:rFonts w:cs="Times New Roman" w:hint="eastAsia"/>
        </w:rPr>
        <w:t>6</w:t>
      </w:r>
      <w:r>
        <w:rPr>
          <w:rFonts w:cs="Times New Roman"/>
        </w:rPr>
        <w:t>所示。</w:t>
      </w:r>
    </w:p>
    <w:p w14:paraId="1A5B8931" w14:textId="77777777" w:rsidR="00A27FAC" w:rsidRDefault="00000000">
      <w:pPr>
        <w:pStyle w:val="04"/>
      </w:pPr>
      <w:r>
        <w:rPr>
          <w:rFonts w:hint="eastAsia"/>
        </w:rPr>
        <w:object w:dxaOrig="8490" w:dyaOrig="7350" w14:anchorId="0203AC77">
          <v:shape id="_x0000_i1047" type="#_x0000_t75" style="width:424.9pt;height:367.65pt" o:ole="">
            <v:imagedata r:id="rId92" o:title=""/>
          </v:shape>
          <o:OLEObject Type="Embed" ProgID="Visio.Drawing.15" ShapeID="_x0000_i1047" DrawAspect="Content" ObjectID="_1808159166" r:id="rId93"/>
        </w:object>
      </w:r>
      <w:commentRangeStart w:id="295"/>
      <w:commentRangeEnd w:id="295"/>
      <w:r>
        <w:commentReference w:id="295"/>
      </w:r>
    </w:p>
    <w:p w14:paraId="242CB441" w14:textId="77777777" w:rsidR="00A27FAC" w:rsidRDefault="00000000">
      <w:pPr>
        <w:pStyle w:val="04"/>
      </w:pPr>
      <w:r>
        <w:t>图</w:t>
      </w:r>
      <w:r>
        <w:t>5.</w:t>
      </w:r>
      <w:r>
        <w:rPr>
          <w:rFonts w:hint="eastAsia"/>
        </w:rPr>
        <w:t>5</w:t>
      </w:r>
      <w:r>
        <w:rPr>
          <w:rFonts w:hint="eastAsia"/>
        </w:rPr>
        <w:t>添加购物车</w:t>
      </w:r>
      <w:r>
        <w:t>时序图</w:t>
      </w:r>
    </w:p>
    <w:p w14:paraId="5066AF6D" w14:textId="77777777" w:rsidR="00A27FAC" w:rsidRDefault="00000000">
      <w:pPr>
        <w:pStyle w:val="05"/>
      </w:pPr>
      <w:r>
        <w:rPr>
          <w:noProof/>
        </w:rPr>
        <w:lastRenderedPageBreak/>
        <w:drawing>
          <wp:inline distT="0" distB="0" distL="0" distR="0" wp14:anchorId="22F322E3" wp14:editId="648E1DC7">
            <wp:extent cx="2534920" cy="3906520"/>
            <wp:effectExtent l="0" t="0" r="0" b="0"/>
            <wp:docPr id="1868532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32747" name="图片 1"/>
                    <pic:cNvPicPr>
                      <a:picLocks noChangeAspect="1"/>
                    </pic:cNvPicPr>
                  </pic:nvPicPr>
                  <pic:blipFill>
                    <a:blip r:embed="rId94"/>
                    <a:stretch>
                      <a:fillRect/>
                    </a:stretch>
                  </pic:blipFill>
                  <pic:spPr>
                    <a:xfrm>
                      <a:off x="0" y="0"/>
                      <a:ext cx="2537240" cy="3910564"/>
                    </a:xfrm>
                    <a:prstGeom prst="rect">
                      <a:avLst/>
                    </a:prstGeom>
                  </pic:spPr>
                </pic:pic>
              </a:graphicData>
            </a:graphic>
          </wp:inline>
        </w:drawing>
      </w:r>
    </w:p>
    <w:p w14:paraId="620E26CF" w14:textId="77777777" w:rsidR="00A27FAC" w:rsidRDefault="00000000">
      <w:pPr>
        <w:pStyle w:val="05"/>
      </w:pPr>
      <w:r>
        <w:t>图</w:t>
      </w:r>
      <w:r>
        <w:t>5.</w:t>
      </w:r>
      <w:r>
        <w:rPr>
          <w:rFonts w:hint="eastAsia"/>
        </w:rPr>
        <w:t>6</w:t>
      </w:r>
      <w:r>
        <w:rPr>
          <w:rFonts w:hint="eastAsia"/>
        </w:rPr>
        <w:t>添加购物车</w:t>
      </w:r>
      <w:r>
        <w:t>界面</w:t>
      </w:r>
    </w:p>
    <w:p w14:paraId="67E66A0C" w14:textId="77777777" w:rsidR="00A27FAC" w:rsidRDefault="00000000">
      <w:pPr>
        <w:pStyle w:val="03"/>
        <w:rPr>
          <w:rFonts w:ascii="Times New Roman" w:hAnsi="Times New Roman" w:cs="Times New Roman"/>
        </w:rPr>
      </w:pPr>
      <w:bookmarkStart w:id="296" w:name="_Toc195901972"/>
      <w:r>
        <w:rPr>
          <w:rFonts w:ascii="Times New Roman" w:hAnsi="Times New Roman" w:cs="Times New Roman"/>
        </w:rPr>
        <w:t>5.2.2</w:t>
      </w:r>
      <w:r>
        <w:rPr>
          <w:rFonts w:ascii="Times New Roman" w:hAnsi="Times New Roman" w:cs="Times New Roman"/>
        </w:rPr>
        <w:t>发起</w:t>
      </w:r>
      <w:r>
        <w:rPr>
          <w:rFonts w:ascii="Times New Roman" w:hAnsi="Times New Roman" w:cs="Times New Roman" w:hint="eastAsia"/>
        </w:rPr>
        <w:t>订单</w:t>
      </w:r>
      <w:bookmarkEnd w:id="296"/>
    </w:p>
    <w:p w14:paraId="44C69E1F" w14:textId="77777777" w:rsidR="00A27FAC" w:rsidRDefault="00000000">
      <w:pPr>
        <w:pStyle w:val="000"/>
        <w:ind w:firstLine="480"/>
        <w:rPr>
          <w:rFonts w:cs="Times New Roman"/>
        </w:rPr>
      </w:pPr>
      <w:r>
        <w:t>用户在购物页面选择好心仪的菜品和套餐的信息后，点击</w:t>
      </w:r>
      <w:r>
        <w:t>“</w:t>
      </w:r>
      <w:r>
        <w:t>去结算</w:t>
      </w:r>
      <w:r>
        <w:t>”</w:t>
      </w:r>
      <w:r>
        <w:t>来进入订单结算页面。在用户发起进入订单结算页面的请求时，后端同样会通过</w:t>
      </w:r>
      <w:r>
        <w:t> </w:t>
      </w:r>
      <w:proofErr w:type="spellStart"/>
      <w:r>
        <w:t>LoginCheckFilter</w:t>
      </w:r>
      <w:proofErr w:type="spellEnd"/>
      <w:r>
        <w:t>对用户登录状态进行校验，若未通过则返回</w:t>
      </w:r>
      <w:r>
        <w:t>“NOT_LOGIN”</w:t>
      </w:r>
      <w:r>
        <w:t>信息给前端，前端检测到后跳转到</w:t>
      </w:r>
      <w:r>
        <w:t>login.html</w:t>
      </w:r>
      <w:r>
        <w:t>页面进行登录并清除缓存；若通过校验，当用户进入订单结算页面时，若存在默认地址，则用户可以直接在订单页面查看到自己的地址信息，若不存在默认的地址信息，用户则会通过</w:t>
      </w:r>
      <w:proofErr w:type="spellStart"/>
      <w:r>
        <w:t>addAddress</w:t>
      </w:r>
      <w:proofErr w:type="spellEnd"/>
      <w:r>
        <w:t>()</w:t>
      </w:r>
      <w:r>
        <w:t>方法触发进入地址管理的页面，添加地址并设置默认地址才能继续操作当前订单。订单页面除地址信息之外，还包含预计送达时间、订单明细、备注、支付方式等，其中支付方式包含当前支付模块主流的两种支付方式，</w:t>
      </w:r>
      <w:proofErr w:type="gramStart"/>
      <w:r>
        <w:t>微信支付</w:t>
      </w:r>
      <w:proofErr w:type="gramEnd"/>
      <w:r>
        <w:t>和支付宝支付，上述信息填写完毕之后，用户可点击</w:t>
      </w:r>
      <w:r>
        <w:rPr>
          <w:rFonts w:hint="eastAsia"/>
          <w:highlight w:val="yellow"/>
          <w:rPrChange w:id="297" w:author="炏燚" w:date="2025-05-05T19:03:00Z">
            <w:rPr>
              <w:rFonts w:hint="eastAsia"/>
            </w:rPr>
          </w:rPrChange>
        </w:rPr>
        <w:t>“去支付”</w:t>
      </w:r>
      <w:r>
        <w:t>发起相应支付。</w:t>
      </w:r>
      <w:r>
        <w:rPr>
          <w:rFonts w:cs="Times New Roman"/>
        </w:rPr>
        <w:t>发起</w:t>
      </w:r>
      <w:r>
        <w:rPr>
          <w:rFonts w:cs="Times New Roman" w:hint="eastAsia"/>
        </w:rPr>
        <w:t>订单</w:t>
      </w:r>
      <w:r>
        <w:rPr>
          <w:rFonts w:cs="Times New Roman"/>
        </w:rPr>
        <w:t>时序图如图</w:t>
      </w:r>
      <w:r>
        <w:rPr>
          <w:rFonts w:cs="Times New Roman"/>
        </w:rPr>
        <w:t>5.</w:t>
      </w:r>
      <w:r>
        <w:rPr>
          <w:rFonts w:cs="Times New Roman" w:hint="eastAsia"/>
        </w:rPr>
        <w:t>7</w:t>
      </w:r>
      <w:r>
        <w:rPr>
          <w:rFonts w:cs="Times New Roman"/>
        </w:rPr>
        <w:t>所示。发起</w:t>
      </w:r>
      <w:r>
        <w:rPr>
          <w:rFonts w:cs="Times New Roman" w:hint="eastAsia"/>
        </w:rPr>
        <w:t>订单</w:t>
      </w:r>
      <w:r>
        <w:rPr>
          <w:rFonts w:cs="Times New Roman"/>
        </w:rPr>
        <w:t>功能界面如图</w:t>
      </w:r>
      <w:r>
        <w:rPr>
          <w:rFonts w:cs="Times New Roman"/>
        </w:rPr>
        <w:t>5.</w:t>
      </w:r>
      <w:r>
        <w:rPr>
          <w:rFonts w:cs="Times New Roman" w:hint="eastAsia"/>
        </w:rPr>
        <w:t>8</w:t>
      </w:r>
      <w:r>
        <w:rPr>
          <w:rFonts w:cs="Times New Roman"/>
        </w:rPr>
        <w:t>所示。</w:t>
      </w:r>
    </w:p>
    <w:p w14:paraId="03A309D9" w14:textId="77777777" w:rsidR="00A27FAC" w:rsidRDefault="00000000">
      <w:pPr>
        <w:pStyle w:val="05"/>
      </w:pPr>
      <w:r>
        <w:rPr>
          <w:rFonts w:hint="eastAsia"/>
        </w:rPr>
        <w:object w:dxaOrig="7952" w:dyaOrig="7114" w14:anchorId="0E9C58EA">
          <v:shape id="_x0000_i1048" type="#_x0000_t75" style="width:398.2pt;height:355.65pt" o:ole="">
            <v:imagedata r:id="rId95" o:title=""/>
          </v:shape>
          <o:OLEObject Type="Embed" ProgID="Visio.Drawing.15" ShapeID="_x0000_i1048" DrawAspect="Content" ObjectID="_1808159167" r:id="rId96"/>
        </w:object>
      </w:r>
    </w:p>
    <w:p w14:paraId="5B00C5A3" w14:textId="77777777" w:rsidR="00A27FAC" w:rsidRDefault="00000000">
      <w:pPr>
        <w:pStyle w:val="05"/>
      </w:pPr>
      <w:r>
        <w:t>图</w:t>
      </w:r>
      <w:r>
        <w:t>5.</w:t>
      </w:r>
      <w:r>
        <w:rPr>
          <w:rFonts w:hint="eastAsia"/>
        </w:rPr>
        <w:t>7</w:t>
      </w:r>
      <w:r>
        <w:t>发起问答时序图</w:t>
      </w:r>
    </w:p>
    <w:p w14:paraId="79DA53F9" w14:textId="77777777" w:rsidR="00A27FAC" w:rsidRDefault="00000000">
      <w:pPr>
        <w:pStyle w:val="04"/>
      </w:pPr>
      <w:r>
        <w:rPr>
          <w:noProof/>
        </w:rPr>
        <w:drawing>
          <wp:inline distT="0" distB="0" distL="0" distR="0" wp14:anchorId="3B1947CA" wp14:editId="53E3EAD2">
            <wp:extent cx="1470025" cy="3363595"/>
            <wp:effectExtent l="0" t="0" r="0" b="8255"/>
            <wp:docPr id="123444882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48821" name="图片 1" descr="图形用户界面, 应用程序&#10;&#10;AI 生成的内容可能不正确。"/>
                    <pic:cNvPicPr>
                      <a:picLocks noChangeAspect="1"/>
                    </pic:cNvPicPr>
                  </pic:nvPicPr>
                  <pic:blipFill>
                    <a:blip r:embed="rId97"/>
                    <a:stretch>
                      <a:fillRect/>
                    </a:stretch>
                  </pic:blipFill>
                  <pic:spPr>
                    <a:xfrm>
                      <a:off x="0" y="0"/>
                      <a:ext cx="1486753" cy="3401315"/>
                    </a:xfrm>
                    <a:prstGeom prst="rect">
                      <a:avLst/>
                    </a:prstGeom>
                  </pic:spPr>
                </pic:pic>
              </a:graphicData>
            </a:graphic>
          </wp:inline>
        </w:drawing>
      </w:r>
    </w:p>
    <w:p w14:paraId="2F750352" w14:textId="77777777" w:rsidR="00A27FAC" w:rsidRDefault="00000000">
      <w:pPr>
        <w:pStyle w:val="04"/>
      </w:pPr>
      <w:r>
        <w:t>图</w:t>
      </w:r>
      <w:r>
        <w:t>5.</w:t>
      </w:r>
      <w:r>
        <w:rPr>
          <w:rFonts w:hint="eastAsia"/>
        </w:rPr>
        <w:t>8</w:t>
      </w:r>
      <w:r>
        <w:t>发起问答功能界面图</w:t>
      </w:r>
    </w:p>
    <w:p w14:paraId="1741FB14" w14:textId="77777777" w:rsidR="00A27FAC" w:rsidRDefault="00000000">
      <w:pPr>
        <w:pStyle w:val="03"/>
        <w:rPr>
          <w:rFonts w:ascii="Times New Roman" w:hAnsi="Times New Roman" w:cs="Times New Roman"/>
        </w:rPr>
      </w:pPr>
      <w:bookmarkStart w:id="298" w:name="_Toc195901973"/>
      <w:r>
        <w:rPr>
          <w:rFonts w:ascii="Times New Roman" w:hAnsi="Times New Roman" w:cs="Times New Roman"/>
        </w:rPr>
        <w:lastRenderedPageBreak/>
        <w:t>5.2.3</w:t>
      </w:r>
      <w:r>
        <w:rPr>
          <w:rFonts w:ascii="Times New Roman" w:hAnsi="Times New Roman" w:cs="Times New Roman" w:hint="eastAsia"/>
        </w:rPr>
        <w:t>发起支付</w:t>
      </w:r>
      <w:bookmarkEnd w:id="298"/>
    </w:p>
    <w:p w14:paraId="20B2767B" w14:textId="77777777" w:rsidR="00A27FAC" w:rsidRDefault="00000000">
      <w:pPr>
        <w:pStyle w:val="000"/>
        <w:ind w:firstLine="480"/>
        <w:rPr>
          <w:rFonts w:cs="Times New Roman"/>
        </w:rPr>
      </w:pPr>
      <w:r>
        <w:rPr>
          <w:rFonts w:hint="eastAsia"/>
        </w:rPr>
        <w:t>当用户点击“去支付”按钮时，系统会调用支付功能</w:t>
      </w:r>
      <w:r>
        <w:t>。</w:t>
      </w:r>
      <w:r>
        <w:rPr>
          <w:rFonts w:hint="eastAsia"/>
        </w:rPr>
        <w:t>以支付</w:t>
      </w:r>
      <w:proofErr w:type="gramStart"/>
      <w:r>
        <w:rPr>
          <w:rFonts w:hint="eastAsia"/>
        </w:rPr>
        <w:t>宝支付</w:t>
      </w:r>
      <w:proofErr w:type="gramEnd"/>
      <w:r>
        <w:rPr>
          <w:rFonts w:hint="eastAsia"/>
        </w:rPr>
        <w:t>为例，</w:t>
      </w:r>
      <w:r>
        <w:t>前端调用</w:t>
      </w:r>
      <w:proofErr w:type="spellStart"/>
      <w:r>
        <w:t>alipayApi</w:t>
      </w:r>
      <w:proofErr w:type="spellEnd"/>
      <w:r>
        <w:t>接口时，会触发后端的</w:t>
      </w:r>
      <w:proofErr w:type="spellStart"/>
      <w:r>
        <w:t>AliPayController</w:t>
      </w:r>
      <w:proofErr w:type="spellEnd"/>
      <w:r>
        <w:t>类中的</w:t>
      </w:r>
      <w:r>
        <w:t>pay</w:t>
      </w:r>
      <w:r>
        <w:rPr>
          <w:rFonts w:hint="eastAsia"/>
        </w:rPr>
        <w:t>()</w:t>
      </w:r>
      <w:r>
        <w:t>方法</w:t>
      </w:r>
      <w:r>
        <w:rPr>
          <w:rFonts w:hint="eastAsia"/>
        </w:rPr>
        <w:t>，该</w:t>
      </w:r>
      <w:r>
        <w:t>方法会查询最新订单的参数，调用</w:t>
      </w:r>
      <w:proofErr w:type="spellStart"/>
      <w:r>
        <w:t>AliPayUtils.pay</w:t>
      </w:r>
      <w:proofErr w:type="spellEnd"/>
      <w:r>
        <w:t>方法发起支付</w:t>
      </w:r>
      <w:proofErr w:type="gramStart"/>
      <w:r>
        <w:t>宝支付</w:t>
      </w:r>
      <w:proofErr w:type="gramEnd"/>
      <w:r>
        <w:t>请求，并返回支付页面响应</w:t>
      </w:r>
      <w:r>
        <w:rPr>
          <w:rFonts w:hint="eastAsia"/>
        </w:rPr>
        <w:t>，随后在前端用户进行支付操作</w:t>
      </w:r>
      <w:r>
        <w:t>。</w:t>
      </w:r>
      <w:r>
        <w:rPr>
          <w:rFonts w:cs="Times New Roman" w:hint="eastAsia"/>
        </w:rPr>
        <w:t>前端支付之后会自动调用</w:t>
      </w:r>
      <w:r>
        <w:rPr>
          <w:rFonts w:cs="Times New Roman"/>
        </w:rPr>
        <w:t>订单支付之后的回调函数</w:t>
      </w:r>
      <w:r>
        <w:rPr>
          <w:rFonts w:cs="Times New Roman" w:hint="eastAsia"/>
        </w:rPr>
        <w:t>，</w:t>
      </w:r>
      <w:r>
        <w:rPr>
          <w:rFonts w:cs="Times New Roman"/>
        </w:rPr>
        <w:t>该方法会循环调用</w:t>
      </w:r>
      <w:proofErr w:type="spellStart"/>
      <w:r>
        <w:rPr>
          <w:rFonts w:cs="Times New Roman"/>
        </w:rPr>
        <w:t>alipayQueryApi</w:t>
      </w:r>
      <w:proofErr w:type="spellEnd"/>
      <w:r>
        <w:rPr>
          <w:rFonts w:cs="Times New Roman"/>
        </w:rPr>
        <w:t>接口查询支付状态，若支付成功，会设置支付状态为成功，弹出成功通知，并调用</w:t>
      </w:r>
      <w:proofErr w:type="spellStart"/>
      <w:r>
        <w:rPr>
          <w:rFonts w:cs="Times New Roman"/>
        </w:rPr>
        <w:t>paySuccess</w:t>
      </w:r>
      <w:proofErr w:type="spellEnd"/>
      <w:r>
        <w:rPr>
          <w:rFonts w:cs="Times New Roman"/>
        </w:rPr>
        <w:t>方法跳转到支付成功页面。发起</w:t>
      </w:r>
      <w:r>
        <w:rPr>
          <w:rFonts w:cs="Times New Roman" w:hint="eastAsia"/>
        </w:rPr>
        <w:t>支付</w:t>
      </w:r>
      <w:r>
        <w:rPr>
          <w:rFonts w:cs="Times New Roman"/>
        </w:rPr>
        <w:t>时序图如图</w:t>
      </w:r>
      <w:r>
        <w:rPr>
          <w:rFonts w:cs="Times New Roman"/>
        </w:rPr>
        <w:t>5.</w:t>
      </w:r>
      <w:r>
        <w:rPr>
          <w:rFonts w:cs="Times New Roman" w:hint="eastAsia"/>
        </w:rPr>
        <w:t>9</w:t>
      </w:r>
      <w:r>
        <w:rPr>
          <w:rFonts w:cs="Times New Roman"/>
        </w:rPr>
        <w:t>所示。</w:t>
      </w:r>
      <w:r>
        <w:rPr>
          <w:rFonts w:cs="Times New Roman" w:hint="eastAsia"/>
        </w:rPr>
        <w:t>支付成功</w:t>
      </w:r>
      <w:r>
        <w:rPr>
          <w:rFonts w:cs="Times New Roman"/>
        </w:rPr>
        <w:t>功能界面如图</w:t>
      </w:r>
      <w:r>
        <w:rPr>
          <w:rFonts w:cs="Times New Roman"/>
        </w:rPr>
        <w:t>5.</w:t>
      </w:r>
      <w:r>
        <w:rPr>
          <w:rFonts w:cs="Times New Roman" w:hint="eastAsia"/>
        </w:rPr>
        <w:t>10</w:t>
      </w:r>
      <w:r>
        <w:rPr>
          <w:rFonts w:cs="Times New Roman"/>
        </w:rPr>
        <w:t>所示。</w:t>
      </w:r>
    </w:p>
    <w:p w14:paraId="3ED82946" w14:textId="77777777" w:rsidR="00A27FAC" w:rsidRDefault="00000000">
      <w:pPr>
        <w:pStyle w:val="04"/>
      </w:pPr>
      <w:r>
        <w:rPr>
          <w:rFonts w:hint="eastAsia"/>
        </w:rPr>
        <w:object w:dxaOrig="8038" w:dyaOrig="6179" w14:anchorId="77D45A6D">
          <v:shape id="_x0000_i1049" type="#_x0000_t75" style="width:402pt;height:308.75pt" o:ole="">
            <v:imagedata r:id="rId98" o:title=""/>
          </v:shape>
          <o:OLEObject Type="Embed" ProgID="Visio.Drawing.15" ShapeID="_x0000_i1049" DrawAspect="Content" ObjectID="_1808159168" r:id="rId99"/>
        </w:object>
      </w:r>
    </w:p>
    <w:p w14:paraId="657241CC" w14:textId="77777777" w:rsidR="00A27FAC" w:rsidRDefault="00000000">
      <w:pPr>
        <w:pStyle w:val="04"/>
      </w:pPr>
      <w:r>
        <w:t>图</w:t>
      </w:r>
      <w:r>
        <w:t>5.</w:t>
      </w:r>
      <w:r>
        <w:rPr>
          <w:rFonts w:hint="eastAsia"/>
        </w:rPr>
        <w:t>9</w:t>
      </w:r>
      <w:r>
        <w:rPr>
          <w:rFonts w:hint="eastAsia"/>
        </w:rPr>
        <w:t>发起支付时序图</w:t>
      </w:r>
    </w:p>
    <w:p w14:paraId="05B44676" w14:textId="77777777" w:rsidR="00A27FAC" w:rsidRDefault="00000000">
      <w:pPr>
        <w:pStyle w:val="04"/>
      </w:pPr>
      <w:r>
        <w:rPr>
          <w:noProof/>
        </w:rPr>
        <w:lastRenderedPageBreak/>
        <w:drawing>
          <wp:inline distT="0" distB="0" distL="0" distR="0" wp14:anchorId="69B45D58" wp14:editId="476DD7C1">
            <wp:extent cx="1875790" cy="2633980"/>
            <wp:effectExtent l="0" t="0" r="0" b="0"/>
            <wp:docPr id="2031591978"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91978" name="图片 1" descr="图形用户界面, 文本, 应用程序, 聊天或短信&#10;&#10;AI 生成的内容可能不正确。"/>
                    <pic:cNvPicPr>
                      <a:picLocks noChangeAspect="1"/>
                    </pic:cNvPicPr>
                  </pic:nvPicPr>
                  <pic:blipFill>
                    <a:blip r:embed="rId100"/>
                    <a:stretch>
                      <a:fillRect/>
                    </a:stretch>
                  </pic:blipFill>
                  <pic:spPr>
                    <a:xfrm>
                      <a:off x="0" y="0"/>
                      <a:ext cx="1878929" cy="2638852"/>
                    </a:xfrm>
                    <a:prstGeom prst="rect">
                      <a:avLst/>
                    </a:prstGeom>
                  </pic:spPr>
                </pic:pic>
              </a:graphicData>
            </a:graphic>
          </wp:inline>
        </w:drawing>
      </w:r>
    </w:p>
    <w:p w14:paraId="1FC8BB9D" w14:textId="77777777" w:rsidR="00A27FAC" w:rsidRDefault="00000000">
      <w:pPr>
        <w:pStyle w:val="04"/>
      </w:pPr>
      <w:r>
        <w:t>图</w:t>
      </w:r>
      <w:r>
        <w:t>5.</w:t>
      </w:r>
      <w:r>
        <w:rPr>
          <w:rFonts w:hint="eastAsia"/>
        </w:rPr>
        <w:t>10</w:t>
      </w:r>
      <w:r>
        <w:rPr>
          <w:rFonts w:hint="eastAsia"/>
        </w:rPr>
        <w:t>支付成功功能页面</w:t>
      </w:r>
    </w:p>
    <w:p w14:paraId="67B86255" w14:textId="77777777" w:rsidR="00A27FAC" w:rsidRDefault="00000000">
      <w:pPr>
        <w:pStyle w:val="03"/>
        <w:rPr>
          <w:rFonts w:ascii="Times New Roman" w:hAnsi="Times New Roman" w:cs="Times New Roman"/>
        </w:rPr>
      </w:pPr>
      <w:bookmarkStart w:id="299" w:name="_Toc195901974"/>
      <w:r>
        <w:rPr>
          <w:rFonts w:ascii="Times New Roman" w:hAnsi="Times New Roman" w:cs="Times New Roman"/>
        </w:rPr>
        <w:t>5.2.4</w:t>
      </w:r>
      <w:r>
        <w:rPr>
          <w:rFonts w:ascii="Times New Roman" w:hAnsi="Times New Roman" w:cs="Times New Roman" w:hint="eastAsia"/>
        </w:rPr>
        <w:t>地址管理</w:t>
      </w:r>
      <w:bookmarkEnd w:id="299"/>
    </w:p>
    <w:p w14:paraId="7B474AF5" w14:textId="77777777" w:rsidR="00A27FAC" w:rsidRDefault="00000000">
      <w:pPr>
        <w:pStyle w:val="000"/>
        <w:ind w:firstLine="480"/>
        <w:rPr>
          <w:rFonts w:cs="Times New Roman"/>
        </w:rPr>
      </w:pPr>
      <w:r>
        <w:rPr>
          <w:rFonts w:cs="Times New Roman" w:hint="eastAsia"/>
        </w:rPr>
        <w:t>用户在发起订单的时候就要填写地址，因此进入地址管理页面后，前端就要向后端发起</w:t>
      </w:r>
      <w:r>
        <w:rPr>
          <w:rFonts w:cs="Times New Roman" w:hint="eastAsia"/>
        </w:rPr>
        <w:t>Axios</w:t>
      </w:r>
      <w:r>
        <w:rPr>
          <w:rFonts w:cs="Times New Roman" w:hint="eastAsia"/>
        </w:rPr>
        <w:t>请求，以获取当前用户的所有地址信息并展示在前端页面上。当用户点击新增收货地址之后，页面会切换到地址新增的页面，其中包含联系人、性别、手机号、收货地址等信息的填写。当用户点击保存，首先前端会对上述几个字段的</w:t>
      </w:r>
      <w:r>
        <w:rPr>
          <w:rFonts w:cs="Times New Roman" w:hint="eastAsia"/>
        </w:rPr>
        <w:t>input</w:t>
      </w:r>
      <w:r>
        <w:rPr>
          <w:rFonts w:cs="Times New Roman" w:hint="eastAsia"/>
        </w:rPr>
        <w:t>输入</w:t>
      </w:r>
      <w:proofErr w:type="gramStart"/>
      <w:r>
        <w:rPr>
          <w:rFonts w:cs="Times New Roman" w:hint="eastAsia"/>
        </w:rPr>
        <w:t>框内容</w:t>
      </w:r>
      <w:proofErr w:type="gramEnd"/>
      <w:r>
        <w:rPr>
          <w:rFonts w:cs="Times New Roman" w:hint="eastAsia"/>
        </w:rPr>
        <w:t>进行非空校验，若校验无误，即可向后端发起</w:t>
      </w:r>
      <w:r>
        <w:rPr>
          <w:rFonts w:cs="Times New Roman" w:hint="eastAsia"/>
        </w:rPr>
        <w:t>Axios</w:t>
      </w:r>
      <w:r>
        <w:rPr>
          <w:rFonts w:cs="Times New Roman" w:hint="eastAsia"/>
        </w:rPr>
        <w:t>以保存相关的地址信息，然后由后端的</w:t>
      </w:r>
      <w:proofErr w:type="spellStart"/>
      <w:r>
        <w:rPr>
          <w:rFonts w:cs="Times New Roman" w:hint="eastAsia"/>
        </w:rPr>
        <w:t>AddressController</w:t>
      </w:r>
      <w:proofErr w:type="spellEnd"/>
      <w:r>
        <w:rPr>
          <w:rFonts w:cs="Times New Roman" w:hint="eastAsia"/>
        </w:rPr>
        <w:t>类中的</w:t>
      </w:r>
      <w:proofErr w:type="spellStart"/>
      <w:r>
        <w:rPr>
          <w:rFonts w:cs="Times New Roman" w:hint="eastAsia"/>
        </w:rPr>
        <w:t>addAddress</w:t>
      </w:r>
      <w:proofErr w:type="spellEnd"/>
      <w:r>
        <w:rPr>
          <w:rFonts w:cs="Times New Roman" w:hint="eastAsia"/>
        </w:rPr>
        <w:t>()</w:t>
      </w:r>
      <w:r>
        <w:rPr>
          <w:rFonts w:cs="Times New Roman" w:hint="eastAsia"/>
        </w:rPr>
        <w:t>方法，以达到将用户地址信息持久化在数据库中。新增地址</w:t>
      </w:r>
      <w:r>
        <w:rPr>
          <w:rFonts w:cs="Times New Roman"/>
        </w:rPr>
        <w:t>时序图如图</w:t>
      </w:r>
      <w:r>
        <w:rPr>
          <w:rFonts w:cs="Times New Roman"/>
        </w:rPr>
        <w:t>5.1</w:t>
      </w:r>
      <w:r>
        <w:rPr>
          <w:rFonts w:cs="Times New Roman" w:hint="eastAsia"/>
        </w:rPr>
        <w:t>1</w:t>
      </w:r>
      <w:r>
        <w:rPr>
          <w:rFonts w:cs="Times New Roman"/>
        </w:rPr>
        <w:t>所示，</w:t>
      </w:r>
      <w:r>
        <w:rPr>
          <w:rFonts w:cs="Times New Roman" w:hint="eastAsia"/>
        </w:rPr>
        <w:t>地址管理</w:t>
      </w:r>
      <w:r>
        <w:rPr>
          <w:rFonts w:cs="Times New Roman"/>
        </w:rPr>
        <w:t>界面图如图</w:t>
      </w:r>
      <w:r>
        <w:rPr>
          <w:rFonts w:cs="Times New Roman"/>
        </w:rPr>
        <w:t>5.1</w:t>
      </w:r>
      <w:r>
        <w:rPr>
          <w:rFonts w:cs="Times New Roman" w:hint="eastAsia"/>
        </w:rPr>
        <w:t>2</w:t>
      </w:r>
      <w:r>
        <w:rPr>
          <w:rFonts w:cs="Times New Roman"/>
        </w:rPr>
        <w:t>所示。</w:t>
      </w:r>
    </w:p>
    <w:p w14:paraId="23618919" w14:textId="77777777" w:rsidR="00A27FAC" w:rsidRDefault="00000000">
      <w:pPr>
        <w:pStyle w:val="05"/>
      </w:pPr>
      <w:r>
        <w:rPr>
          <w:rFonts w:hint="eastAsia"/>
        </w:rPr>
        <w:object w:dxaOrig="7522" w:dyaOrig="5728" w14:anchorId="24139A4E">
          <v:shape id="_x0000_i1050" type="#_x0000_t75" style="width:376.35pt;height:286.35pt" o:ole="">
            <v:imagedata r:id="rId101" o:title=""/>
          </v:shape>
          <o:OLEObject Type="Embed" ProgID="Visio.Drawing.15" ShapeID="_x0000_i1050" DrawAspect="Content" ObjectID="_1808159169" r:id="rId102"/>
        </w:object>
      </w:r>
    </w:p>
    <w:p w14:paraId="00525CEE" w14:textId="77777777" w:rsidR="00A27FAC" w:rsidRDefault="00000000">
      <w:pPr>
        <w:pStyle w:val="05"/>
      </w:pPr>
      <w:r>
        <w:t>图</w:t>
      </w:r>
      <w:r>
        <w:t>5.1</w:t>
      </w:r>
      <w:r>
        <w:rPr>
          <w:rFonts w:hint="eastAsia"/>
        </w:rPr>
        <w:t>1</w:t>
      </w:r>
      <w:r>
        <w:rPr>
          <w:rFonts w:hint="eastAsia"/>
        </w:rPr>
        <w:t>新增地址</w:t>
      </w:r>
      <w:r>
        <w:t>时序图</w:t>
      </w:r>
    </w:p>
    <w:p w14:paraId="78EC802A" w14:textId="77777777" w:rsidR="00A27FAC" w:rsidRDefault="00000000">
      <w:pPr>
        <w:pStyle w:val="04"/>
      </w:pPr>
      <w:r>
        <w:rPr>
          <w:noProof/>
        </w:rPr>
        <w:drawing>
          <wp:inline distT="0" distB="0" distL="0" distR="0" wp14:anchorId="5BFAD856" wp14:editId="414A312F">
            <wp:extent cx="1847850" cy="2465070"/>
            <wp:effectExtent l="0" t="0" r="0" b="0"/>
            <wp:docPr id="60226643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66431" name="图片 1" descr="图形用户界面, 应用程序&#10;&#10;AI 生成的内容可能不正确。"/>
                    <pic:cNvPicPr>
                      <a:picLocks noChangeAspect="1"/>
                    </pic:cNvPicPr>
                  </pic:nvPicPr>
                  <pic:blipFill>
                    <a:blip r:embed="rId103"/>
                    <a:stretch>
                      <a:fillRect/>
                    </a:stretch>
                  </pic:blipFill>
                  <pic:spPr>
                    <a:xfrm>
                      <a:off x="0" y="0"/>
                      <a:ext cx="1859109" cy="2479840"/>
                    </a:xfrm>
                    <a:prstGeom prst="rect">
                      <a:avLst/>
                    </a:prstGeom>
                  </pic:spPr>
                </pic:pic>
              </a:graphicData>
            </a:graphic>
          </wp:inline>
        </w:drawing>
      </w:r>
    </w:p>
    <w:p w14:paraId="2B026932" w14:textId="77777777" w:rsidR="00A27FAC" w:rsidRDefault="00000000">
      <w:pPr>
        <w:pStyle w:val="04"/>
      </w:pPr>
      <w:r>
        <w:t>图</w:t>
      </w:r>
      <w:r>
        <w:t>5.1</w:t>
      </w:r>
      <w:r>
        <w:rPr>
          <w:rFonts w:hint="eastAsia"/>
        </w:rPr>
        <w:t>2</w:t>
      </w:r>
      <w:r>
        <w:rPr>
          <w:rFonts w:hint="eastAsia"/>
        </w:rPr>
        <w:t>地址管理</w:t>
      </w:r>
      <w:r>
        <w:t>界面图</w:t>
      </w:r>
    </w:p>
    <w:p w14:paraId="5B80B5EF" w14:textId="77777777" w:rsidR="00A27FAC" w:rsidRDefault="00000000">
      <w:pPr>
        <w:pStyle w:val="03"/>
        <w:rPr>
          <w:rFonts w:ascii="Times New Roman" w:hAnsi="Times New Roman" w:cs="Times New Roman"/>
        </w:rPr>
      </w:pPr>
      <w:bookmarkStart w:id="300" w:name="_Toc195901975"/>
      <w:r>
        <w:rPr>
          <w:rFonts w:ascii="Times New Roman" w:hAnsi="Times New Roman" w:cs="Times New Roman"/>
        </w:rPr>
        <w:t>5.2.5</w:t>
      </w:r>
      <w:r>
        <w:rPr>
          <w:rFonts w:ascii="Times New Roman" w:hAnsi="Times New Roman" w:cs="Times New Roman" w:hint="eastAsia"/>
        </w:rPr>
        <w:t>订单管理</w:t>
      </w:r>
      <w:bookmarkEnd w:id="300"/>
    </w:p>
    <w:p w14:paraId="22DF3F82" w14:textId="77777777" w:rsidR="00A27FAC" w:rsidRDefault="00000000">
      <w:pPr>
        <w:pStyle w:val="000"/>
        <w:ind w:firstLine="480"/>
        <w:rPr>
          <w:rFonts w:cs="Times New Roman"/>
        </w:rPr>
      </w:pPr>
      <w:r>
        <w:rPr>
          <w:rFonts w:hint="eastAsia"/>
        </w:rPr>
        <w:t>用户下单生成的订单可以在历史订单页面进行查看，进入历史订单页面随机前端就会通过</w:t>
      </w:r>
      <w:r>
        <w:rPr>
          <w:rFonts w:hint="eastAsia"/>
        </w:rPr>
        <w:t>query()</w:t>
      </w:r>
      <w:r>
        <w:rPr>
          <w:rFonts w:hint="eastAsia"/>
        </w:rPr>
        <w:t>方法发起查询数据的请求，后端的</w:t>
      </w:r>
      <w:proofErr w:type="spellStart"/>
      <w:r>
        <w:rPr>
          <w:rFonts w:hint="eastAsia"/>
        </w:rPr>
        <w:t>OrderController</w:t>
      </w:r>
      <w:proofErr w:type="spellEnd"/>
      <w:r>
        <w:rPr>
          <w:rFonts w:hint="eastAsia"/>
        </w:rPr>
        <w:t>类接收到请求就会调用</w:t>
      </w:r>
      <w:r>
        <w:rPr>
          <w:rFonts w:hint="eastAsia"/>
        </w:rPr>
        <w:t>list()</w:t>
      </w:r>
      <w:r>
        <w:rPr>
          <w:rFonts w:hint="eastAsia"/>
        </w:rPr>
        <w:t>方法以用户</w:t>
      </w:r>
      <w:r>
        <w:rPr>
          <w:rFonts w:hint="eastAsia"/>
        </w:rPr>
        <w:t>id</w:t>
      </w:r>
      <w:r>
        <w:rPr>
          <w:rFonts w:hint="eastAsia"/>
        </w:rPr>
        <w:t>的向</w:t>
      </w:r>
      <w:r>
        <w:rPr>
          <w:rFonts w:hint="eastAsia"/>
        </w:rPr>
        <w:t>MySQL</w:t>
      </w:r>
      <w:r>
        <w:rPr>
          <w:rFonts w:hint="eastAsia"/>
        </w:rPr>
        <w:t>数据库查询，查询成功之后就会返回相应的结果集随即查询成功的消息返回给前端。</w:t>
      </w:r>
      <w:r>
        <w:rPr>
          <w:rFonts w:cs="Times New Roman" w:hint="eastAsia"/>
        </w:rPr>
        <w:t>订单查询</w:t>
      </w:r>
      <w:r>
        <w:rPr>
          <w:rFonts w:cs="Times New Roman"/>
        </w:rPr>
        <w:t>时序图如图</w:t>
      </w:r>
      <w:r>
        <w:rPr>
          <w:rFonts w:cs="Times New Roman"/>
        </w:rPr>
        <w:t>5.1</w:t>
      </w:r>
      <w:r>
        <w:rPr>
          <w:rFonts w:cs="Times New Roman" w:hint="eastAsia"/>
        </w:rPr>
        <w:t>3</w:t>
      </w:r>
      <w:r>
        <w:rPr>
          <w:rFonts w:cs="Times New Roman"/>
        </w:rPr>
        <w:t>所示，</w:t>
      </w:r>
      <w:r>
        <w:rPr>
          <w:rFonts w:cs="Times New Roman" w:hint="eastAsia"/>
        </w:rPr>
        <w:t>历史订单</w:t>
      </w:r>
      <w:r>
        <w:rPr>
          <w:rFonts w:cs="Times New Roman"/>
        </w:rPr>
        <w:t>界面如图</w:t>
      </w:r>
      <w:r>
        <w:rPr>
          <w:rFonts w:cs="Times New Roman"/>
        </w:rPr>
        <w:t>5.1</w:t>
      </w:r>
      <w:r>
        <w:rPr>
          <w:rFonts w:cs="Times New Roman" w:hint="eastAsia"/>
        </w:rPr>
        <w:t>4</w:t>
      </w:r>
      <w:r>
        <w:rPr>
          <w:rFonts w:cs="Times New Roman"/>
        </w:rPr>
        <w:t>所示。</w:t>
      </w:r>
    </w:p>
    <w:p w14:paraId="61EF2FF1" w14:textId="77777777" w:rsidR="00A27FAC" w:rsidRDefault="00000000">
      <w:pPr>
        <w:pStyle w:val="04"/>
      </w:pPr>
      <w:r>
        <w:rPr>
          <w:rFonts w:hint="eastAsia"/>
        </w:rPr>
        <w:object w:dxaOrig="7941" w:dyaOrig="4900" w14:anchorId="0AEB718E">
          <v:shape id="_x0000_i1051" type="#_x0000_t75" style="width:397.1pt;height:244.9pt" o:ole="">
            <v:imagedata r:id="rId104" o:title=""/>
          </v:shape>
          <o:OLEObject Type="Embed" ProgID="Visio.Drawing.15" ShapeID="_x0000_i1051" DrawAspect="Content" ObjectID="_1808159170" r:id="rId105"/>
        </w:object>
      </w:r>
    </w:p>
    <w:p w14:paraId="61ABA5A3" w14:textId="77777777" w:rsidR="00A27FAC" w:rsidRDefault="00000000">
      <w:pPr>
        <w:pStyle w:val="04"/>
      </w:pPr>
      <w:r>
        <w:t>图</w:t>
      </w:r>
      <w:r>
        <w:t>5.1</w:t>
      </w:r>
      <w:r>
        <w:rPr>
          <w:rFonts w:hint="eastAsia"/>
        </w:rPr>
        <w:t>3</w:t>
      </w:r>
      <w:r>
        <w:rPr>
          <w:rFonts w:hint="eastAsia"/>
        </w:rPr>
        <w:t>订单查询</w:t>
      </w:r>
      <w:r>
        <w:t>时序图</w:t>
      </w:r>
    </w:p>
    <w:p w14:paraId="2832FC61" w14:textId="77777777" w:rsidR="00A27FAC" w:rsidRDefault="00000000">
      <w:pPr>
        <w:pStyle w:val="04"/>
      </w:pPr>
      <w:r>
        <w:rPr>
          <w:noProof/>
        </w:rPr>
        <w:drawing>
          <wp:inline distT="0" distB="0" distL="0" distR="0" wp14:anchorId="564DBF06" wp14:editId="7FA6390B">
            <wp:extent cx="2162810" cy="3014980"/>
            <wp:effectExtent l="0" t="0" r="8890" b="0"/>
            <wp:docPr id="196237680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76805" name="图片 1" descr="图形用户界面, 文本, 应用程序&#10;&#10;AI 生成的内容可能不正确。"/>
                    <pic:cNvPicPr>
                      <a:picLocks noChangeAspect="1"/>
                    </pic:cNvPicPr>
                  </pic:nvPicPr>
                  <pic:blipFill>
                    <a:blip r:embed="rId106"/>
                    <a:stretch>
                      <a:fillRect/>
                    </a:stretch>
                  </pic:blipFill>
                  <pic:spPr>
                    <a:xfrm>
                      <a:off x="0" y="0"/>
                      <a:ext cx="2170524" cy="3025459"/>
                    </a:xfrm>
                    <a:prstGeom prst="rect">
                      <a:avLst/>
                    </a:prstGeom>
                  </pic:spPr>
                </pic:pic>
              </a:graphicData>
            </a:graphic>
          </wp:inline>
        </w:drawing>
      </w:r>
    </w:p>
    <w:p w14:paraId="39C05632" w14:textId="77777777" w:rsidR="00A27FAC" w:rsidRDefault="00000000">
      <w:pPr>
        <w:pStyle w:val="04"/>
      </w:pPr>
      <w:r>
        <w:t>图</w:t>
      </w:r>
      <w:r>
        <w:t>5.1</w:t>
      </w:r>
      <w:r>
        <w:rPr>
          <w:rFonts w:hint="eastAsia"/>
        </w:rPr>
        <w:t>4</w:t>
      </w:r>
      <w:r>
        <w:rPr>
          <w:rFonts w:hint="eastAsia"/>
        </w:rPr>
        <w:t>历史订单</w:t>
      </w:r>
      <w:r>
        <w:t>界面图</w:t>
      </w:r>
    </w:p>
    <w:p w14:paraId="573CC9C9" w14:textId="77777777" w:rsidR="00A27FAC" w:rsidRDefault="00000000">
      <w:pPr>
        <w:pStyle w:val="03"/>
        <w:rPr>
          <w:rFonts w:ascii="Times New Roman" w:hAnsi="Times New Roman" w:cs="Times New Roman"/>
        </w:rPr>
      </w:pPr>
      <w:bookmarkStart w:id="301" w:name="_Toc195901976"/>
      <w:r>
        <w:rPr>
          <w:rFonts w:ascii="Times New Roman" w:hAnsi="Times New Roman" w:cs="Times New Roman"/>
        </w:rPr>
        <w:t>5.2.6</w:t>
      </w:r>
      <w:r>
        <w:rPr>
          <w:rFonts w:ascii="Times New Roman" w:hAnsi="Times New Roman" w:cs="Times New Roman" w:hint="eastAsia"/>
        </w:rPr>
        <w:t>发起评价</w:t>
      </w:r>
      <w:bookmarkEnd w:id="301"/>
    </w:p>
    <w:p w14:paraId="5174541B" w14:textId="77777777" w:rsidR="00A27FAC" w:rsidRDefault="00000000">
      <w:pPr>
        <w:pStyle w:val="000"/>
        <w:ind w:firstLine="480"/>
        <w:rPr>
          <w:rFonts w:cs="Times New Roman"/>
        </w:rPr>
      </w:pPr>
      <w:r>
        <w:rPr>
          <w:rFonts w:cs="Times New Roman" w:hint="eastAsia"/>
        </w:rPr>
        <w:t>当订单的状态为已完成的状态时，用户即可点击相应订单进行评价。首先前端会携带订单号</w:t>
      </w:r>
      <w:r>
        <w:rPr>
          <w:rFonts w:cs="Times New Roman"/>
        </w:rPr>
        <w:t>通过</w:t>
      </w:r>
      <w:r>
        <w:rPr>
          <w:rFonts w:cs="Times New Roman"/>
        </w:rPr>
        <w:t>AXIOS</w:t>
      </w:r>
      <w:r>
        <w:rPr>
          <w:rFonts w:cs="Times New Roman"/>
        </w:rPr>
        <w:t>发起</w:t>
      </w:r>
      <w:r>
        <w:rPr>
          <w:rFonts w:cs="Times New Roman"/>
        </w:rPr>
        <w:t>GET</w:t>
      </w:r>
      <w:r>
        <w:rPr>
          <w:rFonts w:cs="Times New Roman"/>
        </w:rPr>
        <w:t>请求</w:t>
      </w:r>
      <w:r>
        <w:rPr>
          <w:rFonts w:cs="Times New Roman" w:hint="eastAsia"/>
        </w:rPr>
        <w:t>向后端发起查询数据，后端的</w:t>
      </w:r>
      <w:proofErr w:type="spellStart"/>
      <w:r>
        <w:t>EvaluationController</w:t>
      </w:r>
      <w:proofErr w:type="spellEnd"/>
      <w:r>
        <w:rPr>
          <w:rFonts w:hint="eastAsia"/>
        </w:rPr>
        <w:t>会对请求进行处理，通过调用</w:t>
      </w:r>
      <w:proofErr w:type="spellStart"/>
      <w:r>
        <w:t>getBy</w:t>
      </w:r>
      <w:r>
        <w:rPr>
          <w:rFonts w:hint="eastAsia"/>
        </w:rPr>
        <w:t>OrderId</w:t>
      </w:r>
      <w:proofErr w:type="spellEnd"/>
      <w:r>
        <w:rPr>
          <w:rFonts w:hint="eastAsia"/>
        </w:rPr>
        <w:t>()</w:t>
      </w:r>
      <w:r>
        <w:rPr>
          <w:rFonts w:hint="eastAsia"/>
        </w:rPr>
        <w:t>发起数据库查询请求，若查询到相应的数据，则将封装好的数据返回给前端，并将评价的内容渲染在对应的位置上面；若未查询到数据则为空，在前端页面就不再展示数据，同时用户即可将自己对该订单中的菜品、套餐、商家或服务多个维度进行评价，并对评分</w:t>
      </w:r>
      <w:r>
        <w:rPr>
          <w:rFonts w:hint="eastAsia"/>
        </w:rPr>
        <w:lastRenderedPageBreak/>
        <w:t>1-5</w:t>
      </w:r>
      <w:r>
        <w:rPr>
          <w:rFonts w:hint="eastAsia"/>
        </w:rPr>
        <w:t>级星级进行选择，以图像形式展示自己的满意度。随后用户即可对评价进行提交，此时前端会校验评价内容和评分是否为空，对为空的信息进行提示，前端校验无误之后，随后会通过</w:t>
      </w:r>
      <w:proofErr w:type="spellStart"/>
      <w:r>
        <w:rPr>
          <w:rFonts w:hint="eastAsia"/>
        </w:rPr>
        <w:t>saveE</w:t>
      </w:r>
      <w:r>
        <w:t>valuation</w:t>
      </w:r>
      <w:r>
        <w:rPr>
          <w:rFonts w:hint="eastAsia"/>
        </w:rPr>
        <w:t>Api</w:t>
      </w:r>
      <w:proofErr w:type="spellEnd"/>
      <w:r>
        <w:rPr>
          <w:rFonts w:hint="eastAsia"/>
        </w:rPr>
        <w:t>方法向后端发起</w:t>
      </w:r>
      <w:r>
        <w:rPr>
          <w:rFonts w:hint="eastAsia"/>
        </w:rPr>
        <w:t>post</w:t>
      </w:r>
      <w:r>
        <w:rPr>
          <w:rFonts w:hint="eastAsia"/>
        </w:rPr>
        <w:t>请求，后端的</w:t>
      </w:r>
      <w:proofErr w:type="spellStart"/>
      <w:r>
        <w:t>EvaluationController</w:t>
      </w:r>
      <w:proofErr w:type="spellEnd"/>
      <w:r>
        <w:rPr>
          <w:rFonts w:hint="eastAsia"/>
        </w:rPr>
        <w:t>在接收到请求之后会调用</w:t>
      </w:r>
      <w:r>
        <w:rPr>
          <w:rFonts w:hint="eastAsia"/>
        </w:rPr>
        <w:t>save()</w:t>
      </w:r>
      <w:r>
        <w:rPr>
          <w:rFonts w:hint="eastAsia"/>
        </w:rPr>
        <w:t>方法，在</w:t>
      </w:r>
      <w:r>
        <w:rPr>
          <w:rFonts w:hint="eastAsia"/>
        </w:rPr>
        <w:t>MySQL</w:t>
      </w:r>
      <w:r>
        <w:rPr>
          <w:rFonts w:hint="eastAsia"/>
        </w:rPr>
        <w:t>数据库中将数据进行保存，并奖保存成功与否的信息封装在结果集中返回给前端。</w:t>
      </w:r>
      <w:r>
        <w:rPr>
          <w:rFonts w:cs="Times New Roman" w:hint="eastAsia"/>
        </w:rPr>
        <w:t>发起评价</w:t>
      </w:r>
      <w:r>
        <w:rPr>
          <w:rFonts w:cs="Times New Roman"/>
        </w:rPr>
        <w:t>时序图如图</w:t>
      </w:r>
      <w:r>
        <w:rPr>
          <w:rFonts w:cs="Times New Roman"/>
        </w:rPr>
        <w:t>5.1</w:t>
      </w:r>
      <w:r>
        <w:rPr>
          <w:rFonts w:cs="Times New Roman" w:hint="eastAsia"/>
        </w:rPr>
        <w:t>5</w:t>
      </w:r>
      <w:r>
        <w:rPr>
          <w:rFonts w:cs="Times New Roman"/>
        </w:rPr>
        <w:t>所示，</w:t>
      </w:r>
      <w:r>
        <w:rPr>
          <w:rFonts w:cs="Times New Roman" w:hint="eastAsia"/>
        </w:rPr>
        <w:t>评价</w:t>
      </w:r>
      <w:r>
        <w:rPr>
          <w:rFonts w:cs="Times New Roman"/>
        </w:rPr>
        <w:t>界面如图</w:t>
      </w:r>
      <w:r>
        <w:rPr>
          <w:rFonts w:cs="Times New Roman"/>
        </w:rPr>
        <w:t>5.1</w:t>
      </w:r>
      <w:r>
        <w:rPr>
          <w:rFonts w:cs="Times New Roman" w:hint="eastAsia"/>
        </w:rPr>
        <w:t>6</w:t>
      </w:r>
      <w:r>
        <w:rPr>
          <w:rFonts w:cs="Times New Roman"/>
        </w:rPr>
        <w:t>所示。</w:t>
      </w:r>
    </w:p>
    <w:p w14:paraId="1C762C4B" w14:textId="77777777" w:rsidR="00A27FAC" w:rsidRDefault="00000000">
      <w:pPr>
        <w:pStyle w:val="04"/>
      </w:pPr>
      <w:r>
        <w:rPr>
          <w:rFonts w:hint="eastAsia"/>
        </w:rPr>
        <w:object w:dxaOrig="8500" w:dyaOrig="6867" w14:anchorId="7ED14E75">
          <v:shape id="_x0000_i1052" type="#_x0000_t75" style="width:424.9pt;height:343.1pt" o:ole="">
            <v:imagedata r:id="rId107" o:title=""/>
          </v:shape>
          <o:OLEObject Type="Embed" ProgID="Visio.Drawing.15" ShapeID="_x0000_i1052" DrawAspect="Content" ObjectID="_1808159171" r:id="rId108"/>
        </w:object>
      </w:r>
    </w:p>
    <w:p w14:paraId="20985732" w14:textId="77777777" w:rsidR="00A27FAC" w:rsidRDefault="00000000">
      <w:pPr>
        <w:pStyle w:val="04"/>
      </w:pPr>
      <w:r>
        <w:t>图</w:t>
      </w:r>
      <w:r>
        <w:t>5.1</w:t>
      </w:r>
      <w:r>
        <w:rPr>
          <w:rFonts w:hint="eastAsia"/>
        </w:rPr>
        <w:t>5</w:t>
      </w:r>
      <w:r>
        <w:rPr>
          <w:rFonts w:hint="eastAsia"/>
        </w:rPr>
        <w:t>发起评价</w:t>
      </w:r>
      <w:r>
        <w:t>时序图</w:t>
      </w:r>
    </w:p>
    <w:p w14:paraId="140B76DB" w14:textId="77777777" w:rsidR="00A27FAC" w:rsidRDefault="00000000">
      <w:pPr>
        <w:pStyle w:val="04"/>
      </w:pPr>
      <w:r>
        <w:rPr>
          <w:noProof/>
        </w:rPr>
        <w:lastRenderedPageBreak/>
        <w:drawing>
          <wp:inline distT="0" distB="0" distL="0" distR="0" wp14:anchorId="26E76278" wp14:editId="15B958A8">
            <wp:extent cx="2787650" cy="3454400"/>
            <wp:effectExtent l="0" t="0" r="0" b="0"/>
            <wp:docPr id="170948714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87142" name="图片 1" descr="图形用户界面, 应用程序&#10;&#10;AI 生成的内容可能不正确。"/>
                    <pic:cNvPicPr>
                      <a:picLocks noChangeAspect="1"/>
                    </pic:cNvPicPr>
                  </pic:nvPicPr>
                  <pic:blipFill>
                    <a:blip r:embed="rId109"/>
                    <a:stretch>
                      <a:fillRect/>
                    </a:stretch>
                  </pic:blipFill>
                  <pic:spPr>
                    <a:xfrm>
                      <a:off x="0" y="0"/>
                      <a:ext cx="2791299" cy="3458971"/>
                    </a:xfrm>
                    <a:prstGeom prst="rect">
                      <a:avLst/>
                    </a:prstGeom>
                  </pic:spPr>
                </pic:pic>
              </a:graphicData>
            </a:graphic>
          </wp:inline>
        </w:drawing>
      </w:r>
    </w:p>
    <w:p w14:paraId="0BED0E6B" w14:textId="77777777" w:rsidR="00A27FAC" w:rsidRDefault="00000000">
      <w:pPr>
        <w:pStyle w:val="04"/>
      </w:pPr>
      <w:r>
        <w:t>图</w:t>
      </w:r>
      <w:r>
        <w:t>5.1</w:t>
      </w:r>
      <w:r>
        <w:rPr>
          <w:rFonts w:hint="eastAsia"/>
        </w:rPr>
        <w:t>6</w:t>
      </w:r>
      <w:r>
        <w:rPr>
          <w:rFonts w:hint="eastAsia"/>
        </w:rPr>
        <w:t>订单评价</w:t>
      </w:r>
      <w:r>
        <w:t>界面图</w:t>
      </w:r>
    </w:p>
    <w:p w14:paraId="66E73F81" w14:textId="77777777" w:rsidR="00A27FAC" w:rsidRDefault="00000000">
      <w:pPr>
        <w:pStyle w:val="03"/>
        <w:rPr>
          <w:rFonts w:ascii="Times New Roman" w:hAnsi="Times New Roman" w:cs="Times New Roman"/>
        </w:rPr>
      </w:pPr>
      <w:bookmarkStart w:id="302" w:name="_Toc195901977"/>
      <w:r>
        <w:rPr>
          <w:rFonts w:ascii="Times New Roman" w:hAnsi="Times New Roman" w:cs="Times New Roman"/>
        </w:rPr>
        <w:t>5.2.7</w:t>
      </w:r>
      <w:r>
        <w:rPr>
          <w:rFonts w:ascii="Times New Roman" w:hAnsi="Times New Roman" w:cs="Times New Roman" w:hint="eastAsia"/>
        </w:rPr>
        <w:t>发起投诉</w:t>
      </w:r>
      <w:bookmarkEnd w:id="302"/>
    </w:p>
    <w:p w14:paraId="3D7532C8" w14:textId="77777777" w:rsidR="00A27FAC" w:rsidRDefault="00000000">
      <w:pPr>
        <w:pStyle w:val="000"/>
        <w:ind w:firstLine="480"/>
        <w:rPr>
          <w:rFonts w:cs="Times New Roman"/>
        </w:rPr>
      </w:pPr>
      <w:r>
        <w:rPr>
          <w:rFonts w:cs="Times New Roman" w:hint="eastAsia"/>
        </w:rPr>
        <w:t>用户进入投诉中心就可以查看该用户的所有投诉信息并对不满意之处进行投诉反馈。当用户在投诉中心点击发起投诉的按钮时，此时页面就会跳转到新增投诉的页面，在用户编写好对订单投诉的内容时，点击发起投诉，此时前端就会对投诉内容等信息的</w:t>
      </w:r>
      <w:r>
        <w:rPr>
          <w:rFonts w:cs="Times New Roman" w:hint="eastAsia"/>
        </w:rPr>
        <w:t>input</w:t>
      </w:r>
      <w:r>
        <w:rPr>
          <w:rFonts w:cs="Times New Roman" w:hint="eastAsia"/>
        </w:rPr>
        <w:t>输入</w:t>
      </w:r>
      <w:proofErr w:type="gramStart"/>
      <w:r>
        <w:rPr>
          <w:rFonts w:cs="Times New Roman" w:hint="eastAsia"/>
        </w:rPr>
        <w:t>框内容</w:t>
      </w:r>
      <w:proofErr w:type="gramEnd"/>
      <w:r>
        <w:rPr>
          <w:rFonts w:cs="Times New Roman" w:hint="eastAsia"/>
        </w:rPr>
        <w:t>进行校验，每项均通过非空校验之后才能对后端服务器发起请求。后端服务器在</w:t>
      </w:r>
      <w:proofErr w:type="spellStart"/>
      <w:r>
        <w:t>ComplaintController</w:t>
      </w:r>
      <w:proofErr w:type="spellEnd"/>
      <w:r>
        <w:rPr>
          <w:rFonts w:hint="eastAsia"/>
        </w:rPr>
        <w:t>类中接受到请求，并调用</w:t>
      </w:r>
      <w:r>
        <w:t>save</w:t>
      </w:r>
      <w:r>
        <w:rPr>
          <w:rFonts w:hint="eastAsia"/>
        </w:rPr>
        <w:t>()</w:t>
      </w:r>
      <w:r>
        <w:rPr>
          <w:rFonts w:hint="eastAsia"/>
        </w:rPr>
        <w:t>方法对投诉内容进行保存在</w:t>
      </w:r>
      <w:r>
        <w:rPr>
          <w:rFonts w:hint="eastAsia"/>
        </w:rPr>
        <w:t>MySQL</w:t>
      </w:r>
      <w:r>
        <w:rPr>
          <w:rFonts w:hint="eastAsia"/>
        </w:rPr>
        <w:t>数据库中，并将保存成功与否信息封装</w:t>
      </w:r>
      <w:proofErr w:type="gramStart"/>
      <w:r>
        <w:rPr>
          <w:rFonts w:hint="eastAsia"/>
        </w:rPr>
        <w:t>成结果集</w:t>
      </w:r>
      <w:proofErr w:type="gramEnd"/>
      <w:r>
        <w:rPr>
          <w:rFonts w:hint="eastAsia"/>
        </w:rPr>
        <w:t>返回给前端。</w:t>
      </w:r>
      <w:r>
        <w:rPr>
          <w:rFonts w:cs="Times New Roman" w:hint="eastAsia"/>
        </w:rPr>
        <w:t>发起投诉</w:t>
      </w:r>
      <w:r>
        <w:rPr>
          <w:rFonts w:cs="Times New Roman"/>
        </w:rPr>
        <w:t>时序图如图</w:t>
      </w:r>
      <w:r>
        <w:rPr>
          <w:rFonts w:cs="Times New Roman"/>
        </w:rPr>
        <w:t>5.1</w:t>
      </w:r>
      <w:r>
        <w:rPr>
          <w:rFonts w:cs="Times New Roman" w:hint="eastAsia"/>
        </w:rPr>
        <w:t>7</w:t>
      </w:r>
      <w:r>
        <w:rPr>
          <w:rFonts w:cs="Times New Roman"/>
        </w:rPr>
        <w:t>所示。</w:t>
      </w:r>
      <w:r>
        <w:rPr>
          <w:rFonts w:cs="Times New Roman" w:hint="eastAsia"/>
        </w:rPr>
        <w:t>投诉中心</w:t>
      </w:r>
      <w:r>
        <w:rPr>
          <w:rFonts w:cs="Times New Roman"/>
        </w:rPr>
        <w:t>界面如图</w:t>
      </w:r>
      <w:r>
        <w:rPr>
          <w:rFonts w:cs="Times New Roman"/>
        </w:rPr>
        <w:t>5.1</w:t>
      </w:r>
      <w:r>
        <w:rPr>
          <w:rFonts w:cs="Times New Roman" w:hint="eastAsia"/>
        </w:rPr>
        <w:t>8</w:t>
      </w:r>
      <w:r>
        <w:rPr>
          <w:rFonts w:cs="Times New Roman"/>
        </w:rPr>
        <w:t>所示。</w:t>
      </w:r>
      <w:r>
        <w:rPr>
          <w:rFonts w:cs="Times New Roman" w:hint="eastAsia"/>
        </w:rPr>
        <w:t>发起</w:t>
      </w:r>
      <w:r>
        <w:rPr>
          <w:rFonts w:cs="Times New Roman"/>
        </w:rPr>
        <w:t>界面如图</w:t>
      </w:r>
      <w:r>
        <w:rPr>
          <w:rFonts w:cs="Times New Roman"/>
        </w:rPr>
        <w:t>5.1</w:t>
      </w:r>
      <w:r>
        <w:rPr>
          <w:rFonts w:cs="Times New Roman" w:hint="eastAsia"/>
        </w:rPr>
        <w:t>9</w:t>
      </w:r>
      <w:r>
        <w:rPr>
          <w:rFonts w:cs="Times New Roman"/>
        </w:rPr>
        <w:t>所示。</w:t>
      </w:r>
    </w:p>
    <w:p w14:paraId="0F48F15E" w14:textId="77777777" w:rsidR="00A27FAC" w:rsidRDefault="00A27FAC">
      <w:pPr>
        <w:pStyle w:val="000"/>
        <w:ind w:firstLine="480"/>
        <w:rPr>
          <w:rFonts w:cs="Times New Roman"/>
        </w:rPr>
      </w:pPr>
    </w:p>
    <w:p w14:paraId="7C606528" w14:textId="77777777" w:rsidR="00A27FAC" w:rsidRDefault="00000000">
      <w:pPr>
        <w:pStyle w:val="05"/>
      </w:pPr>
      <w:r>
        <w:rPr>
          <w:rFonts w:hint="eastAsia"/>
        </w:rPr>
        <w:object w:dxaOrig="8500" w:dyaOrig="6953" w14:anchorId="6111C8C2">
          <v:shape id="_x0000_i1053" type="#_x0000_t75" style="width:424.9pt;height:347.45pt" o:ole="">
            <v:imagedata r:id="rId110" o:title=""/>
          </v:shape>
          <o:OLEObject Type="Embed" ProgID="Visio.Drawing.15" ShapeID="_x0000_i1053" DrawAspect="Content" ObjectID="_1808159172" r:id="rId111"/>
        </w:object>
      </w:r>
    </w:p>
    <w:p w14:paraId="1915B0B6" w14:textId="77777777" w:rsidR="00A27FAC" w:rsidRDefault="00000000">
      <w:pPr>
        <w:pStyle w:val="05"/>
      </w:pPr>
      <w:r>
        <w:t>图</w:t>
      </w:r>
      <w:r>
        <w:t>5.17</w:t>
      </w:r>
      <w:r>
        <w:rPr>
          <w:rFonts w:hint="eastAsia"/>
        </w:rPr>
        <w:t>发起投诉</w:t>
      </w:r>
      <w:r>
        <w:t>时序图</w:t>
      </w:r>
    </w:p>
    <w:p w14:paraId="3B12EB90" w14:textId="77777777" w:rsidR="00A27FAC" w:rsidRDefault="00000000">
      <w:pPr>
        <w:pStyle w:val="04"/>
      </w:pPr>
      <w:r>
        <w:rPr>
          <w:noProof/>
        </w:rPr>
        <w:drawing>
          <wp:inline distT="0" distB="0" distL="0" distR="0" wp14:anchorId="028AEE51" wp14:editId="26E53F44">
            <wp:extent cx="1862455" cy="2790190"/>
            <wp:effectExtent l="0" t="0" r="4445" b="0"/>
            <wp:docPr id="166919649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96498" name="图片 1" descr="图形用户界面, 应用程序&#10;&#10;AI 生成的内容可能不正确。"/>
                    <pic:cNvPicPr>
                      <a:picLocks noChangeAspect="1"/>
                    </pic:cNvPicPr>
                  </pic:nvPicPr>
                  <pic:blipFill>
                    <a:blip r:embed="rId112"/>
                    <a:stretch>
                      <a:fillRect/>
                    </a:stretch>
                  </pic:blipFill>
                  <pic:spPr>
                    <a:xfrm>
                      <a:off x="0" y="0"/>
                      <a:ext cx="1866568" cy="2796369"/>
                    </a:xfrm>
                    <a:prstGeom prst="rect">
                      <a:avLst/>
                    </a:prstGeom>
                  </pic:spPr>
                </pic:pic>
              </a:graphicData>
            </a:graphic>
          </wp:inline>
        </w:drawing>
      </w:r>
    </w:p>
    <w:p w14:paraId="3FCA3E93" w14:textId="77777777" w:rsidR="00A27FAC" w:rsidRDefault="00000000">
      <w:pPr>
        <w:pStyle w:val="04"/>
      </w:pPr>
      <w:r>
        <w:t>图</w:t>
      </w:r>
      <w:r>
        <w:t>5.1</w:t>
      </w:r>
      <w:r>
        <w:rPr>
          <w:rFonts w:hint="eastAsia"/>
        </w:rPr>
        <w:t>8</w:t>
      </w:r>
      <w:r>
        <w:rPr>
          <w:rFonts w:hint="eastAsia"/>
        </w:rPr>
        <w:t>投诉中心</w:t>
      </w:r>
      <w:r>
        <w:t>界面图</w:t>
      </w:r>
    </w:p>
    <w:p w14:paraId="1132F3DA" w14:textId="77777777" w:rsidR="00A27FAC" w:rsidRDefault="00000000">
      <w:pPr>
        <w:pStyle w:val="04"/>
      </w:pPr>
      <w:r>
        <w:rPr>
          <w:noProof/>
        </w:rPr>
        <w:lastRenderedPageBreak/>
        <w:drawing>
          <wp:inline distT="0" distB="0" distL="0" distR="0" wp14:anchorId="43B8E321" wp14:editId="26EE4826">
            <wp:extent cx="2098040" cy="2623820"/>
            <wp:effectExtent l="0" t="0" r="0" b="5080"/>
            <wp:docPr id="157029504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95044" name="图片 1" descr="图形用户界面, 网站&#10;&#10;AI 生成的内容可能不正确。"/>
                    <pic:cNvPicPr>
                      <a:picLocks noChangeAspect="1"/>
                    </pic:cNvPicPr>
                  </pic:nvPicPr>
                  <pic:blipFill>
                    <a:blip r:embed="rId113"/>
                    <a:stretch>
                      <a:fillRect/>
                    </a:stretch>
                  </pic:blipFill>
                  <pic:spPr>
                    <a:xfrm>
                      <a:off x="0" y="0"/>
                      <a:ext cx="2104488" cy="2631572"/>
                    </a:xfrm>
                    <a:prstGeom prst="rect">
                      <a:avLst/>
                    </a:prstGeom>
                  </pic:spPr>
                </pic:pic>
              </a:graphicData>
            </a:graphic>
          </wp:inline>
        </w:drawing>
      </w:r>
    </w:p>
    <w:p w14:paraId="59A918D6" w14:textId="77777777" w:rsidR="00A27FAC" w:rsidRDefault="00000000">
      <w:pPr>
        <w:pStyle w:val="04"/>
      </w:pPr>
      <w:r>
        <w:t>图</w:t>
      </w:r>
      <w:r>
        <w:t>5.1</w:t>
      </w:r>
      <w:r>
        <w:rPr>
          <w:rFonts w:hint="eastAsia"/>
        </w:rPr>
        <w:t>9</w:t>
      </w:r>
      <w:r>
        <w:rPr>
          <w:rFonts w:hint="eastAsia"/>
        </w:rPr>
        <w:t>发起投诉</w:t>
      </w:r>
      <w:r>
        <w:t>界面图</w:t>
      </w:r>
    </w:p>
    <w:p w14:paraId="5AB39C90" w14:textId="77777777" w:rsidR="00A27FAC" w:rsidRDefault="00000000">
      <w:pPr>
        <w:pStyle w:val="02"/>
        <w:rPr>
          <w:rFonts w:ascii="Times New Roman" w:hAnsi="Times New Roman" w:cs="Times New Roman"/>
        </w:rPr>
      </w:pPr>
      <w:bookmarkStart w:id="303" w:name="_Toc195901978"/>
      <w:r>
        <w:rPr>
          <w:rFonts w:ascii="Times New Roman" w:hAnsi="Times New Roman" w:cs="Times New Roman"/>
        </w:rPr>
        <w:t>5.3</w:t>
      </w:r>
      <w:r>
        <w:rPr>
          <w:rFonts w:ascii="Times New Roman" w:hAnsi="Times New Roman" w:cs="Times New Roman" w:hint="eastAsia"/>
        </w:rPr>
        <w:t>商家</w:t>
      </w:r>
      <w:r>
        <w:rPr>
          <w:rFonts w:ascii="Times New Roman" w:hAnsi="Times New Roman" w:cs="Times New Roman"/>
        </w:rPr>
        <w:t>服务</w:t>
      </w:r>
      <w:bookmarkEnd w:id="303"/>
    </w:p>
    <w:p w14:paraId="071D7436" w14:textId="77777777" w:rsidR="00A27FAC" w:rsidRDefault="00000000">
      <w:pPr>
        <w:pStyle w:val="03"/>
        <w:rPr>
          <w:rFonts w:ascii="Times New Roman" w:hAnsi="Times New Roman" w:cs="Times New Roman"/>
        </w:rPr>
      </w:pPr>
      <w:bookmarkStart w:id="304" w:name="_Toc195901979"/>
      <w:r>
        <w:rPr>
          <w:rFonts w:ascii="Times New Roman" w:hAnsi="Times New Roman" w:cs="Times New Roman"/>
        </w:rPr>
        <w:t>5.3.</w:t>
      </w:r>
      <w:r>
        <w:rPr>
          <w:rFonts w:ascii="Times New Roman" w:hAnsi="Times New Roman" w:cs="Times New Roman" w:hint="eastAsia"/>
        </w:rPr>
        <w:t>1</w:t>
      </w:r>
      <w:r>
        <w:rPr>
          <w:rFonts w:ascii="Times New Roman" w:hAnsi="Times New Roman" w:cs="Times New Roman" w:hint="eastAsia"/>
        </w:rPr>
        <w:t>分类</w:t>
      </w:r>
      <w:r>
        <w:rPr>
          <w:rFonts w:ascii="Times New Roman" w:hAnsi="Times New Roman" w:cs="Times New Roman"/>
        </w:rPr>
        <w:t>管理</w:t>
      </w:r>
      <w:bookmarkEnd w:id="304"/>
    </w:p>
    <w:p w14:paraId="7187C698" w14:textId="77777777" w:rsidR="00A27FAC" w:rsidRDefault="00000000">
      <w:pPr>
        <w:pStyle w:val="000"/>
        <w:ind w:firstLine="480"/>
      </w:pPr>
      <w:r>
        <w:rPr>
          <w:rFonts w:hint="eastAsia"/>
        </w:rPr>
        <w:t>商家及其员工进入分类管理页面，对菜品分类和套餐分类进行管理主要功能事对菜品分类和套餐分类的新增、删除和修改。菜品分类和套餐分类的逻辑一致，以新增菜品分类为例，主要是对菜品分类的名称和排序进行保存，前端通过调用后端</w:t>
      </w:r>
      <w:proofErr w:type="spellStart"/>
      <w:r>
        <w:t>CategoryController</w:t>
      </w:r>
      <w:proofErr w:type="spellEnd"/>
      <w:r>
        <w:rPr>
          <w:rFonts w:hint="eastAsia"/>
        </w:rPr>
        <w:t>中的</w:t>
      </w:r>
      <w:r>
        <w:rPr>
          <w:rFonts w:hint="eastAsia"/>
        </w:rPr>
        <w:t>save</w:t>
      </w:r>
      <w:r>
        <w:rPr>
          <w:rFonts w:hint="eastAsia"/>
        </w:rPr>
        <w:t>方法来新增菜品分类，并将菜品信息保存到</w:t>
      </w:r>
      <w:r>
        <w:rPr>
          <w:rFonts w:hint="eastAsia"/>
        </w:rPr>
        <w:t>MySQL</w:t>
      </w:r>
      <w:r>
        <w:rPr>
          <w:rFonts w:hint="eastAsia"/>
        </w:rPr>
        <w:t>数据库中，且返回成功状态的信息给前端。</w:t>
      </w:r>
      <w:r>
        <w:rPr>
          <w:rFonts w:cs="Times New Roman" w:hint="eastAsia"/>
        </w:rPr>
        <w:t>添加菜品分类时序</w:t>
      </w:r>
      <w:r>
        <w:rPr>
          <w:rFonts w:cs="Times New Roman"/>
        </w:rPr>
        <w:t>图如图</w:t>
      </w:r>
      <w:r>
        <w:rPr>
          <w:rFonts w:cs="Times New Roman"/>
        </w:rPr>
        <w:t>5.</w:t>
      </w:r>
      <w:r>
        <w:rPr>
          <w:rFonts w:cs="Times New Roman" w:hint="eastAsia"/>
        </w:rPr>
        <w:t>20</w:t>
      </w:r>
      <w:r>
        <w:rPr>
          <w:rFonts w:cs="Times New Roman"/>
        </w:rPr>
        <w:t>所示。</w:t>
      </w:r>
      <w:r>
        <w:rPr>
          <w:rFonts w:cs="Times New Roman" w:hint="eastAsia"/>
        </w:rPr>
        <w:t>添加菜品分类</w:t>
      </w:r>
      <w:r>
        <w:rPr>
          <w:rFonts w:cs="Times New Roman"/>
        </w:rPr>
        <w:t>界面图如图</w:t>
      </w:r>
      <w:r>
        <w:rPr>
          <w:rFonts w:cs="Times New Roman"/>
        </w:rPr>
        <w:t>5.</w:t>
      </w:r>
      <w:r>
        <w:rPr>
          <w:rFonts w:cs="Times New Roman" w:hint="eastAsia"/>
        </w:rPr>
        <w:t>21</w:t>
      </w:r>
      <w:r>
        <w:rPr>
          <w:rFonts w:cs="Times New Roman"/>
        </w:rPr>
        <w:t>所示。</w:t>
      </w:r>
    </w:p>
    <w:p w14:paraId="708CFD38" w14:textId="77777777" w:rsidR="00A27FAC" w:rsidRDefault="00000000">
      <w:pPr>
        <w:pStyle w:val="05"/>
      </w:pPr>
      <w:r>
        <w:rPr>
          <w:rFonts w:hint="eastAsia"/>
        </w:rPr>
        <w:object w:dxaOrig="8500" w:dyaOrig="5180" w14:anchorId="3F9007A5">
          <v:shape id="_x0000_i1054" type="#_x0000_t75" style="width:424.9pt;height:259.1pt" o:ole="">
            <v:imagedata r:id="rId114" o:title=""/>
          </v:shape>
          <o:OLEObject Type="Embed" ProgID="Visio.Drawing.15" ShapeID="_x0000_i1054" DrawAspect="Content" ObjectID="_1808159173" r:id="rId115"/>
        </w:object>
      </w:r>
    </w:p>
    <w:p w14:paraId="53C95BC9" w14:textId="77777777" w:rsidR="00A27FAC" w:rsidRDefault="00000000">
      <w:pPr>
        <w:pStyle w:val="05"/>
      </w:pPr>
      <w:r>
        <w:t>图</w:t>
      </w:r>
      <w:r>
        <w:t>5.</w:t>
      </w:r>
      <w:r>
        <w:rPr>
          <w:rFonts w:hint="eastAsia"/>
        </w:rPr>
        <w:t>20</w:t>
      </w:r>
      <w:r>
        <w:rPr>
          <w:rFonts w:hint="eastAsia"/>
        </w:rPr>
        <w:t>添加菜品时序图</w:t>
      </w:r>
    </w:p>
    <w:p w14:paraId="3A94F7D0" w14:textId="77777777" w:rsidR="00A27FAC" w:rsidRDefault="00000000">
      <w:pPr>
        <w:pStyle w:val="05"/>
      </w:pPr>
      <w:r>
        <w:rPr>
          <w:noProof/>
        </w:rPr>
        <w:lastRenderedPageBreak/>
        <w:drawing>
          <wp:inline distT="0" distB="0" distL="0" distR="0" wp14:anchorId="1E52A782" wp14:editId="63F0E790">
            <wp:extent cx="5400040" cy="2564765"/>
            <wp:effectExtent l="0" t="0" r="0" b="6985"/>
            <wp:docPr id="54652878"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2878" name="图片 1" descr="图形用户界面, 应用程序, Teams&#10;&#10;AI 生成的内容可能不正确。"/>
                    <pic:cNvPicPr>
                      <a:picLocks noChangeAspect="1"/>
                    </pic:cNvPicPr>
                  </pic:nvPicPr>
                  <pic:blipFill>
                    <a:blip r:embed="rId116"/>
                    <a:stretch>
                      <a:fillRect/>
                    </a:stretch>
                  </pic:blipFill>
                  <pic:spPr>
                    <a:xfrm>
                      <a:off x="0" y="0"/>
                      <a:ext cx="5400040" cy="2564765"/>
                    </a:xfrm>
                    <a:prstGeom prst="rect">
                      <a:avLst/>
                    </a:prstGeom>
                  </pic:spPr>
                </pic:pic>
              </a:graphicData>
            </a:graphic>
          </wp:inline>
        </w:drawing>
      </w:r>
    </w:p>
    <w:p w14:paraId="55DD7F48" w14:textId="77777777" w:rsidR="00A27FAC" w:rsidRDefault="00000000">
      <w:pPr>
        <w:pStyle w:val="05"/>
      </w:pPr>
      <w:r>
        <w:t>图</w:t>
      </w:r>
      <w:r>
        <w:t>5.</w:t>
      </w:r>
      <w:r>
        <w:rPr>
          <w:rFonts w:hint="eastAsia"/>
        </w:rPr>
        <w:t>21</w:t>
      </w:r>
      <w:r>
        <w:rPr>
          <w:rFonts w:hint="eastAsia"/>
        </w:rPr>
        <w:t>添加菜品分类界面图</w:t>
      </w:r>
    </w:p>
    <w:p w14:paraId="784D0AF0" w14:textId="77777777" w:rsidR="00A27FAC" w:rsidRDefault="00000000">
      <w:pPr>
        <w:pStyle w:val="03"/>
        <w:rPr>
          <w:rFonts w:ascii="Times New Roman" w:hAnsi="Times New Roman" w:cs="Times New Roman"/>
        </w:rPr>
      </w:pPr>
      <w:bookmarkStart w:id="305" w:name="_Toc195901980"/>
      <w:r>
        <w:rPr>
          <w:rFonts w:ascii="Times New Roman" w:hAnsi="Times New Roman" w:cs="Times New Roman"/>
        </w:rPr>
        <w:t>5.3.</w:t>
      </w:r>
      <w:r>
        <w:rPr>
          <w:rFonts w:ascii="Times New Roman" w:hAnsi="Times New Roman" w:cs="Times New Roman" w:hint="eastAsia"/>
        </w:rPr>
        <w:t>2</w:t>
      </w:r>
      <w:r>
        <w:rPr>
          <w:rFonts w:ascii="Times New Roman" w:hAnsi="Times New Roman" w:cs="Times New Roman" w:hint="eastAsia"/>
        </w:rPr>
        <w:t>菜品</w:t>
      </w:r>
      <w:r>
        <w:rPr>
          <w:rFonts w:ascii="Times New Roman" w:hAnsi="Times New Roman" w:cs="Times New Roman"/>
        </w:rPr>
        <w:t>管理</w:t>
      </w:r>
      <w:bookmarkEnd w:id="305"/>
    </w:p>
    <w:p w14:paraId="3EA9A262" w14:textId="77777777" w:rsidR="00A27FAC" w:rsidRDefault="00000000">
      <w:pPr>
        <w:pStyle w:val="000"/>
        <w:ind w:firstLine="480"/>
        <w:rPr>
          <w:rFonts w:cs="Times New Roman"/>
        </w:rPr>
      </w:pPr>
      <w:r>
        <w:rPr>
          <w:rFonts w:cs="Times New Roman" w:hint="eastAsia"/>
        </w:rPr>
        <w:t>商家及其员工进入菜品管理可对店铺的菜品进行管理，其功能包含对菜品的新增、删除、修改以及停起售状态的维护等操作。由于增删改等流程基本类似，在此就对稍显复杂的新增菜品进行描述。当商家或员工点击添加菜品按钮之后，会跳转到菜品新增的页面，在此页面上填写菜品名称、菜品分类、菜品价格、菜品配置、菜品图片以及菜品描述的信息。其中菜品分类是前端查询当前店铺下的所有菜品分类进行查询，以便于将新增的菜品进行归类。菜品配置是对不同的菜品基础配置，口味，分量等信息进行设置，比如对分量，甜度、辣度等信息进行管理。点击保存以向发起该菜品的保存，此时前端要</w:t>
      </w:r>
      <w:proofErr w:type="gramStart"/>
      <w:r>
        <w:rPr>
          <w:rFonts w:cs="Times New Roman" w:hint="eastAsia"/>
        </w:rPr>
        <w:t>对必填项</w:t>
      </w:r>
      <w:proofErr w:type="gramEnd"/>
      <w:r>
        <w:rPr>
          <w:rFonts w:cs="Times New Roman" w:hint="eastAsia"/>
        </w:rPr>
        <w:t>进行非空校验，</w:t>
      </w:r>
      <w:proofErr w:type="gramStart"/>
      <w:r>
        <w:rPr>
          <w:rFonts w:cs="Times New Roman" w:hint="eastAsia"/>
        </w:rPr>
        <w:t>必填项包含</w:t>
      </w:r>
      <w:proofErr w:type="gramEnd"/>
      <w:r>
        <w:rPr>
          <w:rFonts w:cs="Times New Roman" w:hint="eastAsia"/>
        </w:rPr>
        <w:t>菜品名称、菜品分类菜品价格和菜品图片。当通过校验之时，前端会调用</w:t>
      </w:r>
      <w:proofErr w:type="spellStart"/>
      <w:r>
        <w:t>addDish</w:t>
      </w:r>
      <w:r>
        <w:rPr>
          <w:rFonts w:hint="eastAsia"/>
        </w:rPr>
        <w:t>Api</w:t>
      </w:r>
      <w:proofErr w:type="spellEnd"/>
      <w:r>
        <w:rPr>
          <w:rFonts w:hint="eastAsia"/>
        </w:rPr>
        <w:t>方法调用后端服务，后端的</w:t>
      </w:r>
      <w:proofErr w:type="spellStart"/>
      <w:r>
        <w:t>DishController</w:t>
      </w:r>
      <w:proofErr w:type="spellEnd"/>
      <w:r>
        <w:rPr>
          <w:rFonts w:hint="eastAsia"/>
        </w:rPr>
        <w:t>会接收此请求，并调用</w:t>
      </w:r>
      <w:r>
        <w:rPr>
          <w:rFonts w:hint="eastAsia"/>
        </w:rPr>
        <w:t>save()</w:t>
      </w:r>
      <w:r>
        <w:rPr>
          <w:rFonts w:hint="eastAsia"/>
        </w:rPr>
        <w:t>方法对数据在</w:t>
      </w:r>
      <w:r>
        <w:rPr>
          <w:rFonts w:hint="eastAsia"/>
        </w:rPr>
        <w:t>MySQL</w:t>
      </w:r>
      <w:r>
        <w:rPr>
          <w:rFonts w:hint="eastAsia"/>
        </w:rPr>
        <w:t>数据库中进行保存，在保存成功之时对</w:t>
      </w:r>
      <w:r>
        <w:rPr>
          <w:rFonts w:hint="eastAsia"/>
        </w:rPr>
        <w:t>Redis</w:t>
      </w:r>
      <w:r>
        <w:rPr>
          <w:rFonts w:hint="eastAsia"/>
        </w:rPr>
        <w:t>中缓存的菜品数据进行更新，以便于用户端菜品数据更够实时更新。</w:t>
      </w:r>
      <w:r>
        <w:rPr>
          <w:rFonts w:cs="Times New Roman" w:hint="eastAsia"/>
        </w:rPr>
        <w:t>添加菜品</w:t>
      </w:r>
      <w:r>
        <w:rPr>
          <w:rFonts w:cs="Times New Roman"/>
        </w:rPr>
        <w:t>时序图如图</w:t>
      </w:r>
      <w:r>
        <w:rPr>
          <w:rFonts w:cs="Times New Roman"/>
        </w:rPr>
        <w:t>5.</w:t>
      </w:r>
      <w:r>
        <w:rPr>
          <w:rFonts w:cs="Times New Roman" w:hint="eastAsia"/>
        </w:rPr>
        <w:t>22</w:t>
      </w:r>
      <w:r>
        <w:rPr>
          <w:rFonts w:cs="Times New Roman"/>
        </w:rPr>
        <w:t>所示，</w:t>
      </w:r>
      <w:r>
        <w:rPr>
          <w:rFonts w:cs="Times New Roman" w:hint="eastAsia"/>
        </w:rPr>
        <w:t>菜品</w:t>
      </w:r>
      <w:r>
        <w:rPr>
          <w:rFonts w:cs="Times New Roman"/>
        </w:rPr>
        <w:t>管理界面图如图</w:t>
      </w:r>
      <w:r>
        <w:rPr>
          <w:rFonts w:cs="Times New Roman"/>
        </w:rPr>
        <w:t>5.2</w:t>
      </w:r>
      <w:r>
        <w:rPr>
          <w:rFonts w:cs="Times New Roman" w:hint="eastAsia"/>
        </w:rPr>
        <w:t>3</w:t>
      </w:r>
      <w:r>
        <w:rPr>
          <w:rFonts w:cs="Times New Roman"/>
        </w:rPr>
        <w:t>所示，</w:t>
      </w:r>
      <w:r>
        <w:rPr>
          <w:rFonts w:cs="Times New Roman" w:hint="eastAsia"/>
        </w:rPr>
        <w:t>添加菜品</w:t>
      </w:r>
      <w:r>
        <w:rPr>
          <w:rFonts w:cs="Times New Roman"/>
        </w:rPr>
        <w:t>界面图如图</w:t>
      </w:r>
      <w:r>
        <w:rPr>
          <w:rFonts w:cs="Times New Roman"/>
        </w:rPr>
        <w:t>5.2</w:t>
      </w:r>
      <w:r>
        <w:rPr>
          <w:rFonts w:cs="Times New Roman" w:hint="eastAsia"/>
        </w:rPr>
        <w:t>4</w:t>
      </w:r>
      <w:r>
        <w:rPr>
          <w:rFonts w:cs="Times New Roman"/>
        </w:rPr>
        <w:t>所示。</w:t>
      </w:r>
    </w:p>
    <w:p w14:paraId="0CC7538F" w14:textId="77777777" w:rsidR="00A27FAC" w:rsidRDefault="00000000">
      <w:pPr>
        <w:pStyle w:val="05"/>
      </w:pPr>
      <w:r>
        <w:rPr>
          <w:rFonts w:hint="eastAsia"/>
        </w:rPr>
        <w:object w:dxaOrig="8500" w:dyaOrig="4363" w14:anchorId="7C50F949">
          <v:shape id="_x0000_i1055" type="#_x0000_t75" style="width:424.9pt;height:218.2pt" o:ole="">
            <v:imagedata r:id="rId117" o:title=""/>
          </v:shape>
          <o:OLEObject Type="Embed" ProgID="Visio.Drawing.15" ShapeID="_x0000_i1055" DrawAspect="Content" ObjectID="_1808159174" r:id="rId118"/>
        </w:object>
      </w:r>
    </w:p>
    <w:p w14:paraId="55DD5324" w14:textId="77777777" w:rsidR="00A27FAC" w:rsidRDefault="00000000">
      <w:pPr>
        <w:pStyle w:val="05"/>
      </w:pPr>
      <w:r>
        <w:t>图</w:t>
      </w:r>
      <w:r>
        <w:t>5.</w:t>
      </w:r>
      <w:r>
        <w:rPr>
          <w:rFonts w:hint="eastAsia"/>
        </w:rPr>
        <w:t>22</w:t>
      </w:r>
      <w:r>
        <w:rPr>
          <w:rFonts w:hint="eastAsia"/>
        </w:rPr>
        <w:t>添加菜品</w:t>
      </w:r>
      <w:r>
        <w:t>时序图</w:t>
      </w:r>
    </w:p>
    <w:p w14:paraId="26CB5CC7" w14:textId="77777777" w:rsidR="00A27FAC" w:rsidRDefault="00000000">
      <w:pPr>
        <w:pStyle w:val="05"/>
      </w:pPr>
      <w:r>
        <w:rPr>
          <w:noProof/>
        </w:rPr>
        <w:drawing>
          <wp:inline distT="0" distB="0" distL="0" distR="0" wp14:anchorId="2BF06824" wp14:editId="40D7E4FA">
            <wp:extent cx="5400040" cy="2564765"/>
            <wp:effectExtent l="0" t="0" r="0" b="6985"/>
            <wp:docPr id="4316940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9403" name="图片 1" descr="图形用户界面, 应用程序&#10;&#10;AI 生成的内容可能不正确。"/>
                    <pic:cNvPicPr>
                      <a:picLocks noChangeAspect="1"/>
                    </pic:cNvPicPr>
                  </pic:nvPicPr>
                  <pic:blipFill>
                    <a:blip r:embed="rId119"/>
                    <a:stretch>
                      <a:fillRect/>
                    </a:stretch>
                  </pic:blipFill>
                  <pic:spPr>
                    <a:xfrm>
                      <a:off x="0" y="0"/>
                      <a:ext cx="5400040" cy="2564765"/>
                    </a:xfrm>
                    <a:prstGeom prst="rect">
                      <a:avLst/>
                    </a:prstGeom>
                  </pic:spPr>
                </pic:pic>
              </a:graphicData>
            </a:graphic>
          </wp:inline>
        </w:drawing>
      </w:r>
    </w:p>
    <w:p w14:paraId="62B309D2" w14:textId="77777777" w:rsidR="00A27FAC" w:rsidRDefault="00000000">
      <w:pPr>
        <w:pStyle w:val="04"/>
      </w:pPr>
      <w:r>
        <w:t>图</w:t>
      </w:r>
      <w:r>
        <w:t>5.2</w:t>
      </w:r>
      <w:r>
        <w:rPr>
          <w:rFonts w:hint="eastAsia"/>
        </w:rPr>
        <w:t>3</w:t>
      </w:r>
      <w:r>
        <w:rPr>
          <w:rFonts w:hint="eastAsia"/>
        </w:rPr>
        <w:t>菜品</w:t>
      </w:r>
      <w:r>
        <w:t>管理界面图</w:t>
      </w:r>
    </w:p>
    <w:p w14:paraId="098C9ABA" w14:textId="77777777" w:rsidR="00A27FAC" w:rsidRDefault="00000000">
      <w:pPr>
        <w:pStyle w:val="04"/>
      </w:pPr>
      <w:r>
        <w:rPr>
          <w:noProof/>
        </w:rPr>
        <w:drawing>
          <wp:inline distT="0" distB="0" distL="0" distR="0" wp14:anchorId="357811A1" wp14:editId="5A4919EA">
            <wp:extent cx="5400040" cy="2564765"/>
            <wp:effectExtent l="0" t="0" r="0" b="6985"/>
            <wp:docPr id="42913953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39531" name="图片 1" descr="图形用户界面, 应用程序&#10;&#10;AI 生成的内容可能不正确。"/>
                    <pic:cNvPicPr>
                      <a:picLocks noChangeAspect="1"/>
                    </pic:cNvPicPr>
                  </pic:nvPicPr>
                  <pic:blipFill>
                    <a:blip r:embed="rId120"/>
                    <a:stretch>
                      <a:fillRect/>
                    </a:stretch>
                  </pic:blipFill>
                  <pic:spPr>
                    <a:xfrm>
                      <a:off x="0" y="0"/>
                      <a:ext cx="5400040" cy="2564765"/>
                    </a:xfrm>
                    <a:prstGeom prst="rect">
                      <a:avLst/>
                    </a:prstGeom>
                  </pic:spPr>
                </pic:pic>
              </a:graphicData>
            </a:graphic>
          </wp:inline>
        </w:drawing>
      </w:r>
    </w:p>
    <w:p w14:paraId="72189873" w14:textId="77777777" w:rsidR="00A27FAC" w:rsidRDefault="00000000">
      <w:pPr>
        <w:pStyle w:val="04"/>
      </w:pPr>
      <w:r>
        <w:t>图</w:t>
      </w:r>
      <w:r>
        <w:t>5.2</w:t>
      </w:r>
      <w:r>
        <w:rPr>
          <w:rFonts w:hint="eastAsia"/>
        </w:rPr>
        <w:t>4</w:t>
      </w:r>
      <w:r>
        <w:rPr>
          <w:rFonts w:hint="eastAsia"/>
        </w:rPr>
        <w:t>新增菜品</w:t>
      </w:r>
      <w:r>
        <w:t>界面图</w:t>
      </w:r>
    </w:p>
    <w:p w14:paraId="45790517" w14:textId="77777777" w:rsidR="00A27FAC" w:rsidRDefault="00000000">
      <w:pPr>
        <w:pStyle w:val="03"/>
        <w:rPr>
          <w:rFonts w:ascii="Times New Roman" w:hAnsi="Times New Roman" w:cs="Times New Roman"/>
        </w:rPr>
      </w:pPr>
      <w:bookmarkStart w:id="306" w:name="_Toc195901981"/>
      <w:r>
        <w:rPr>
          <w:rFonts w:ascii="Times New Roman" w:hAnsi="Times New Roman" w:cs="Times New Roman"/>
        </w:rPr>
        <w:lastRenderedPageBreak/>
        <w:t>5.3.3</w:t>
      </w:r>
      <w:r>
        <w:rPr>
          <w:rFonts w:ascii="Times New Roman" w:hAnsi="Times New Roman" w:cs="Times New Roman" w:hint="eastAsia"/>
        </w:rPr>
        <w:t>套餐</w:t>
      </w:r>
      <w:r>
        <w:rPr>
          <w:rFonts w:ascii="Times New Roman" w:hAnsi="Times New Roman" w:cs="Times New Roman"/>
        </w:rPr>
        <w:t>管理</w:t>
      </w:r>
      <w:bookmarkEnd w:id="306"/>
    </w:p>
    <w:p w14:paraId="42B99CE9" w14:textId="77777777" w:rsidR="00A27FAC" w:rsidRDefault="00000000">
      <w:pPr>
        <w:pStyle w:val="000"/>
        <w:ind w:firstLine="480"/>
        <w:rPr>
          <w:rFonts w:cs="Times New Roman"/>
        </w:rPr>
      </w:pPr>
      <w:r>
        <w:rPr>
          <w:rFonts w:hint="eastAsia"/>
        </w:rPr>
        <w:t>与菜品管理类似，套餐管理包含对套餐的</w:t>
      </w:r>
      <w:proofErr w:type="gramStart"/>
      <w:r>
        <w:rPr>
          <w:rFonts w:hint="eastAsia"/>
        </w:rPr>
        <w:t>增删改查的</w:t>
      </w:r>
      <w:proofErr w:type="gramEnd"/>
      <w:r>
        <w:rPr>
          <w:rFonts w:hint="eastAsia"/>
        </w:rPr>
        <w:t>功能，商家和员工可以对套餐的信息进行保存与维护。以新增为例，</w:t>
      </w:r>
      <w:r>
        <w:rPr>
          <w:rFonts w:cs="Times New Roman" w:hint="eastAsia"/>
        </w:rPr>
        <w:t>当商家或员工点击添加套餐按钮之后，会跳转到套餐新增的页面，与此同时，前端会发起对所有菜品的一个查询请求，以便于能添加到套餐里面。在新增页面，需要填写的信息包含套餐名称、套餐分类、套餐价格、套餐菜品、套餐图片以及套餐描述，当点击保存按钮时，前端会对上述除套餐描述字段进行非空校验，当验证通过随即向后端发起保存请求。后端通过</w:t>
      </w:r>
      <w:proofErr w:type="spellStart"/>
      <w:r>
        <w:t>SetmealController</w:t>
      </w:r>
      <w:proofErr w:type="spellEnd"/>
      <w:r>
        <w:rPr>
          <w:rFonts w:hint="eastAsia"/>
        </w:rPr>
        <w:t>类接收到新增套餐的信息，并调用</w:t>
      </w:r>
      <w:r>
        <w:rPr>
          <w:rFonts w:hint="eastAsia"/>
        </w:rPr>
        <w:t>save()</w:t>
      </w:r>
      <w:r>
        <w:rPr>
          <w:rFonts w:hint="eastAsia"/>
        </w:rPr>
        <w:t>方法进行保存，并通过封装好的结果数据告知前端成功与否。新增套餐</w:t>
      </w:r>
      <w:r>
        <w:rPr>
          <w:rFonts w:cs="Times New Roman"/>
        </w:rPr>
        <w:t>时序图如</w:t>
      </w:r>
      <w:r>
        <w:rPr>
          <w:rFonts w:cs="Times New Roman"/>
        </w:rPr>
        <w:t>5.2</w:t>
      </w:r>
      <w:r>
        <w:rPr>
          <w:rFonts w:cs="Times New Roman" w:hint="eastAsia"/>
        </w:rPr>
        <w:t>5</w:t>
      </w:r>
      <w:r>
        <w:rPr>
          <w:rFonts w:cs="Times New Roman"/>
        </w:rPr>
        <w:t>所示，</w:t>
      </w:r>
      <w:r>
        <w:rPr>
          <w:rFonts w:cs="Times New Roman" w:hint="eastAsia"/>
        </w:rPr>
        <w:t>套餐管理</w:t>
      </w:r>
      <w:r>
        <w:rPr>
          <w:rFonts w:cs="Times New Roman"/>
        </w:rPr>
        <w:t>如图</w:t>
      </w:r>
      <w:r>
        <w:rPr>
          <w:rFonts w:cs="Times New Roman"/>
        </w:rPr>
        <w:t>5.2</w:t>
      </w:r>
      <w:r>
        <w:rPr>
          <w:rFonts w:cs="Times New Roman" w:hint="eastAsia"/>
        </w:rPr>
        <w:t>6</w:t>
      </w:r>
      <w:r>
        <w:rPr>
          <w:rFonts w:cs="Times New Roman"/>
        </w:rPr>
        <w:t>所示</w:t>
      </w:r>
      <w:r>
        <w:rPr>
          <w:rFonts w:cs="Times New Roman" w:hint="eastAsia"/>
        </w:rPr>
        <w:t>，新增套餐</w:t>
      </w:r>
      <w:r>
        <w:rPr>
          <w:rFonts w:cs="Times New Roman"/>
        </w:rPr>
        <w:t>界面如图</w:t>
      </w:r>
      <w:r>
        <w:rPr>
          <w:rFonts w:cs="Times New Roman"/>
        </w:rPr>
        <w:t>5.2</w:t>
      </w:r>
      <w:r>
        <w:rPr>
          <w:rFonts w:cs="Times New Roman" w:hint="eastAsia"/>
        </w:rPr>
        <w:t>7</w:t>
      </w:r>
      <w:r>
        <w:rPr>
          <w:rFonts w:cs="Times New Roman"/>
        </w:rPr>
        <w:t>所示。</w:t>
      </w:r>
    </w:p>
    <w:p w14:paraId="16A02EC4" w14:textId="77777777" w:rsidR="00A27FAC" w:rsidRDefault="00000000">
      <w:pPr>
        <w:pStyle w:val="04"/>
      </w:pPr>
      <w:r>
        <w:rPr>
          <w:rFonts w:hint="eastAsia"/>
        </w:rPr>
        <w:object w:dxaOrig="8500" w:dyaOrig="4363" w14:anchorId="197B186D">
          <v:shape id="_x0000_i1056" type="#_x0000_t75" style="width:424.9pt;height:218.2pt" o:ole="">
            <v:imagedata r:id="rId121" o:title=""/>
          </v:shape>
          <o:OLEObject Type="Embed" ProgID="Visio.Drawing.15" ShapeID="_x0000_i1056" DrawAspect="Content" ObjectID="_1808159175" r:id="rId122"/>
        </w:object>
      </w:r>
    </w:p>
    <w:p w14:paraId="5D1DCC8F" w14:textId="77777777" w:rsidR="00A27FAC" w:rsidRDefault="00000000">
      <w:pPr>
        <w:pStyle w:val="04"/>
      </w:pPr>
      <w:r>
        <w:t>图</w:t>
      </w:r>
      <w:r>
        <w:t>5.2</w:t>
      </w:r>
      <w:r>
        <w:rPr>
          <w:rFonts w:hint="eastAsia"/>
        </w:rPr>
        <w:t>5</w:t>
      </w:r>
      <w:r>
        <w:rPr>
          <w:rFonts w:hint="eastAsia"/>
        </w:rPr>
        <w:t>新增套餐</w:t>
      </w:r>
      <w:r>
        <w:t>时序图</w:t>
      </w:r>
    </w:p>
    <w:p w14:paraId="2C7CC0CD" w14:textId="77777777" w:rsidR="00A27FAC" w:rsidRDefault="00000000">
      <w:pPr>
        <w:pStyle w:val="04"/>
      </w:pPr>
      <w:r>
        <w:rPr>
          <w:noProof/>
        </w:rPr>
        <w:drawing>
          <wp:inline distT="0" distB="0" distL="0" distR="0" wp14:anchorId="41740A56" wp14:editId="1BBD6767">
            <wp:extent cx="5400040" cy="2564765"/>
            <wp:effectExtent l="0" t="0" r="0" b="6985"/>
            <wp:docPr id="118117239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72399" name="图片 1" descr="图形用户界面, 应用程序&#10;&#10;AI 生成的内容可能不正确。"/>
                    <pic:cNvPicPr>
                      <a:picLocks noChangeAspect="1"/>
                    </pic:cNvPicPr>
                  </pic:nvPicPr>
                  <pic:blipFill>
                    <a:blip r:embed="rId123"/>
                    <a:stretch>
                      <a:fillRect/>
                    </a:stretch>
                  </pic:blipFill>
                  <pic:spPr>
                    <a:xfrm>
                      <a:off x="0" y="0"/>
                      <a:ext cx="5400040" cy="2564765"/>
                    </a:xfrm>
                    <a:prstGeom prst="rect">
                      <a:avLst/>
                    </a:prstGeom>
                  </pic:spPr>
                </pic:pic>
              </a:graphicData>
            </a:graphic>
          </wp:inline>
        </w:drawing>
      </w:r>
      <w:r>
        <w:t>图</w:t>
      </w:r>
      <w:r>
        <w:t>5.2</w:t>
      </w:r>
      <w:r>
        <w:rPr>
          <w:rFonts w:hint="eastAsia"/>
        </w:rPr>
        <w:t>6</w:t>
      </w:r>
      <w:r>
        <w:rPr>
          <w:rFonts w:hint="eastAsia"/>
        </w:rPr>
        <w:t>套餐管理</w:t>
      </w:r>
      <w:r>
        <w:t>界面图</w:t>
      </w:r>
    </w:p>
    <w:p w14:paraId="3F9D4302" w14:textId="77777777" w:rsidR="00A27FAC" w:rsidRDefault="00000000">
      <w:pPr>
        <w:pStyle w:val="04"/>
      </w:pPr>
      <w:r>
        <w:rPr>
          <w:noProof/>
        </w:rPr>
        <w:lastRenderedPageBreak/>
        <w:drawing>
          <wp:inline distT="0" distB="0" distL="0" distR="0" wp14:anchorId="4C348BF2" wp14:editId="16E99F3B">
            <wp:extent cx="5016500" cy="2382520"/>
            <wp:effectExtent l="0" t="0" r="0" b="0"/>
            <wp:docPr id="127117007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70074" name="图片 1" descr="图形用户界面, 应用程序&#10;&#10;AI 生成的内容可能不正确。"/>
                    <pic:cNvPicPr>
                      <a:picLocks noChangeAspect="1"/>
                    </pic:cNvPicPr>
                  </pic:nvPicPr>
                  <pic:blipFill>
                    <a:blip r:embed="rId124"/>
                    <a:stretch>
                      <a:fillRect/>
                    </a:stretch>
                  </pic:blipFill>
                  <pic:spPr>
                    <a:xfrm>
                      <a:off x="0" y="0"/>
                      <a:ext cx="5028168" cy="2388143"/>
                    </a:xfrm>
                    <a:prstGeom prst="rect">
                      <a:avLst/>
                    </a:prstGeom>
                  </pic:spPr>
                </pic:pic>
              </a:graphicData>
            </a:graphic>
          </wp:inline>
        </w:drawing>
      </w:r>
    </w:p>
    <w:p w14:paraId="08FAEA09" w14:textId="77777777" w:rsidR="00A27FAC" w:rsidRDefault="00000000">
      <w:pPr>
        <w:pStyle w:val="04"/>
      </w:pPr>
      <w:r>
        <w:t>图</w:t>
      </w:r>
      <w:r>
        <w:t>5.2</w:t>
      </w:r>
      <w:r>
        <w:rPr>
          <w:rFonts w:hint="eastAsia"/>
        </w:rPr>
        <w:t>7</w:t>
      </w:r>
      <w:r>
        <w:rPr>
          <w:rFonts w:hint="eastAsia"/>
        </w:rPr>
        <w:t>新增套餐</w:t>
      </w:r>
      <w:r>
        <w:t>界面图</w:t>
      </w:r>
    </w:p>
    <w:p w14:paraId="625A62D5" w14:textId="77777777" w:rsidR="00A27FAC" w:rsidRPr="00A27FAC" w:rsidRDefault="00000000">
      <w:pPr>
        <w:pStyle w:val="03"/>
        <w:rPr>
          <w:rFonts w:hint="eastAsia"/>
          <w:highlight w:val="yellow"/>
          <w:rPrChange w:id="307" w:author="炏燚" w:date="2025-05-05T18:40:00Z">
            <w:rPr>
              <w:rFonts w:hint="eastAsia"/>
            </w:rPr>
          </w:rPrChange>
        </w:rPr>
      </w:pPr>
      <w:bookmarkStart w:id="308" w:name="_Toc195901982"/>
      <w:r>
        <w:rPr>
          <w:rFonts w:hint="eastAsia"/>
          <w:highlight w:val="yellow"/>
          <w:rPrChange w:id="309" w:author="炏燚" w:date="2025-05-05T18:40:00Z">
            <w:rPr>
              <w:rFonts w:hint="eastAsia"/>
            </w:rPr>
          </w:rPrChange>
        </w:rPr>
        <w:t>5.3.1员工管理</w:t>
      </w:r>
      <w:bookmarkEnd w:id="308"/>
    </w:p>
    <w:p w14:paraId="2A6597A3" w14:textId="77777777" w:rsidR="00A27FAC" w:rsidRDefault="00000000">
      <w:pPr>
        <w:pStyle w:val="000"/>
        <w:ind w:firstLine="480"/>
        <w:rPr>
          <w:rFonts w:cs="Times New Roman"/>
        </w:rPr>
      </w:pPr>
      <w:r>
        <w:t>商家进入员工管理页面后，能够对员工进行全面的管理，该管理功能涵盖了对员工信息的增、</w:t>
      </w:r>
      <w:proofErr w:type="gramStart"/>
      <w:r>
        <w:t>删</w:t>
      </w:r>
      <w:proofErr w:type="gramEnd"/>
      <w:r>
        <w:t>、改、查操作，商家和管理人员可借此对员工的各类信息进行保存与维护。以新增员工信息为例，当商家或管理人员点击添加员工按钮后，页面将跳转至员工信息新增页面。在新增页面中，需要填写的信息包括员工姓名、员工性别、</w:t>
      </w:r>
      <w:r>
        <w:rPr>
          <w:rFonts w:hint="eastAsia"/>
        </w:rPr>
        <w:t>账号</w:t>
      </w:r>
      <w:r>
        <w:t>、</w:t>
      </w:r>
      <w:r>
        <w:rPr>
          <w:rFonts w:hint="eastAsia"/>
        </w:rPr>
        <w:t>手机号</w:t>
      </w:r>
      <w:r>
        <w:t>以及</w:t>
      </w:r>
      <w:r>
        <w:rPr>
          <w:rFonts w:hint="eastAsia"/>
        </w:rPr>
        <w:t>身份证号</w:t>
      </w:r>
      <w:r>
        <w:t>。当点击保存按钮时，前端会对</w:t>
      </w:r>
      <w:r>
        <w:rPr>
          <w:rFonts w:hint="eastAsia"/>
        </w:rPr>
        <w:t>所有</w:t>
      </w:r>
      <w:r>
        <w:t>字段进行非空校验。若验证通过，前端会立即向后端发起保存请求。后端通过</w:t>
      </w:r>
      <w:proofErr w:type="spellStart"/>
      <w:r>
        <w:t>EmployeeController</w:t>
      </w:r>
      <w:proofErr w:type="spellEnd"/>
      <w:r>
        <w:t>类接收新增员工的信息，并调用</w:t>
      </w:r>
      <w:r>
        <w:t>save()</w:t>
      </w:r>
      <w:r>
        <w:t>方法将信息保存至数据库。保存完成后，后端会通过封装好的结果数据告知前端操作是否成功。</w:t>
      </w:r>
      <w:r>
        <w:rPr>
          <w:rFonts w:hint="eastAsia"/>
        </w:rPr>
        <w:t>员工可以账号加密码的形式登录商家后台，密码初始值为</w:t>
      </w:r>
      <w:r>
        <w:rPr>
          <w:rFonts w:hint="eastAsia"/>
        </w:rPr>
        <w:t>123456</w:t>
      </w:r>
      <w:r>
        <w:rPr>
          <w:rFonts w:hint="eastAsia"/>
        </w:rPr>
        <w:t>。新增员工</w:t>
      </w:r>
      <w:r>
        <w:rPr>
          <w:rFonts w:cs="Times New Roman"/>
        </w:rPr>
        <w:t>时序图如</w:t>
      </w:r>
      <w:r>
        <w:rPr>
          <w:rFonts w:cs="Times New Roman"/>
        </w:rPr>
        <w:t>5.2</w:t>
      </w:r>
      <w:r>
        <w:rPr>
          <w:rFonts w:cs="Times New Roman" w:hint="eastAsia"/>
        </w:rPr>
        <w:t>8</w:t>
      </w:r>
      <w:r>
        <w:rPr>
          <w:rFonts w:cs="Times New Roman"/>
        </w:rPr>
        <w:t>所示，</w:t>
      </w:r>
      <w:r>
        <w:rPr>
          <w:rFonts w:cs="Times New Roman" w:hint="eastAsia"/>
        </w:rPr>
        <w:t>员工管理</w:t>
      </w:r>
      <w:r>
        <w:rPr>
          <w:rFonts w:cs="Times New Roman"/>
        </w:rPr>
        <w:t>如图</w:t>
      </w:r>
      <w:r>
        <w:rPr>
          <w:rFonts w:cs="Times New Roman"/>
        </w:rPr>
        <w:t>5.2</w:t>
      </w:r>
      <w:r>
        <w:rPr>
          <w:rFonts w:cs="Times New Roman" w:hint="eastAsia"/>
        </w:rPr>
        <w:t>9</w:t>
      </w:r>
      <w:r>
        <w:rPr>
          <w:rFonts w:cs="Times New Roman"/>
        </w:rPr>
        <w:t>所示</w:t>
      </w:r>
      <w:r>
        <w:rPr>
          <w:rFonts w:cs="Times New Roman" w:hint="eastAsia"/>
        </w:rPr>
        <w:t>，新增员工</w:t>
      </w:r>
      <w:r>
        <w:rPr>
          <w:rFonts w:cs="Times New Roman"/>
        </w:rPr>
        <w:t>界面如图</w:t>
      </w:r>
      <w:r>
        <w:rPr>
          <w:rFonts w:cs="Times New Roman"/>
        </w:rPr>
        <w:t>5.</w:t>
      </w:r>
      <w:r>
        <w:rPr>
          <w:rFonts w:cs="Times New Roman" w:hint="eastAsia"/>
        </w:rPr>
        <w:t>30</w:t>
      </w:r>
      <w:r>
        <w:rPr>
          <w:rFonts w:cs="Times New Roman"/>
        </w:rPr>
        <w:t>所示。</w:t>
      </w:r>
    </w:p>
    <w:p w14:paraId="269DB4D6" w14:textId="77777777" w:rsidR="00A27FAC" w:rsidRDefault="00000000">
      <w:pPr>
        <w:pStyle w:val="04"/>
      </w:pPr>
      <w:r>
        <w:rPr>
          <w:rFonts w:hint="eastAsia"/>
        </w:rPr>
        <w:object w:dxaOrig="8500" w:dyaOrig="4718" w14:anchorId="7C841223">
          <v:shape id="_x0000_i1057" type="#_x0000_t75" style="width:424.9pt;height:235.65pt" o:ole="">
            <v:imagedata r:id="rId125" o:title=""/>
          </v:shape>
          <o:OLEObject Type="Embed" ProgID="Visio.Drawing.15" ShapeID="_x0000_i1057" DrawAspect="Content" ObjectID="_1808159176" r:id="rId126"/>
        </w:object>
      </w:r>
    </w:p>
    <w:p w14:paraId="134E2119" w14:textId="77777777" w:rsidR="00A27FAC" w:rsidRDefault="00000000">
      <w:pPr>
        <w:pStyle w:val="04"/>
      </w:pPr>
      <w:r>
        <w:t>图</w:t>
      </w:r>
      <w:r>
        <w:t>5.</w:t>
      </w:r>
      <w:r>
        <w:rPr>
          <w:rFonts w:hint="eastAsia"/>
        </w:rPr>
        <w:t>28</w:t>
      </w:r>
      <w:r>
        <w:rPr>
          <w:rFonts w:hint="eastAsia"/>
        </w:rPr>
        <w:t>新增员工</w:t>
      </w:r>
      <w:r>
        <w:t>时序图</w:t>
      </w:r>
    </w:p>
    <w:p w14:paraId="18508E6C" w14:textId="77777777" w:rsidR="00A27FAC" w:rsidRDefault="00000000">
      <w:pPr>
        <w:pStyle w:val="04"/>
      </w:pPr>
      <w:r>
        <w:rPr>
          <w:noProof/>
        </w:rPr>
        <w:lastRenderedPageBreak/>
        <w:drawing>
          <wp:inline distT="0" distB="0" distL="0" distR="0" wp14:anchorId="1B8E4585" wp14:editId="3C0DC3CD">
            <wp:extent cx="5400040" cy="2564765"/>
            <wp:effectExtent l="0" t="0" r="0" b="6985"/>
            <wp:docPr id="1659900401" name="图片 1" descr="图形用户界面,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00401" name="图片 1" descr="图形用户界面, 应用程序, 电子邮件&#10;&#10;AI 生成的内容可能不正确。"/>
                    <pic:cNvPicPr>
                      <a:picLocks noChangeAspect="1"/>
                    </pic:cNvPicPr>
                  </pic:nvPicPr>
                  <pic:blipFill>
                    <a:blip r:embed="rId127"/>
                    <a:stretch>
                      <a:fillRect/>
                    </a:stretch>
                  </pic:blipFill>
                  <pic:spPr>
                    <a:xfrm>
                      <a:off x="0" y="0"/>
                      <a:ext cx="5400040" cy="2564765"/>
                    </a:xfrm>
                    <a:prstGeom prst="rect">
                      <a:avLst/>
                    </a:prstGeom>
                  </pic:spPr>
                </pic:pic>
              </a:graphicData>
            </a:graphic>
          </wp:inline>
        </w:drawing>
      </w:r>
    </w:p>
    <w:p w14:paraId="375874BB" w14:textId="77777777" w:rsidR="00A27FAC" w:rsidRDefault="00000000">
      <w:pPr>
        <w:pStyle w:val="04"/>
      </w:pPr>
      <w:r>
        <w:t>图</w:t>
      </w:r>
      <w:r>
        <w:t>5.2</w:t>
      </w:r>
      <w:r>
        <w:rPr>
          <w:rFonts w:hint="eastAsia"/>
        </w:rPr>
        <w:t>9</w:t>
      </w:r>
      <w:r>
        <w:rPr>
          <w:rFonts w:hint="eastAsia"/>
        </w:rPr>
        <w:t>员工管理</w:t>
      </w:r>
      <w:r>
        <w:t>界面图</w:t>
      </w:r>
    </w:p>
    <w:p w14:paraId="544C419B" w14:textId="77777777" w:rsidR="00A27FAC" w:rsidRDefault="00000000">
      <w:pPr>
        <w:pStyle w:val="04"/>
      </w:pPr>
      <w:r>
        <w:rPr>
          <w:noProof/>
        </w:rPr>
        <w:drawing>
          <wp:inline distT="0" distB="0" distL="0" distR="0" wp14:anchorId="771D6A0F" wp14:editId="3E7AB271">
            <wp:extent cx="5400040" cy="2564765"/>
            <wp:effectExtent l="0" t="0" r="0" b="6985"/>
            <wp:docPr id="1176546823"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46823" name="图片 1" descr="图形用户界面, 应用程序, 网站&#10;&#10;AI 生成的内容可能不正确。"/>
                    <pic:cNvPicPr>
                      <a:picLocks noChangeAspect="1"/>
                    </pic:cNvPicPr>
                  </pic:nvPicPr>
                  <pic:blipFill>
                    <a:blip r:embed="rId128"/>
                    <a:stretch>
                      <a:fillRect/>
                    </a:stretch>
                  </pic:blipFill>
                  <pic:spPr>
                    <a:xfrm>
                      <a:off x="0" y="0"/>
                      <a:ext cx="5400040" cy="2564765"/>
                    </a:xfrm>
                    <a:prstGeom prst="rect">
                      <a:avLst/>
                    </a:prstGeom>
                  </pic:spPr>
                </pic:pic>
              </a:graphicData>
            </a:graphic>
          </wp:inline>
        </w:drawing>
      </w:r>
      <w:r>
        <w:t>图</w:t>
      </w:r>
      <w:r>
        <w:t>5.</w:t>
      </w:r>
      <w:r>
        <w:rPr>
          <w:rFonts w:hint="eastAsia"/>
        </w:rPr>
        <w:t>30</w:t>
      </w:r>
      <w:r>
        <w:rPr>
          <w:rFonts w:hint="eastAsia"/>
        </w:rPr>
        <w:t>新增员工</w:t>
      </w:r>
      <w:r>
        <w:t>界面图</w:t>
      </w:r>
    </w:p>
    <w:p w14:paraId="2E5BE0FC" w14:textId="77777777" w:rsidR="00A27FAC" w:rsidRDefault="00000000">
      <w:pPr>
        <w:pStyle w:val="03"/>
        <w:rPr>
          <w:rFonts w:ascii="Times New Roman" w:hAnsi="Times New Roman" w:cs="Times New Roman"/>
        </w:rPr>
      </w:pPr>
      <w:bookmarkStart w:id="310" w:name="_Toc195901983"/>
      <w:r>
        <w:rPr>
          <w:rFonts w:ascii="Times New Roman" w:hAnsi="Times New Roman" w:cs="Times New Roman"/>
        </w:rPr>
        <w:t>5.3.4</w:t>
      </w:r>
      <w:r>
        <w:rPr>
          <w:rFonts w:ascii="Times New Roman" w:hAnsi="Times New Roman" w:cs="Times New Roman" w:hint="eastAsia"/>
        </w:rPr>
        <w:t>订单</w:t>
      </w:r>
      <w:r>
        <w:rPr>
          <w:rFonts w:ascii="Times New Roman" w:hAnsi="Times New Roman" w:cs="Times New Roman"/>
        </w:rPr>
        <w:t>管理</w:t>
      </w:r>
      <w:bookmarkEnd w:id="310"/>
    </w:p>
    <w:p w14:paraId="5A2192B4" w14:textId="77777777" w:rsidR="00A27FAC" w:rsidRDefault="00000000">
      <w:pPr>
        <w:pStyle w:val="000"/>
        <w:ind w:firstLine="480"/>
        <w:rPr>
          <w:rFonts w:cs="Times New Roman"/>
        </w:rPr>
      </w:pPr>
      <w:r>
        <w:rPr>
          <w:rFonts w:cs="Times New Roman" w:hint="eastAsia"/>
        </w:rPr>
        <w:t>订单管理主要是包含对订单的查看以及更新订单的状态。商家和员工主要可以对订单的状态进行更新。</w:t>
      </w:r>
      <w:r>
        <w:rPr>
          <w:rFonts w:cs="Times New Roman"/>
        </w:rPr>
        <w:t>前端利用</w:t>
      </w:r>
      <w:r>
        <w:rPr>
          <w:rFonts w:cs="Times New Roman" w:hint="eastAsia"/>
        </w:rPr>
        <w:t>Axios</w:t>
      </w:r>
      <w:r>
        <w:rPr>
          <w:rFonts w:cs="Times New Roman"/>
        </w:rPr>
        <w:t>技术向后端发起</w:t>
      </w:r>
      <w:r>
        <w:rPr>
          <w:rFonts w:cs="Times New Roman" w:hint="eastAsia"/>
        </w:rPr>
        <w:t>更新订单状态的</w:t>
      </w:r>
      <w:r>
        <w:rPr>
          <w:rFonts w:cs="Times New Roman"/>
        </w:rPr>
        <w:t>请求</w:t>
      </w:r>
      <w:r>
        <w:rPr>
          <w:rFonts w:cs="Times New Roman" w:hint="eastAsia"/>
        </w:rPr>
        <w:t>，然后后端调用</w:t>
      </w:r>
      <w:proofErr w:type="spellStart"/>
      <w:r>
        <w:rPr>
          <w:rFonts w:cs="Times New Roman" w:hint="eastAsia"/>
        </w:rPr>
        <w:t>updateById</w:t>
      </w:r>
      <w:proofErr w:type="spellEnd"/>
      <w:r>
        <w:rPr>
          <w:rFonts w:cs="Times New Roman" w:hint="eastAsia"/>
        </w:rPr>
        <w:t>()</w:t>
      </w:r>
      <w:r>
        <w:rPr>
          <w:rFonts w:cs="Times New Roman" w:hint="eastAsia"/>
        </w:rPr>
        <w:t>方法更新数据中的订单数据状态，并将保存的结果信息封装到结果集返回给前端。订单管理界面如图</w:t>
      </w:r>
      <w:r>
        <w:rPr>
          <w:rFonts w:cs="Times New Roman"/>
        </w:rPr>
        <w:t>5.</w:t>
      </w:r>
      <w:r>
        <w:rPr>
          <w:rFonts w:cs="Times New Roman" w:hint="eastAsia"/>
        </w:rPr>
        <w:t>31</w:t>
      </w:r>
      <w:r>
        <w:rPr>
          <w:rFonts w:cs="Times New Roman"/>
        </w:rPr>
        <w:t>所示。</w:t>
      </w:r>
    </w:p>
    <w:p w14:paraId="6115834A" w14:textId="77777777" w:rsidR="00A27FAC" w:rsidRDefault="00000000">
      <w:pPr>
        <w:pStyle w:val="04"/>
        <w:jc w:val="left"/>
      </w:pPr>
      <w:r>
        <w:rPr>
          <w:noProof/>
        </w:rPr>
        <w:lastRenderedPageBreak/>
        <w:drawing>
          <wp:inline distT="0" distB="0" distL="0" distR="0" wp14:anchorId="041C6F99" wp14:editId="51F1EC31">
            <wp:extent cx="5400040" cy="2564765"/>
            <wp:effectExtent l="0" t="0" r="0" b="6985"/>
            <wp:docPr id="1301986606"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86606" name="图片 1" descr="图形用户界面, 应用程序, Teams&#10;&#10;AI 生成的内容可能不正确。"/>
                    <pic:cNvPicPr>
                      <a:picLocks noChangeAspect="1"/>
                    </pic:cNvPicPr>
                  </pic:nvPicPr>
                  <pic:blipFill>
                    <a:blip r:embed="rId129"/>
                    <a:stretch>
                      <a:fillRect/>
                    </a:stretch>
                  </pic:blipFill>
                  <pic:spPr>
                    <a:xfrm>
                      <a:off x="0" y="0"/>
                      <a:ext cx="5400040" cy="2564765"/>
                    </a:xfrm>
                    <a:prstGeom prst="rect">
                      <a:avLst/>
                    </a:prstGeom>
                  </pic:spPr>
                </pic:pic>
              </a:graphicData>
            </a:graphic>
          </wp:inline>
        </w:drawing>
      </w:r>
    </w:p>
    <w:p w14:paraId="575B0E68" w14:textId="77777777" w:rsidR="00A27FAC" w:rsidRDefault="00000000">
      <w:pPr>
        <w:pStyle w:val="05"/>
      </w:pPr>
      <w:r>
        <w:t>图</w:t>
      </w:r>
      <w:r>
        <w:t>5.</w:t>
      </w:r>
      <w:r>
        <w:rPr>
          <w:rFonts w:hint="eastAsia"/>
        </w:rPr>
        <w:t>31</w:t>
      </w:r>
      <w:r>
        <w:rPr>
          <w:rFonts w:hint="eastAsia"/>
        </w:rPr>
        <w:t>订单管理</w:t>
      </w:r>
      <w:r>
        <w:t>界面图</w:t>
      </w:r>
    </w:p>
    <w:p w14:paraId="253B84A4" w14:textId="77777777" w:rsidR="00A27FAC" w:rsidRDefault="00000000">
      <w:pPr>
        <w:pStyle w:val="03"/>
        <w:rPr>
          <w:rFonts w:ascii="Times New Roman" w:hAnsi="Times New Roman" w:cs="Times New Roman"/>
        </w:rPr>
      </w:pPr>
      <w:bookmarkStart w:id="311" w:name="_Toc195901984"/>
      <w:r>
        <w:rPr>
          <w:rFonts w:ascii="Times New Roman" w:hAnsi="Times New Roman" w:cs="Times New Roman"/>
        </w:rPr>
        <w:t>5.3.</w:t>
      </w:r>
      <w:r>
        <w:rPr>
          <w:rFonts w:ascii="Times New Roman" w:hAnsi="Times New Roman" w:cs="Times New Roman" w:hint="eastAsia"/>
        </w:rPr>
        <w:t>5</w:t>
      </w:r>
      <w:r>
        <w:rPr>
          <w:rFonts w:ascii="Times New Roman" w:hAnsi="Times New Roman" w:cs="Times New Roman" w:hint="eastAsia"/>
        </w:rPr>
        <w:t>投诉中心</w:t>
      </w:r>
      <w:bookmarkEnd w:id="311"/>
    </w:p>
    <w:p w14:paraId="49AF27B9" w14:textId="77777777" w:rsidR="00A27FAC" w:rsidRDefault="00000000">
      <w:pPr>
        <w:pStyle w:val="000"/>
        <w:ind w:firstLine="480"/>
        <w:rPr>
          <w:rFonts w:cs="Times New Roman"/>
        </w:rPr>
      </w:pPr>
      <w:r>
        <w:t>商家和员工</w:t>
      </w:r>
      <w:r>
        <w:rPr>
          <w:rFonts w:hint="eastAsia"/>
        </w:rPr>
        <w:t>进入投诉中心</w:t>
      </w:r>
      <w:r>
        <w:t>能够对投诉状态进行跟进与更新。当有</w:t>
      </w:r>
      <w:proofErr w:type="gramStart"/>
      <w:r>
        <w:t>新投诉</w:t>
      </w:r>
      <w:proofErr w:type="gramEnd"/>
      <w:r>
        <w:t>产生时，前端运用</w:t>
      </w:r>
      <w:r>
        <w:t>Axios</w:t>
      </w:r>
      <w:r>
        <w:t>技术向后端发送获取投诉详情的请求。后端接收到请求后，从数据库中提取相关投诉信息，并将其返回给前端展示。当商家或员工处理投诉时，前端再次借助</w:t>
      </w:r>
      <w:r>
        <w:t>Axios</w:t>
      </w:r>
      <w:r>
        <w:t>向后端发起更新投诉处理状态的请求，例如标记投诉为</w:t>
      </w:r>
      <w:r>
        <w:t>“</w:t>
      </w:r>
      <w:r>
        <w:rPr>
          <w:rFonts w:hint="eastAsia"/>
        </w:rPr>
        <w:t>待处理</w:t>
      </w:r>
      <w:r>
        <w:t>”“</w:t>
      </w:r>
      <w:r>
        <w:t>处理中</w:t>
      </w:r>
      <w:r>
        <w:t>”“</w:t>
      </w:r>
      <w:r>
        <w:t>已解决</w:t>
      </w:r>
      <w:r>
        <w:t>”</w:t>
      </w:r>
      <w:r>
        <w:t>等</w:t>
      </w:r>
      <w:r>
        <w:rPr>
          <w:rFonts w:hint="eastAsia"/>
        </w:rPr>
        <w:t>，并</w:t>
      </w:r>
      <w:r>
        <w:t>。后端调用</w:t>
      </w:r>
      <w:proofErr w:type="spellStart"/>
      <w:r>
        <w:t>updateStatusById</w:t>
      </w:r>
      <w:proofErr w:type="spellEnd"/>
      <w:r>
        <w:t>()</w:t>
      </w:r>
      <w:r>
        <w:t>方法，依据传入的投诉</w:t>
      </w:r>
      <w:r>
        <w:t>ID</w:t>
      </w:r>
      <w:r>
        <w:t>来更新数据库中对应的投诉状态，并把处理结果封装到结果集里返回给前端，以便让商家和员工实时了解处理情况。</w:t>
      </w:r>
      <w:r>
        <w:rPr>
          <w:rFonts w:cs="Times New Roman" w:hint="eastAsia"/>
        </w:rPr>
        <w:t>投诉中心界面</w:t>
      </w:r>
      <w:r>
        <w:rPr>
          <w:rFonts w:cs="Times New Roman"/>
        </w:rPr>
        <w:t>如图</w:t>
      </w:r>
      <w:r>
        <w:rPr>
          <w:rFonts w:cs="Times New Roman"/>
        </w:rPr>
        <w:t>5.3</w:t>
      </w:r>
      <w:r>
        <w:rPr>
          <w:rFonts w:cs="Times New Roman" w:hint="eastAsia"/>
        </w:rPr>
        <w:t>2</w:t>
      </w:r>
      <w:r>
        <w:rPr>
          <w:rFonts w:cs="Times New Roman"/>
        </w:rPr>
        <w:t>所示。</w:t>
      </w:r>
    </w:p>
    <w:p w14:paraId="21726A94" w14:textId="77777777" w:rsidR="00A27FAC" w:rsidRDefault="00000000">
      <w:pPr>
        <w:pStyle w:val="05"/>
      </w:pPr>
      <w:r>
        <w:rPr>
          <w:noProof/>
        </w:rPr>
        <w:drawing>
          <wp:inline distT="0" distB="0" distL="0" distR="0" wp14:anchorId="48FEE2B3" wp14:editId="754BD121">
            <wp:extent cx="5400040" cy="2564765"/>
            <wp:effectExtent l="0" t="0" r="0" b="6985"/>
            <wp:docPr id="1234134111"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34111" name="图片 1" descr="电脑软件截图&#10;&#10;AI 生成的内容可能不正确。"/>
                    <pic:cNvPicPr>
                      <a:picLocks noChangeAspect="1"/>
                    </pic:cNvPicPr>
                  </pic:nvPicPr>
                  <pic:blipFill>
                    <a:blip r:embed="rId130"/>
                    <a:stretch>
                      <a:fillRect/>
                    </a:stretch>
                  </pic:blipFill>
                  <pic:spPr>
                    <a:xfrm>
                      <a:off x="0" y="0"/>
                      <a:ext cx="5400040" cy="2564765"/>
                    </a:xfrm>
                    <a:prstGeom prst="rect">
                      <a:avLst/>
                    </a:prstGeom>
                  </pic:spPr>
                </pic:pic>
              </a:graphicData>
            </a:graphic>
          </wp:inline>
        </w:drawing>
      </w:r>
    </w:p>
    <w:p w14:paraId="3F8D8B58" w14:textId="77777777" w:rsidR="00A27FAC" w:rsidRDefault="00000000">
      <w:pPr>
        <w:pStyle w:val="05"/>
      </w:pPr>
      <w:r>
        <w:t>图</w:t>
      </w:r>
      <w:r>
        <w:t>5.</w:t>
      </w:r>
      <w:r>
        <w:rPr>
          <w:rFonts w:hint="eastAsia"/>
        </w:rPr>
        <w:t>32</w:t>
      </w:r>
      <w:r>
        <w:t>发布教学课程时序图</w:t>
      </w:r>
    </w:p>
    <w:p w14:paraId="62226E44" w14:textId="77777777" w:rsidR="00A27FAC" w:rsidRDefault="00000000">
      <w:pPr>
        <w:pStyle w:val="03"/>
        <w:rPr>
          <w:rFonts w:ascii="Times New Roman" w:hAnsi="Times New Roman" w:cs="Times New Roman"/>
        </w:rPr>
      </w:pPr>
      <w:bookmarkStart w:id="312" w:name="_Toc195901985"/>
      <w:r>
        <w:rPr>
          <w:rFonts w:ascii="Times New Roman" w:hAnsi="Times New Roman" w:cs="Times New Roman"/>
        </w:rPr>
        <w:t>5.3.</w:t>
      </w:r>
      <w:r>
        <w:rPr>
          <w:rFonts w:ascii="Times New Roman" w:hAnsi="Times New Roman" w:cs="Times New Roman" w:hint="eastAsia"/>
        </w:rPr>
        <w:t>6</w:t>
      </w:r>
      <w:r>
        <w:rPr>
          <w:rFonts w:ascii="Times New Roman" w:hAnsi="Times New Roman" w:cs="Times New Roman" w:hint="eastAsia"/>
        </w:rPr>
        <w:t>评价中心</w:t>
      </w:r>
      <w:bookmarkEnd w:id="312"/>
    </w:p>
    <w:p w14:paraId="285FD342" w14:textId="77777777" w:rsidR="00A27FAC" w:rsidRDefault="00000000">
      <w:pPr>
        <w:pStyle w:val="000"/>
        <w:ind w:firstLine="480"/>
      </w:pPr>
      <w:r>
        <w:t>评价中心的主要功能为查看顾客评价内容。商家和员工通过此模块，能够全方位浏览顾客所提交的评价信息。前端借助</w:t>
      </w:r>
      <w:r>
        <w:t>Axios</w:t>
      </w:r>
      <w:r>
        <w:t>技术向后端发送获取评价列表数</w:t>
      </w:r>
      <w:r>
        <w:lastRenderedPageBreak/>
        <w:t>据的请求，后端在接收到请求后，即刻从数据库中查询相应评价信息，并将这些信息完整返回给前端进行展示。在展示界面，商家和员工可按不同维度，如时间顺序、</w:t>
      </w:r>
      <w:proofErr w:type="gramStart"/>
      <w:r>
        <w:t>好评差评类别</w:t>
      </w:r>
      <w:proofErr w:type="gramEnd"/>
      <w:r>
        <w:t>等，对评价进行筛选查看，以便更高效地了解顾客反馈。</w:t>
      </w:r>
      <w:r>
        <w:rPr>
          <w:rFonts w:cs="Times New Roman" w:hint="eastAsia"/>
        </w:rPr>
        <w:t>评价中心界面</w:t>
      </w:r>
      <w:r>
        <w:rPr>
          <w:rFonts w:cs="Times New Roman"/>
        </w:rPr>
        <w:t>如图</w:t>
      </w:r>
      <w:r>
        <w:rPr>
          <w:rFonts w:cs="Times New Roman"/>
        </w:rPr>
        <w:t>5.3</w:t>
      </w:r>
      <w:r>
        <w:rPr>
          <w:rFonts w:cs="Times New Roman" w:hint="eastAsia"/>
        </w:rPr>
        <w:t>3</w:t>
      </w:r>
      <w:r>
        <w:rPr>
          <w:rFonts w:cs="Times New Roman"/>
        </w:rPr>
        <w:t>所示。</w:t>
      </w:r>
    </w:p>
    <w:p w14:paraId="032F6DD9" w14:textId="77777777" w:rsidR="00A27FAC" w:rsidRDefault="00000000">
      <w:pPr>
        <w:pStyle w:val="05"/>
      </w:pPr>
      <w:r>
        <w:rPr>
          <w:noProof/>
        </w:rPr>
        <w:drawing>
          <wp:inline distT="0" distB="0" distL="0" distR="0" wp14:anchorId="78A2D299" wp14:editId="19764247">
            <wp:extent cx="5400040" cy="2564765"/>
            <wp:effectExtent l="0" t="0" r="0" b="6985"/>
            <wp:docPr id="212389374"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9374" name="图片 1" descr="电脑软件截图&#10;&#10;AI 生成的内容可能不正确。"/>
                    <pic:cNvPicPr>
                      <a:picLocks noChangeAspect="1"/>
                    </pic:cNvPicPr>
                  </pic:nvPicPr>
                  <pic:blipFill>
                    <a:blip r:embed="rId131"/>
                    <a:stretch>
                      <a:fillRect/>
                    </a:stretch>
                  </pic:blipFill>
                  <pic:spPr>
                    <a:xfrm>
                      <a:off x="0" y="0"/>
                      <a:ext cx="5400040" cy="2564765"/>
                    </a:xfrm>
                    <a:prstGeom prst="rect">
                      <a:avLst/>
                    </a:prstGeom>
                  </pic:spPr>
                </pic:pic>
              </a:graphicData>
            </a:graphic>
          </wp:inline>
        </w:drawing>
      </w:r>
    </w:p>
    <w:p w14:paraId="4D95CDDC" w14:textId="77777777" w:rsidR="00A27FAC" w:rsidRDefault="00000000">
      <w:pPr>
        <w:pStyle w:val="05"/>
      </w:pPr>
      <w:r>
        <w:t>图</w:t>
      </w:r>
      <w:r>
        <w:t>5.3</w:t>
      </w:r>
      <w:r>
        <w:rPr>
          <w:rFonts w:hint="eastAsia"/>
        </w:rPr>
        <w:t>3</w:t>
      </w:r>
      <w:r>
        <w:rPr>
          <w:rFonts w:hint="eastAsia"/>
        </w:rPr>
        <w:t>评价中心界面</w:t>
      </w:r>
      <w:r>
        <w:t>图</w:t>
      </w:r>
    </w:p>
    <w:p w14:paraId="392B7619" w14:textId="77777777" w:rsidR="00A27FAC" w:rsidRDefault="00000000">
      <w:pPr>
        <w:pStyle w:val="02"/>
        <w:rPr>
          <w:rFonts w:ascii="Times New Roman" w:hAnsi="Times New Roman" w:cs="Times New Roman"/>
        </w:rPr>
      </w:pPr>
      <w:bookmarkStart w:id="313" w:name="_Toc195901986"/>
      <w:r>
        <w:rPr>
          <w:rFonts w:ascii="Times New Roman" w:hAnsi="Times New Roman" w:cs="Times New Roman"/>
        </w:rPr>
        <w:t>5.4</w:t>
      </w:r>
      <w:r>
        <w:rPr>
          <w:rFonts w:ascii="Times New Roman" w:hAnsi="Times New Roman" w:cs="Times New Roman" w:hint="eastAsia"/>
        </w:rPr>
        <w:t>平台管理员</w:t>
      </w:r>
      <w:r>
        <w:rPr>
          <w:rFonts w:ascii="Times New Roman" w:hAnsi="Times New Roman" w:cs="Times New Roman"/>
        </w:rPr>
        <w:t>服务</w:t>
      </w:r>
      <w:bookmarkEnd w:id="313"/>
    </w:p>
    <w:p w14:paraId="13F9313C" w14:textId="77777777" w:rsidR="00A27FAC" w:rsidRDefault="00000000">
      <w:pPr>
        <w:pStyle w:val="03"/>
        <w:rPr>
          <w:rFonts w:ascii="Times New Roman" w:hAnsi="Times New Roman" w:cs="Times New Roman"/>
        </w:rPr>
      </w:pPr>
      <w:bookmarkStart w:id="314" w:name="_Toc195901987"/>
      <w:r>
        <w:rPr>
          <w:rFonts w:ascii="Times New Roman" w:hAnsi="Times New Roman" w:cs="Times New Roman"/>
        </w:rPr>
        <w:t>5.4.1</w:t>
      </w:r>
      <w:r>
        <w:rPr>
          <w:rFonts w:ascii="Times New Roman" w:hAnsi="Times New Roman" w:cs="Times New Roman" w:hint="eastAsia"/>
        </w:rPr>
        <w:t>商家</w:t>
      </w:r>
      <w:r>
        <w:rPr>
          <w:rFonts w:ascii="Times New Roman" w:hAnsi="Times New Roman" w:cs="Times New Roman"/>
        </w:rPr>
        <w:t>管理</w:t>
      </w:r>
      <w:bookmarkEnd w:id="314"/>
    </w:p>
    <w:p w14:paraId="7C33BDA0" w14:textId="77777777" w:rsidR="00A27FAC" w:rsidRDefault="00000000">
      <w:pPr>
        <w:pStyle w:val="000"/>
        <w:ind w:firstLine="480"/>
      </w:pPr>
      <w:r>
        <w:rPr>
          <w:rFonts w:cs="Times New Roman"/>
        </w:rPr>
        <w:t>当商家在</w:t>
      </w:r>
      <w:r>
        <w:rPr>
          <w:rFonts w:cs="Times New Roman" w:hint="eastAsia"/>
        </w:rPr>
        <w:t>进行注册请求后，平台管理员就需要在管理员后台进行审核，</w:t>
      </w:r>
      <w:proofErr w:type="gramStart"/>
      <w:r>
        <w:rPr>
          <w:rFonts w:cs="Times New Roman" w:hint="eastAsia"/>
        </w:rPr>
        <w:t>当状态</w:t>
      </w:r>
      <w:proofErr w:type="gramEnd"/>
      <w:r>
        <w:rPr>
          <w:rFonts w:cs="Times New Roman" w:hint="eastAsia"/>
        </w:rPr>
        <w:t>异常等情况出现时，平台管理员可以对相关商家账号进行禁用，等整改完毕之后又可对账号状态设置为正常状态。当平台管理员点击详情，</w:t>
      </w:r>
      <w:r>
        <w:rPr>
          <w:rFonts w:cs="Times New Roman"/>
        </w:rPr>
        <w:t>前端使用</w:t>
      </w:r>
      <w:r>
        <w:rPr>
          <w:rFonts w:cs="Times New Roman"/>
        </w:rPr>
        <w:t>Axios</w:t>
      </w:r>
      <w:r>
        <w:rPr>
          <w:rFonts w:cs="Times New Roman"/>
        </w:rPr>
        <w:t>技术向后端发起获取商家详情的请求，</w:t>
      </w:r>
      <w:r>
        <w:rPr>
          <w:rFonts w:cs="Times New Roman" w:hint="eastAsia"/>
        </w:rPr>
        <w:t>后端交由</w:t>
      </w:r>
      <w:proofErr w:type="spellStart"/>
      <w:r>
        <w:rPr>
          <w:rFonts w:cs="Times New Roman"/>
        </w:rPr>
        <w:t>MerchantController</w:t>
      </w:r>
      <w:proofErr w:type="spellEnd"/>
      <w:r>
        <w:rPr>
          <w:rFonts w:cs="Times New Roman"/>
        </w:rPr>
        <w:t>接收请求，</w:t>
      </w:r>
      <w:r>
        <w:rPr>
          <w:rFonts w:cs="Times New Roman" w:hint="eastAsia"/>
        </w:rPr>
        <w:t>并</w:t>
      </w:r>
      <w:r>
        <w:rPr>
          <w:rFonts w:cs="Times New Roman"/>
        </w:rPr>
        <w:t>调用</w:t>
      </w:r>
      <w:proofErr w:type="spellStart"/>
      <w:r>
        <w:rPr>
          <w:rFonts w:cs="Times New Roman"/>
        </w:rPr>
        <w:t>merchantInfoService.getMerchantDetailById</w:t>
      </w:r>
      <w:proofErr w:type="spellEnd"/>
      <w:r>
        <w:rPr>
          <w:rFonts w:cs="Times New Roman"/>
        </w:rPr>
        <w:t>(id)</w:t>
      </w:r>
      <w:r>
        <w:rPr>
          <w:rFonts w:cs="Times New Roman"/>
        </w:rPr>
        <w:t>方法从数据库中查询该商家的详细信息，包括基本信息（如商家名称、联系方式</w:t>
      </w:r>
      <w:r>
        <w:rPr>
          <w:rFonts w:cs="Times New Roman" w:hint="eastAsia"/>
        </w:rPr>
        <w:t>、营业执照、店铺地址</w:t>
      </w:r>
      <w:r>
        <w:rPr>
          <w:rFonts w:cs="Times New Roman"/>
        </w:rPr>
        <w:t>）、审核信息（审核状态、审核时间）等，并将这些信息封装后返回给前端进行展示。</w:t>
      </w:r>
      <w:r>
        <w:rPr>
          <w:rFonts w:hint="eastAsia"/>
        </w:rPr>
        <w:t>平台管理员定期对新注册的商家进行审核，并</w:t>
      </w:r>
      <w:r>
        <w:t>根据相关规则对商家信息进行审核，审核内容可能包括商家资质、经营范围等</w:t>
      </w:r>
      <w:r>
        <w:rPr>
          <w:rFonts w:hint="eastAsia"/>
        </w:rPr>
        <w:t>点击审核，平台管理员需要给出审核意见，并通过前端发起审核请求，并调用后端服务中的</w:t>
      </w:r>
      <w:proofErr w:type="spellStart"/>
      <w:r>
        <w:t>MerchantAuditController</w:t>
      </w:r>
      <w:proofErr w:type="spellEnd"/>
      <w:r>
        <w:t>。</w:t>
      </w:r>
      <w:proofErr w:type="spellStart"/>
      <w:r>
        <w:t>MerchantAuditController</w:t>
      </w:r>
      <w:proofErr w:type="spellEnd"/>
      <w:r>
        <w:t>会调用</w:t>
      </w:r>
      <w:proofErr w:type="spellStart"/>
      <w:r>
        <w:t>merchantAuditService.getMerchantInfoById</w:t>
      </w:r>
      <w:proofErr w:type="spellEnd"/>
      <w:r>
        <w:t>(id)</w:t>
      </w:r>
      <w:r>
        <w:t>方法获取商家提交的详细信息。审核完成后，系统会根据审核结果更新商家的审核状态（审核通过、审核不通过等），并将结果通过封装的数据返回给前端，同时通知商家审核结果。</w:t>
      </w:r>
      <w:r>
        <w:rPr>
          <w:rFonts w:cs="Times New Roman"/>
        </w:rPr>
        <w:t>平台管理员可根据实际情况对商家进行禁用或启用操作</w:t>
      </w:r>
      <w:r>
        <w:rPr>
          <w:rFonts w:cs="Times New Roman" w:hint="eastAsia"/>
        </w:rPr>
        <w:t>，其流程与审核操作一致</w:t>
      </w:r>
      <w:r>
        <w:rPr>
          <w:rFonts w:cs="Times New Roman"/>
        </w:rPr>
        <w:t>，前端通过</w:t>
      </w:r>
      <w:r>
        <w:rPr>
          <w:rFonts w:cs="Times New Roman"/>
        </w:rPr>
        <w:t>Axios</w:t>
      </w:r>
      <w:r>
        <w:rPr>
          <w:rFonts w:cs="Times New Roman"/>
        </w:rPr>
        <w:t>向后端发送更新商家状态的请求，请求中包含商家</w:t>
      </w:r>
      <w:r>
        <w:rPr>
          <w:rFonts w:cs="Times New Roman"/>
        </w:rPr>
        <w:t>ID</w:t>
      </w:r>
      <w:r>
        <w:rPr>
          <w:rFonts w:cs="Times New Roman"/>
        </w:rPr>
        <w:lastRenderedPageBreak/>
        <w:t>和</w:t>
      </w:r>
      <w:proofErr w:type="gramStart"/>
      <w:r>
        <w:rPr>
          <w:rFonts w:cs="Times New Roman"/>
        </w:rPr>
        <w:t>要</w:t>
      </w:r>
      <w:proofErr w:type="gramEnd"/>
      <w:r>
        <w:rPr>
          <w:rFonts w:cs="Times New Roman"/>
        </w:rPr>
        <w:t>更新的状态（禁用或启用）。</w:t>
      </w:r>
      <w:r>
        <w:t>商家审核操作的时序图如图</w:t>
      </w:r>
      <w:r>
        <w:rPr>
          <w:rFonts w:hint="eastAsia"/>
        </w:rPr>
        <w:t>5.34</w:t>
      </w:r>
      <w:r>
        <w:t>所示。商家</w:t>
      </w:r>
      <w:r>
        <w:rPr>
          <w:rFonts w:hint="eastAsia"/>
        </w:rPr>
        <w:t>管理界面</w:t>
      </w:r>
      <w:r>
        <w:t>如图</w:t>
      </w:r>
      <w:r>
        <w:rPr>
          <w:rFonts w:hint="eastAsia"/>
        </w:rPr>
        <w:t>5.35</w:t>
      </w:r>
      <w:r>
        <w:t>所示。</w:t>
      </w:r>
    </w:p>
    <w:p w14:paraId="3C887C93" w14:textId="77777777" w:rsidR="00A27FAC" w:rsidRDefault="00000000">
      <w:pPr>
        <w:pStyle w:val="05"/>
      </w:pPr>
      <w:r>
        <w:rPr>
          <w:rFonts w:hint="eastAsia"/>
        </w:rPr>
        <w:object w:dxaOrig="8500" w:dyaOrig="6888" w14:anchorId="128891B3">
          <v:shape id="_x0000_i1058" type="#_x0000_t75" style="width:424.9pt;height:344.2pt" o:ole="">
            <v:imagedata r:id="rId132" o:title=""/>
          </v:shape>
          <o:OLEObject Type="Embed" ProgID="Visio.Drawing.15" ShapeID="_x0000_i1058" DrawAspect="Content" ObjectID="_1808159177" r:id="rId133"/>
        </w:object>
      </w:r>
    </w:p>
    <w:p w14:paraId="3D4B9958" w14:textId="77777777" w:rsidR="00A27FAC" w:rsidRDefault="00000000">
      <w:pPr>
        <w:pStyle w:val="05"/>
      </w:pPr>
      <w:r>
        <w:t>图</w:t>
      </w:r>
      <w:r>
        <w:t>5.3</w:t>
      </w:r>
      <w:r>
        <w:rPr>
          <w:rFonts w:hint="eastAsia"/>
        </w:rPr>
        <w:t>4</w:t>
      </w:r>
      <w:r>
        <w:t>添加用户时序图</w:t>
      </w:r>
    </w:p>
    <w:p w14:paraId="7703A076" w14:textId="77777777" w:rsidR="00A27FAC" w:rsidRDefault="00000000">
      <w:pPr>
        <w:pStyle w:val="05"/>
      </w:pPr>
      <w:r>
        <w:rPr>
          <w:noProof/>
        </w:rPr>
        <w:drawing>
          <wp:inline distT="0" distB="0" distL="0" distR="0" wp14:anchorId="68D959A9" wp14:editId="75518740">
            <wp:extent cx="5400040" cy="2564765"/>
            <wp:effectExtent l="0" t="0" r="0" b="6985"/>
            <wp:docPr id="659110005"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10005" name="图片 1" descr="电脑萤幕的截图&#10;&#10;AI 生成的内容可能不正确。"/>
                    <pic:cNvPicPr>
                      <a:picLocks noChangeAspect="1"/>
                    </pic:cNvPicPr>
                  </pic:nvPicPr>
                  <pic:blipFill>
                    <a:blip r:embed="rId134"/>
                    <a:stretch>
                      <a:fillRect/>
                    </a:stretch>
                  </pic:blipFill>
                  <pic:spPr>
                    <a:xfrm>
                      <a:off x="0" y="0"/>
                      <a:ext cx="5400040" cy="2564765"/>
                    </a:xfrm>
                    <a:prstGeom prst="rect">
                      <a:avLst/>
                    </a:prstGeom>
                  </pic:spPr>
                </pic:pic>
              </a:graphicData>
            </a:graphic>
          </wp:inline>
        </w:drawing>
      </w:r>
    </w:p>
    <w:p w14:paraId="71703E6B" w14:textId="77777777" w:rsidR="00A27FAC" w:rsidRDefault="00000000">
      <w:pPr>
        <w:pStyle w:val="05"/>
      </w:pPr>
      <w:r>
        <w:t>图</w:t>
      </w:r>
      <w:r>
        <w:t>5.3</w:t>
      </w:r>
      <w:r>
        <w:rPr>
          <w:rFonts w:hint="eastAsia"/>
        </w:rPr>
        <w:t>5</w:t>
      </w:r>
      <w:r>
        <w:t>学生用户管理界面图</w:t>
      </w:r>
    </w:p>
    <w:p w14:paraId="341F178A" w14:textId="77777777" w:rsidR="00A27FAC" w:rsidRDefault="00000000">
      <w:pPr>
        <w:pStyle w:val="03"/>
        <w:rPr>
          <w:rFonts w:ascii="Times New Roman" w:hAnsi="Times New Roman" w:cs="Times New Roman"/>
        </w:rPr>
      </w:pPr>
      <w:bookmarkStart w:id="315" w:name="_Toc195901988"/>
      <w:r>
        <w:rPr>
          <w:rFonts w:ascii="Times New Roman" w:hAnsi="Times New Roman" w:cs="Times New Roman"/>
        </w:rPr>
        <w:lastRenderedPageBreak/>
        <w:t>5.4.2</w:t>
      </w:r>
      <w:r>
        <w:rPr>
          <w:rFonts w:ascii="Times New Roman" w:hAnsi="Times New Roman" w:cs="Times New Roman" w:hint="eastAsia"/>
        </w:rPr>
        <w:t>用户管理</w:t>
      </w:r>
      <w:bookmarkEnd w:id="315"/>
    </w:p>
    <w:p w14:paraId="1F6E449C" w14:textId="77777777" w:rsidR="00A27FAC" w:rsidRDefault="00000000">
      <w:pPr>
        <w:pStyle w:val="000"/>
        <w:ind w:firstLine="480"/>
        <w:rPr>
          <w:rFonts w:cs="Times New Roman"/>
        </w:rPr>
      </w:pPr>
      <w:r>
        <w:rPr>
          <w:rFonts w:cs="Times New Roman"/>
        </w:rPr>
        <w:t>平台管理员在系统中具备对用户进行管理的权限，管理操作主要为用户的禁用与启用。当平台管理员需禁用某个用户时，在前端管理界面选定用户并点击禁用按钮，前端立即使用</w:t>
      </w:r>
      <w:r>
        <w:rPr>
          <w:rFonts w:cs="Times New Roman"/>
        </w:rPr>
        <w:t>Axios</w:t>
      </w:r>
      <w:r>
        <w:rPr>
          <w:rFonts w:cs="Times New Roman"/>
        </w:rPr>
        <w:t>技术向后端发起携带用户唯一标识</w:t>
      </w:r>
      <w:r>
        <w:rPr>
          <w:rFonts w:cs="Times New Roman"/>
        </w:rPr>
        <w:t>ID</w:t>
      </w:r>
      <w:r>
        <w:rPr>
          <w:rFonts w:cs="Times New Roman"/>
        </w:rPr>
        <w:t>及禁用指令的禁用请求，此请求先经网关服务调用权限服务鉴权，鉴权不通过则系统抛出权限错误异常终止操作，鉴</w:t>
      </w:r>
      <w:proofErr w:type="gramStart"/>
      <w:r>
        <w:rPr>
          <w:rFonts w:cs="Times New Roman"/>
        </w:rPr>
        <w:t>权通过</w:t>
      </w:r>
      <w:proofErr w:type="gramEnd"/>
      <w:r>
        <w:rPr>
          <w:rFonts w:cs="Times New Roman"/>
        </w:rPr>
        <w:t>后网关服务将请求路由至用户管理服务的</w:t>
      </w:r>
      <w:r>
        <w:rPr>
          <w:rFonts w:cs="Times New Roman"/>
        </w:rPr>
        <w:t xml:space="preserve"> </w:t>
      </w:r>
      <w:proofErr w:type="spellStart"/>
      <w:r>
        <w:rPr>
          <w:rFonts w:cs="Times New Roman"/>
        </w:rPr>
        <w:t>Use</w:t>
      </w:r>
      <w:r>
        <w:rPr>
          <w:rFonts w:cs="Times New Roman" w:hint="eastAsia"/>
        </w:rPr>
        <w:t>r</w:t>
      </w:r>
      <w:r>
        <w:rPr>
          <w:rFonts w:cs="Times New Roman"/>
        </w:rPr>
        <w:t>Controller</w:t>
      </w:r>
      <w:proofErr w:type="spellEnd"/>
      <w:r>
        <w:rPr>
          <w:rFonts w:cs="Times New Roman"/>
        </w:rPr>
        <w:t>，其调用</w:t>
      </w:r>
      <w:proofErr w:type="spellStart"/>
      <w:r>
        <w:rPr>
          <w:rFonts w:cs="Times New Roman"/>
        </w:rPr>
        <w:t>updateUserById</w:t>
      </w:r>
      <w:proofErr w:type="spellEnd"/>
      <w:r>
        <w:rPr>
          <w:rFonts w:cs="Times New Roman"/>
        </w:rPr>
        <w:t>()</w:t>
      </w:r>
      <w:r>
        <w:rPr>
          <w:rFonts w:cs="Times New Roman"/>
        </w:rPr>
        <w:t>方法依据用户</w:t>
      </w:r>
      <w:r>
        <w:rPr>
          <w:rFonts w:cs="Times New Roman"/>
        </w:rPr>
        <w:t>ID</w:t>
      </w:r>
      <w:r>
        <w:rPr>
          <w:rFonts w:cs="Times New Roman"/>
        </w:rPr>
        <w:t>更新数据库中该用户状态为禁用，操作结果封装到结果集返回给前端告知平台管理员。</w:t>
      </w:r>
      <w:r>
        <w:rPr>
          <w:rFonts w:cs="Times New Roman" w:hint="eastAsia"/>
        </w:rPr>
        <w:t>启用流程如禁用一致，再次不再赘述。用户管理</w:t>
      </w:r>
      <w:r>
        <w:rPr>
          <w:rFonts w:cs="Times New Roman"/>
        </w:rPr>
        <w:t>界面如图</w:t>
      </w:r>
      <w:r>
        <w:rPr>
          <w:rFonts w:cs="Times New Roman"/>
        </w:rPr>
        <w:t>5.</w:t>
      </w:r>
      <w:r>
        <w:rPr>
          <w:rFonts w:cs="Times New Roman" w:hint="eastAsia"/>
        </w:rPr>
        <w:t>36</w:t>
      </w:r>
      <w:r>
        <w:rPr>
          <w:rFonts w:cs="Times New Roman"/>
        </w:rPr>
        <w:t>所示。</w:t>
      </w:r>
    </w:p>
    <w:p w14:paraId="48D71816" w14:textId="77777777" w:rsidR="00A27FAC" w:rsidRDefault="00000000">
      <w:pPr>
        <w:pStyle w:val="04"/>
        <w:rPr>
          <w:caps/>
        </w:rPr>
      </w:pPr>
      <w:r>
        <w:rPr>
          <w:noProof/>
        </w:rPr>
        <w:drawing>
          <wp:inline distT="0" distB="0" distL="0" distR="0" wp14:anchorId="53BEA0CE" wp14:editId="532BD0BB">
            <wp:extent cx="5400040" cy="2564765"/>
            <wp:effectExtent l="0" t="0" r="0" b="6985"/>
            <wp:docPr id="855060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60854" name="图片 1"/>
                    <pic:cNvPicPr>
                      <a:picLocks noChangeAspect="1"/>
                    </pic:cNvPicPr>
                  </pic:nvPicPr>
                  <pic:blipFill>
                    <a:blip r:embed="rId135"/>
                    <a:stretch>
                      <a:fillRect/>
                    </a:stretch>
                  </pic:blipFill>
                  <pic:spPr>
                    <a:xfrm>
                      <a:off x="0" y="0"/>
                      <a:ext cx="5400040" cy="2564765"/>
                    </a:xfrm>
                    <a:prstGeom prst="rect">
                      <a:avLst/>
                    </a:prstGeom>
                  </pic:spPr>
                </pic:pic>
              </a:graphicData>
            </a:graphic>
          </wp:inline>
        </w:drawing>
      </w:r>
    </w:p>
    <w:p w14:paraId="3C3D0E5E" w14:textId="77777777" w:rsidR="00A27FAC" w:rsidRDefault="00000000">
      <w:pPr>
        <w:pStyle w:val="04"/>
        <w:rPr>
          <w:caps/>
        </w:rPr>
      </w:pPr>
      <w:r>
        <w:rPr>
          <w:caps/>
        </w:rPr>
        <w:t>图</w:t>
      </w:r>
      <w:r>
        <w:rPr>
          <w:caps/>
        </w:rPr>
        <w:t>5.</w:t>
      </w:r>
      <w:r>
        <w:rPr>
          <w:rFonts w:hint="eastAsia"/>
          <w:caps/>
        </w:rPr>
        <w:t>36</w:t>
      </w:r>
      <w:r>
        <w:rPr>
          <w:rFonts w:hint="eastAsia"/>
          <w:caps/>
        </w:rPr>
        <w:t>用户管理</w:t>
      </w:r>
      <w:r>
        <w:rPr>
          <w:caps/>
        </w:rPr>
        <w:t>界面图</w:t>
      </w:r>
    </w:p>
    <w:p w14:paraId="7047C0D6" w14:textId="77777777" w:rsidR="00A27FAC" w:rsidRDefault="00000000">
      <w:pPr>
        <w:pStyle w:val="03"/>
        <w:rPr>
          <w:rFonts w:ascii="Times New Roman" w:hAnsi="Times New Roman" w:cs="Times New Roman"/>
        </w:rPr>
      </w:pPr>
      <w:bookmarkStart w:id="316" w:name="_Toc195901989"/>
      <w:r>
        <w:rPr>
          <w:rFonts w:ascii="Times New Roman" w:hAnsi="Times New Roman" w:cs="Times New Roman"/>
        </w:rPr>
        <w:t>5.4.3</w:t>
      </w:r>
      <w:r>
        <w:rPr>
          <w:rFonts w:ascii="Times New Roman" w:hAnsi="Times New Roman" w:cs="Times New Roman" w:hint="eastAsia"/>
        </w:rPr>
        <w:t>订单</w:t>
      </w:r>
      <w:r>
        <w:rPr>
          <w:rFonts w:ascii="Times New Roman" w:hAnsi="Times New Roman" w:cs="Times New Roman"/>
        </w:rPr>
        <w:t>管理</w:t>
      </w:r>
      <w:bookmarkEnd w:id="316"/>
    </w:p>
    <w:p w14:paraId="319BA86B" w14:textId="77777777" w:rsidR="00A27FAC" w:rsidRDefault="00000000">
      <w:pPr>
        <w:pStyle w:val="000"/>
        <w:ind w:firstLine="480"/>
      </w:pPr>
      <w:r>
        <w:t>订单管理主要包含对订单的查看、查询全部订单以及更新订单的状态。商家、员工和平台管理员可以对订单的状态进行更新，平台管理员还具备查询全部订单的功能。前端利用</w:t>
      </w:r>
      <w:r>
        <w:t>Axios</w:t>
      </w:r>
      <w:r>
        <w:t>技术向后端发起更新订单状态或查询全部订单的请求，若为更新订单状态请求，后端调用</w:t>
      </w:r>
      <w:proofErr w:type="spellStart"/>
      <w:r>
        <w:t>updateById</w:t>
      </w:r>
      <w:proofErr w:type="spellEnd"/>
      <w:r>
        <w:t>()</w:t>
      </w:r>
      <w:r>
        <w:t>方法更新数据中的订单数据状态；若为查询全部订单请求，后端从数据库中查询所有订单信息。之后，后端将处理结果信息封装到结果集返回给前端。订单管理界面如图</w:t>
      </w:r>
      <w:r>
        <w:t>5.</w:t>
      </w:r>
      <w:r>
        <w:rPr>
          <w:rFonts w:hint="eastAsia"/>
        </w:rPr>
        <w:t>37</w:t>
      </w:r>
      <w:r>
        <w:t>所示。</w:t>
      </w:r>
    </w:p>
    <w:p w14:paraId="5DF15E2D" w14:textId="77777777" w:rsidR="00A27FAC" w:rsidRDefault="00000000">
      <w:pPr>
        <w:pStyle w:val="04"/>
      </w:pPr>
      <w:r>
        <w:rPr>
          <w:noProof/>
        </w:rPr>
        <w:lastRenderedPageBreak/>
        <w:drawing>
          <wp:inline distT="0" distB="0" distL="0" distR="0" wp14:anchorId="52F3843A" wp14:editId="63248D4B">
            <wp:extent cx="5400040" cy="2564765"/>
            <wp:effectExtent l="0" t="0" r="0" b="6985"/>
            <wp:docPr id="2004553492"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53492" name="图片 1" descr="图形用户界面, 应用程序, Teams&#10;&#10;AI 生成的内容可能不正确。"/>
                    <pic:cNvPicPr>
                      <a:picLocks noChangeAspect="1"/>
                    </pic:cNvPicPr>
                  </pic:nvPicPr>
                  <pic:blipFill>
                    <a:blip r:embed="rId136"/>
                    <a:stretch>
                      <a:fillRect/>
                    </a:stretch>
                  </pic:blipFill>
                  <pic:spPr>
                    <a:xfrm>
                      <a:off x="0" y="0"/>
                      <a:ext cx="5400040" cy="2564765"/>
                    </a:xfrm>
                    <a:prstGeom prst="rect">
                      <a:avLst/>
                    </a:prstGeom>
                  </pic:spPr>
                </pic:pic>
              </a:graphicData>
            </a:graphic>
          </wp:inline>
        </w:drawing>
      </w:r>
    </w:p>
    <w:p w14:paraId="43425282" w14:textId="77777777" w:rsidR="00A27FAC" w:rsidRDefault="00000000">
      <w:pPr>
        <w:pStyle w:val="04"/>
      </w:pPr>
      <w:r>
        <w:t>图</w:t>
      </w:r>
      <w:r>
        <w:t>5.</w:t>
      </w:r>
      <w:r>
        <w:rPr>
          <w:rFonts w:hint="eastAsia"/>
        </w:rPr>
        <w:t>37</w:t>
      </w:r>
      <w:r>
        <w:t>新增系统管理员界面图</w:t>
      </w:r>
    </w:p>
    <w:p w14:paraId="7FA6B40C" w14:textId="77777777" w:rsidR="00A27FAC" w:rsidRDefault="00000000">
      <w:pPr>
        <w:pStyle w:val="03"/>
        <w:rPr>
          <w:rFonts w:ascii="Times New Roman" w:hAnsi="Times New Roman" w:cs="Times New Roman"/>
        </w:rPr>
      </w:pPr>
      <w:bookmarkStart w:id="317" w:name="_Toc195901990"/>
      <w:r>
        <w:rPr>
          <w:rFonts w:ascii="Times New Roman" w:hAnsi="Times New Roman" w:cs="Times New Roman"/>
        </w:rPr>
        <w:t>5.4.4</w:t>
      </w:r>
      <w:r>
        <w:rPr>
          <w:rFonts w:ascii="Times New Roman" w:hAnsi="Times New Roman" w:cs="Times New Roman" w:hint="eastAsia"/>
        </w:rPr>
        <w:t>投诉中心与评价中心</w:t>
      </w:r>
      <w:bookmarkEnd w:id="317"/>
    </w:p>
    <w:p w14:paraId="0F9335A5" w14:textId="77777777" w:rsidR="00A27FAC" w:rsidRDefault="00000000">
      <w:pPr>
        <w:pStyle w:val="000"/>
        <w:ind w:firstLine="480"/>
        <w:rPr>
          <w:rFonts w:cs="Times New Roman"/>
        </w:rPr>
      </w:pPr>
      <w:r>
        <w:rPr>
          <w:rFonts w:hint="eastAsia"/>
        </w:rPr>
        <w:t>投诉中心和评价中心在商家服务有所介绍，平台管理端的区别主要是新增了查询全部商家的投诉信息和评价信息的功能，意在平台管理员能实时监督用户对商家的投诉与评价，存在问题能够做到及时整改。</w:t>
      </w:r>
      <w:r>
        <w:rPr>
          <w:rFonts w:cs="Times New Roman" w:hint="eastAsia"/>
        </w:rPr>
        <w:t>投诉中心</w:t>
      </w:r>
      <w:r>
        <w:rPr>
          <w:rFonts w:cs="Times New Roman"/>
        </w:rPr>
        <w:t>界面图如图</w:t>
      </w:r>
      <w:r>
        <w:rPr>
          <w:rFonts w:cs="Times New Roman"/>
        </w:rPr>
        <w:t>5.</w:t>
      </w:r>
      <w:r>
        <w:rPr>
          <w:rFonts w:cs="Times New Roman" w:hint="eastAsia"/>
        </w:rPr>
        <w:t>38</w:t>
      </w:r>
      <w:r>
        <w:rPr>
          <w:rFonts w:cs="Times New Roman"/>
        </w:rPr>
        <w:t>所示，</w:t>
      </w:r>
      <w:r>
        <w:rPr>
          <w:rFonts w:cs="Times New Roman" w:hint="eastAsia"/>
        </w:rPr>
        <w:t>评价中心</w:t>
      </w:r>
      <w:r>
        <w:rPr>
          <w:rFonts w:cs="Times New Roman"/>
        </w:rPr>
        <w:t>界面图如图</w:t>
      </w:r>
      <w:r>
        <w:rPr>
          <w:rFonts w:cs="Times New Roman"/>
        </w:rPr>
        <w:t>5.</w:t>
      </w:r>
      <w:r>
        <w:rPr>
          <w:rFonts w:cs="Times New Roman" w:hint="eastAsia"/>
        </w:rPr>
        <w:t>39</w:t>
      </w:r>
      <w:r>
        <w:rPr>
          <w:rFonts w:cs="Times New Roman"/>
        </w:rPr>
        <w:t>所示。</w:t>
      </w:r>
    </w:p>
    <w:p w14:paraId="178B72CE" w14:textId="77777777" w:rsidR="00A27FAC" w:rsidRDefault="00000000">
      <w:pPr>
        <w:pStyle w:val="04"/>
      </w:pPr>
      <w:r>
        <w:rPr>
          <w:noProof/>
        </w:rPr>
        <w:drawing>
          <wp:inline distT="0" distB="0" distL="0" distR="0" wp14:anchorId="0C4D697D" wp14:editId="10D4A1D3">
            <wp:extent cx="5400040" cy="2564765"/>
            <wp:effectExtent l="0" t="0" r="0" b="6985"/>
            <wp:docPr id="1968399902"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99902" name="图片 1" descr="电脑软件截图&#10;&#10;AI 生成的内容可能不正确。"/>
                    <pic:cNvPicPr>
                      <a:picLocks noChangeAspect="1"/>
                    </pic:cNvPicPr>
                  </pic:nvPicPr>
                  <pic:blipFill>
                    <a:blip r:embed="rId137"/>
                    <a:stretch>
                      <a:fillRect/>
                    </a:stretch>
                  </pic:blipFill>
                  <pic:spPr>
                    <a:xfrm>
                      <a:off x="0" y="0"/>
                      <a:ext cx="5400040" cy="2564765"/>
                    </a:xfrm>
                    <a:prstGeom prst="rect">
                      <a:avLst/>
                    </a:prstGeom>
                  </pic:spPr>
                </pic:pic>
              </a:graphicData>
            </a:graphic>
          </wp:inline>
        </w:drawing>
      </w:r>
    </w:p>
    <w:p w14:paraId="07F5D690" w14:textId="77777777" w:rsidR="00A27FAC" w:rsidRDefault="00000000">
      <w:pPr>
        <w:pStyle w:val="04"/>
      </w:pPr>
      <w:r>
        <w:t>图</w:t>
      </w:r>
      <w:r>
        <w:t>5.</w:t>
      </w:r>
      <w:r>
        <w:rPr>
          <w:rFonts w:hint="eastAsia"/>
        </w:rPr>
        <w:t>38</w:t>
      </w:r>
      <w:r>
        <w:rPr>
          <w:rFonts w:hint="eastAsia"/>
        </w:rPr>
        <w:t>投诉中心</w:t>
      </w:r>
      <w:r>
        <w:t>界面图</w:t>
      </w:r>
    </w:p>
    <w:p w14:paraId="5D68ACB9" w14:textId="77777777" w:rsidR="00A27FAC" w:rsidRDefault="00000000">
      <w:pPr>
        <w:pStyle w:val="04"/>
      </w:pPr>
      <w:r>
        <w:rPr>
          <w:noProof/>
        </w:rPr>
        <w:lastRenderedPageBreak/>
        <w:drawing>
          <wp:inline distT="0" distB="0" distL="0" distR="0" wp14:anchorId="4850E515" wp14:editId="627130C4">
            <wp:extent cx="5400040" cy="2564765"/>
            <wp:effectExtent l="0" t="0" r="0" b="6985"/>
            <wp:docPr id="604035730"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35730" name="图片 1" descr="电脑软件截图&#10;&#10;AI 生成的内容可能不正确。"/>
                    <pic:cNvPicPr>
                      <a:picLocks noChangeAspect="1"/>
                    </pic:cNvPicPr>
                  </pic:nvPicPr>
                  <pic:blipFill>
                    <a:blip r:embed="rId138"/>
                    <a:stretch>
                      <a:fillRect/>
                    </a:stretch>
                  </pic:blipFill>
                  <pic:spPr>
                    <a:xfrm>
                      <a:off x="0" y="0"/>
                      <a:ext cx="5400040" cy="2564765"/>
                    </a:xfrm>
                    <a:prstGeom prst="rect">
                      <a:avLst/>
                    </a:prstGeom>
                  </pic:spPr>
                </pic:pic>
              </a:graphicData>
            </a:graphic>
          </wp:inline>
        </w:drawing>
      </w:r>
    </w:p>
    <w:p w14:paraId="07AAD21C" w14:textId="77777777" w:rsidR="00A27FAC" w:rsidRDefault="00000000">
      <w:pPr>
        <w:pStyle w:val="04"/>
      </w:pPr>
      <w:r>
        <w:t>图</w:t>
      </w:r>
      <w:r>
        <w:t>5.</w:t>
      </w:r>
      <w:r>
        <w:rPr>
          <w:rFonts w:hint="eastAsia"/>
        </w:rPr>
        <w:t>39</w:t>
      </w:r>
      <w:r>
        <w:rPr>
          <w:rFonts w:hint="eastAsia"/>
        </w:rPr>
        <w:t>评价中心</w:t>
      </w:r>
      <w:r>
        <w:t>界面图</w:t>
      </w:r>
    </w:p>
    <w:p w14:paraId="4B6E94FE" w14:textId="77777777" w:rsidR="00A27FAC" w:rsidRDefault="00A27FAC">
      <w:pPr>
        <w:pStyle w:val="000"/>
        <w:ind w:firstLine="480"/>
        <w:rPr>
          <w:rFonts w:cs="Times New Roman"/>
        </w:rPr>
      </w:pPr>
    </w:p>
    <w:p w14:paraId="34814B29" w14:textId="77777777" w:rsidR="00A27FAC" w:rsidRDefault="00A27FAC">
      <w:pPr>
        <w:pStyle w:val="000"/>
        <w:ind w:firstLine="480"/>
        <w:rPr>
          <w:rFonts w:cs="Times New Roman"/>
        </w:rPr>
        <w:sectPr w:rsidR="00A27FAC">
          <w:headerReference w:type="default" r:id="rId139"/>
          <w:pgSz w:w="11906" w:h="16838"/>
          <w:pgMar w:top="1701" w:right="1701" w:bottom="1417" w:left="1701" w:header="1247" w:footer="1021" w:gutter="0"/>
          <w:cols w:space="720"/>
          <w:docGrid w:type="lines" w:linePitch="319"/>
        </w:sectPr>
      </w:pPr>
    </w:p>
    <w:p w14:paraId="2B46D9B8" w14:textId="77777777" w:rsidR="00A27FAC" w:rsidRDefault="00000000">
      <w:pPr>
        <w:pStyle w:val="010"/>
        <w:rPr>
          <w:rFonts w:ascii="Times New Roman" w:hAnsi="Times New Roman"/>
        </w:rPr>
      </w:pPr>
      <w:bookmarkStart w:id="318" w:name="_Toc195901991"/>
      <w:r>
        <w:rPr>
          <w:rFonts w:ascii="Times New Roman" w:hAnsi="Times New Roman"/>
        </w:rPr>
        <w:lastRenderedPageBreak/>
        <w:t>6</w:t>
      </w:r>
      <w:r>
        <w:rPr>
          <w:rFonts w:ascii="Times New Roman" w:hAnsi="Times New Roman"/>
        </w:rPr>
        <w:t>系统测试</w:t>
      </w:r>
      <w:bookmarkEnd w:id="318"/>
    </w:p>
    <w:p w14:paraId="645F33BB" w14:textId="77777777" w:rsidR="00A27FAC" w:rsidRDefault="00000000">
      <w:pPr>
        <w:pStyle w:val="02"/>
        <w:rPr>
          <w:rFonts w:ascii="Times New Roman" w:hAnsi="Times New Roman" w:cs="Times New Roman"/>
        </w:rPr>
      </w:pPr>
      <w:bookmarkStart w:id="319" w:name="_Toc195901992"/>
      <w:r>
        <w:rPr>
          <w:rFonts w:ascii="Times New Roman" w:hAnsi="Times New Roman" w:cs="Times New Roman"/>
        </w:rPr>
        <w:t>6.1</w:t>
      </w:r>
      <w:r>
        <w:rPr>
          <w:rFonts w:ascii="Times New Roman" w:hAnsi="Times New Roman" w:cs="Times New Roman"/>
        </w:rPr>
        <w:t>系统测试简介</w:t>
      </w:r>
      <w:bookmarkEnd w:id="319"/>
    </w:p>
    <w:p w14:paraId="04AFFA64" w14:textId="77777777" w:rsidR="00A27FAC" w:rsidRDefault="00000000">
      <w:pPr>
        <w:pStyle w:val="000"/>
        <w:ind w:firstLine="480"/>
      </w:pPr>
      <w:r>
        <w:t>系统测试</w:t>
      </w:r>
      <w:r>
        <w:rPr>
          <w:rFonts w:hint="eastAsia"/>
          <w:vertAlign w:val="superscript"/>
        </w:rPr>
        <w:t>[10]</w:t>
      </w:r>
      <w:r>
        <w:t>作为保障</w:t>
      </w:r>
      <w:r>
        <w:t>“</w:t>
      </w:r>
      <w:r>
        <w:t>饭来了</w:t>
      </w:r>
      <w:r>
        <w:t>”</w:t>
      </w:r>
      <w:r>
        <w:t>校园外卖平台质量的关键环节，致力于让平台软件架构的各组件与开发需求规范精准匹配，通过科学有序的验证流程挖掘潜在问题。其核心使命在于全面排查平台漏洞，确保各项功能及性能指标契合用户期望，为校园师生打造稳定可靠、便捷高效且安全无忧的外卖服务平台。</w:t>
      </w:r>
    </w:p>
    <w:p w14:paraId="6E257BE2" w14:textId="77777777" w:rsidR="00A27FAC" w:rsidRDefault="00000000">
      <w:pPr>
        <w:pStyle w:val="000"/>
        <w:ind w:firstLine="480"/>
      </w:pPr>
      <w:r>
        <w:t>整个系统测试进程</w:t>
      </w:r>
      <w:r>
        <w:rPr>
          <w:rFonts w:hint="eastAsia"/>
        </w:rPr>
        <w:t>大致</w:t>
      </w:r>
      <w:r>
        <w:t>划分为四个关键阶段。初始阶段聚焦于平台各功能模块的正确性验证，涵盖用户注册登录体系、商家入驻管理模块、餐品展示交互界面、订单创建支付流程以及配送状态追踪功能等基础模块。紧接着进入集成测试阶段，将分散的功能模块整合衔接，着重检查模块间协同运作情况，保障前后端接口数据交互的准确性与流畅性，例如用户提交订单后，相关信息能在前端、后端、商家端及配送端之间实现无缝流转与精准反馈。当模块功能及交互逻辑均验证无误后，随即开展需求验证，全方位评估平台是否达成前期设定的用户服务目标，确保学生、商家、配送人员等不同角色在使用过程中均能收获满意体验。最后实施性能综合评估，深度剖析系统性能表现，精准锁定潜在瓶颈并加以优化，同时对系统的稳定性、可靠性及未来扩展潜力进行全面验证，确保平台在订单高峰期等高压力场景下依然能够</w:t>
      </w:r>
      <w:r>
        <w:rPr>
          <w:rFonts w:hint="eastAsia"/>
        </w:rPr>
        <w:t>稳定</w:t>
      </w:r>
      <w:r>
        <w:t>运行。</w:t>
      </w:r>
    </w:p>
    <w:p w14:paraId="2F0E77BA" w14:textId="77777777" w:rsidR="00A27FAC" w:rsidRDefault="00000000">
      <w:pPr>
        <w:pStyle w:val="000"/>
        <w:ind w:firstLine="480"/>
      </w:pPr>
      <w:r>
        <w:t>在系统开发周期内，单元测试贯穿始终，用于验证单个功能模块的可靠性。待系统开发完成后，启动联合模块测试。具体测试流程包括精心设计测试用例、构建有效测试数据，对平台进行全方位测试，通过对比实际输出与预期结果，准确判断问题根源，无论是系统自身缺陷，还是测试环节偏差，均能针对性地制定解决方案。此过程主要运用黑盒测试策略，从功能需求维度出发，确保平台功能符合设计初衷。</w:t>
      </w:r>
      <w:r>
        <w:t>​</w:t>
      </w:r>
    </w:p>
    <w:p w14:paraId="7B997744" w14:textId="77777777" w:rsidR="00A27FAC" w:rsidRDefault="00000000">
      <w:pPr>
        <w:pStyle w:val="000"/>
        <w:ind w:firstLine="480"/>
      </w:pPr>
      <w:r>
        <w:t>本项目的系统测试将严格遵循既定流程有序推进。首先借助</w:t>
      </w:r>
      <w:r>
        <w:t>JUnit</w:t>
      </w:r>
      <w:r>
        <w:t>工具开展单元测试，对平台各功能模块进行细致入微的检验，夯实功能实现基础；随后利用</w:t>
      </w:r>
      <w:r>
        <w:t xml:space="preserve"> Swagger</w:t>
      </w:r>
      <w:r>
        <w:t>进行接口测试，完成集成测试，保障模块间的协同性与数据交互的稳定性；接着运用</w:t>
      </w:r>
      <w:r>
        <w:t>Selenium</w:t>
      </w:r>
      <w:r>
        <w:t>模拟真实用户操作，执行功能测试，全面核查平台功能是否契合校园外卖业务实际需求；再通过</w:t>
      </w:r>
      <w:r>
        <w:t>JMeter</w:t>
      </w:r>
      <w:proofErr w:type="gramStart"/>
      <w:r>
        <w:t>模拟高</w:t>
      </w:r>
      <w:proofErr w:type="gramEnd"/>
      <w:r>
        <w:t>并发访问场景，开展性能测试，深入评估系统性能与稳定性，定位性能优化方向；最后进行安全测试，采用专业技术手段保障用户隐私数据、支付信息以及平台系统的安全。测试全程涵盖测试计划规划、测试用例设计、测试执行监控、缺陷跟踪管理及测试报告编制等核心环节，以系统化、规范化的测试体系为</w:t>
      </w:r>
      <w:r>
        <w:t>“</w:t>
      </w:r>
      <w:r>
        <w:t>饭来了</w:t>
      </w:r>
      <w:r>
        <w:t>”</w:t>
      </w:r>
      <w:r>
        <w:t>校园外卖平台的顺利上线与长效运营筑牢质量防线。</w:t>
      </w:r>
    </w:p>
    <w:p w14:paraId="1CA0AB2A" w14:textId="77777777" w:rsidR="00A27FAC" w:rsidRDefault="00000000">
      <w:pPr>
        <w:pStyle w:val="02"/>
        <w:rPr>
          <w:rFonts w:ascii="Times New Roman" w:hAnsi="Times New Roman" w:cs="Times New Roman"/>
        </w:rPr>
      </w:pPr>
      <w:bookmarkStart w:id="320" w:name="_Toc195901993"/>
      <w:r>
        <w:rPr>
          <w:rFonts w:ascii="Times New Roman" w:hAnsi="Times New Roman" w:cs="Times New Roman"/>
        </w:rPr>
        <w:lastRenderedPageBreak/>
        <w:t>6.2</w:t>
      </w:r>
      <w:r>
        <w:rPr>
          <w:rFonts w:ascii="Times New Roman" w:hAnsi="Times New Roman" w:cs="Times New Roman"/>
        </w:rPr>
        <w:t>部分系统功能测试</w:t>
      </w:r>
      <w:bookmarkEnd w:id="320"/>
    </w:p>
    <w:p w14:paraId="395678FD" w14:textId="77777777" w:rsidR="00A27FAC" w:rsidRDefault="00000000">
      <w:pPr>
        <w:pStyle w:val="03"/>
        <w:rPr>
          <w:rFonts w:ascii="Times New Roman" w:hAnsi="Times New Roman" w:cs="Times New Roman"/>
        </w:rPr>
      </w:pPr>
      <w:bookmarkStart w:id="321" w:name="_Toc195901994"/>
      <w:r>
        <w:rPr>
          <w:rFonts w:ascii="Times New Roman" w:hAnsi="Times New Roman" w:cs="Times New Roman"/>
        </w:rPr>
        <w:t>6.2.1</w:t>
      </w:r>
      <w:r>
        <w:rPr>
          <w:rFonts w:ascii="Times New Roman" w:hAnsi="Times New Roman" w:cs="Times New Roman" w:hint="eastAsia"/>
        </w:rPr>
        <w:t>购物车管理</w:t>
      </w:r>
      <w:bookmarkEnd w:id="321"/>
    </w:p>
    <w:p w14:paraId="77F1CE55" w14:textId="77777777" w:rsidR="00A27FAC" w:rsidRDefault="00000000">
      <w:pPr>
        <w:pStyle w:val="000"/>
        <w:ind w:firstLine="480"/>
      </w:pPr>
      <w:r>
        <w:rPr>
          <w:rFonts w:hint="eastAsia"/>
        </w:rPr>
        <w:t>购物车管理是因为这是用户点餐必不可少的功能，可以对购物车里面的菜品、套餐以及其他信息进行增加、减少和清空。以添加购物车为例，</w:t>
      </w:r>
      <w:r>
        <w:rPr>
          <w:rFonts w:cs="Times New Roman"/>
        </w:rPr>
        <w:t>测试用例表如表</w:t>
      </w:r>
      <w:r>
        <w:rPr>
          <w:rFonts w:cs="Times New Roman"/>
        </w:rPr>
        <w:t>6.1</w:t>
      </w:r>
      <w:r>
        <w:rPr>
          <w:rFonts w:cs="Times New Roman"/>
        </w:rPr>
        <w:t>所示。</w:t>
      </w:r>
    </w:p>
    <w:p w14:paraId="2BE8C974" w14:textId="77777777" w:rsidR="00A27FAC" w:rsidRDefault="00000000">
      <w:pPr>
        <w:pStyle w:val="05"/>
      </w:pPr>
      <w:r>
        <w:t>表</w:t>
      </w:r>
      <w:r>
        <w:t>6.1</w:t>
      </w:r>
      <w:r>
        <w:rPr>
          <w:rFonts w:hint="eastAsia"/>
        </w:rPr>
        <w:t>新增购物车</w:t>
      </w:r>
      <w:r>
        <w:t>测试用例表</w:t>
      </w:r>
    </w:p>
    <w:tbl>
      <w:tblPr>
        <w:tblW w:w="0" w:type="auto"/>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A27FAC" w14:paraId="393CDEA9" w14:textId="77777777">
        <w:trPr>
          <w:trHeight w:val="442"/>
        </w:trPr>
        <w:tc>
          <w:tcPr>
            <w:tcW w:w="1739" w:type="dxa"/>
            <w:vAlign w:val="center"/>
          </w:tcPr>
          <w:p w14:paraId="6F9DD750" w14:textId="77777777" w:rsidR="00A27FAC" w:rsidRDefault="00000000">
            <w:pPr>
              <w:ind w:firstLineChars="67" w:firstLine="141"/>
              <w:jc w:val="center"/>
              <w:rPr>
                <w:szCs w:val="21"/>
              </w:rPr>
            </w:pPr>
            <w:r>
              <w:rPr>
                <w:szCs w:val="21"/>
              </w:rPr>
              <w:t>测试用例</w:t>
            </w:r>
          </w:p>
        </w:tc>
        <w:tc>
          <w:tcPr>
            <w:tcW w:w="6713" w:type="dxa"/>
            <w:gridSpan w:val="3"/>
            <w:vAlign w:val="center"/>
          </w:tcPr>
          <w:p w14:paraId="155A034A" w14:textId="77777777" w:rsidR="00A27FAC" w:rsidRDefault="00000000">
            <w:pPr>
              <w:rPr>
                <w:szCs w:val="21"/>
              </w:rPr>
            </w:pPr>
            <w:proofErr w:type="spellStart"/>
            <w:r>
              <w:rPr>
                <w:szCs w:val="21"/>
              </w:rPr>
              <w:t>AddShoppingCartTest</w:t>
            </w:r>
            <w:proofErr w:type="spellEnd"/>
          </w:p>
        </w:tc>
      </w:tr>
      <w:tr w:rsidR="00A27FAC" w14:paraId="1C863B2D" w14:textId="77777777">
        <w:trPr>
          <w:trHeight w:val="442"/>
        </w:trPr>
        <w:tc>
          <w:tcPr>
            <w:tcW w:w="1739" w:type="dxa"/>
            <w:vAlign w:val="center"/>
          </w:tcPr>
          <w:p w14:paraId="6F36DCBF" w14:textId="77777777" w:rsidR="00A27FAC" w:rsidRDefault="00000000">
            <w:pPr>
              <w:ind w:firstLineChars="67" w:firstLine="141"/>
              <w:jc w:val="center"/>
              <w:rPr>
                <w:szCs w:val="21"/>
              </w:rPr>
            </w:pPr>
            <w:r>
              <w:rPr>
                <w:szCs w:val="21"/>
              </w:rPr>
              <w:t>测试用例名称</w:t>
            </w:r>
          </w:p>
        </w:tc>
        <w:tc>
          <w:tcPr>
            <w:tcW w:w="6713" w:type="dxa"/>
            <w:gridSpan w:val="3"/>
            <w:vAlign w:val="center"/>
          </w:tcPr>
          <w:p w14:paraId="26BF860C" w14:textId="77777777" w:rsidR="00A27FAC" w:rsidRDefault="00000000">
            <w:pPr>
              <w:rPr>
                <w:szCs w:val="21"/>
              </w:rPr>
            </w:pPr>
            <w:r>
              <w:rPr>
                <w:rFonts w:hint="eastAsia"/>
                <w:szCs w:val="21"/>
              </w:rPr>
              <w:t>添加购物车</w:t>
            </w:r>
          </w:p>
        </w:tc>
      </w:tr>
      <w:tr w:rsidR="00A27FAC" w14:paraId="23CC1178" w14:textId="77777777">
        <w:trPr>
          <w:trHeight w:val="442"/>
        </w:trPr>
        <w:tc>
          <w:tcPr>
            <w:tcW w:w="1739" w:type="dxa"/>
            <w:vAlign w:val="center"/>
          </w:tcPr>
          <w:p w14:paraId="6498E564" w14:textId="77777777" w:rsidR="00A27FAC" w:rsidRDefault="00000000">
            <w:pPr>
              <w:ind w:firstLineChars="67" w:firstLine="141"/>
              <w:jc w:val="center"/>
              <w:rPr>
                <w:szCs w:val="21"/>
              </w:rPr>
            </w:pPr>
            <w:r>
              <w:rPr>
                <w:szCs w:val="21"/>
              </w:rPr>
              <w:t>功能模块</w:t>
            </w:r>
          </w:p>
        </w:tc>
        <w:tc>
          <w:tcPr>
            <w:tcW w:w="2451" w:type="dxa"/>
            <w:vAlign w:val="center"/>
          </w:tcPr>
          <w:p w14:paraId="58A5286F" w14:textId="77777777" w:rsidR="00A27FAC" w:rsidRDefault="00000000">
            <w:pPr>
              <w:rPr>
                <w:szCs w:val="21"/>
              </w:rPr>
            </w:pPr>
            <w:r>
              <w:rPr>
                <w:rFonts w:hint="eastAsia"/>
                <w:szCs w:val="21"/>
              </w:rPr>
              <w:t>购物车管理</w:t>
            </w:r>
          </w:p>
        </w:tc>
        <w:tc>
          <w:tcPr>
            <w:tcW w:w="2131" w:type="dxa"/>
            <w:vAlign w:val="center"/>
          </w:tcPr>
          <w:p w14:paraId="530D14DF" w14:textId="77777777" w:rsidR="00A27FAC" w:rsidRDefault="00000000">
            <w:pPr>
              <w:rPr>
                <w:szCs w:val="21"/>
              </w:rPr>
            </w:pPr>
            <w:r>
              <w:rPr>
                <w:szCs w:val="21"/>
              </w:rPr>
              <w:t>测试平台</w:t>
            </w:r>
          </w:p>
        </w:tc>
        <w:tc>
          <w:tcPr>
            <w:tcW w:w="2131" w:type="dxa"/>
            <w:vAlign w:val="center"/>
          </w:tcPr>
          <w:p w14:paraId="37E69417" w14:textId="77777777" w:rsidR="00A27FAC" w:rsidRDefault="00000000">
            <w:pPr>
              <w:rPr>
                <w:szCs w:val="21"/>
              </w:rPr>
            </w:pPr>
            <w:r>
              <w:rPr>
                <w:szCs w:val="21"/>
              </w:rPr>
              <w:t>所有</w:t>
            </w:r>
          </w:p>
        </w:tc>
      </w:tr>
      <w:tr w:rsidR="00A27FAC" w14:paraId="5F17F006" w14:textId="77777777">
        <w:trPr>
          <w:trHeight w:val="442"/>
        </w:trPr>
        <w:tc>
          <w:tcPr>
            <w:tcW w:w="1739" w:type="dxa"/>
            <w:vAlign w:val="center"/>
          </w:tcPr>
          <w:p w14:paraId="66C6FDA3" w14:textId="77777777" w:rsidR="00A27FAC" w:rsidRDefault="00000000">
            <w:pPr>
              <w:ind w:firstLineChars="67" w:firstLine="141"/>
              <w:jc w:val="center"/>
              <w:rPr>
                <w:szCs w:val="21"/>
              </w:rPr>
            </w:pPr>
            <w:r>
              <w:rPr>
                <w:szCs w:val="21"/>
              </w:rPr>
              <w:t>测试功能点</w:t>
            </w:r>
          </w:p>
        </w:tc>
        <w:tc>
          <w:tcPr>
            <w:tcW w:w="6713" w:type="dxa"/>
            <w:gridSpan w:val="3"/>
            <w:vAlign w:val="center"/>
          </w:tcPr>
          <w:p w14:paraId="7AFD3645" w14:textId="77777777" w:rsidR="00A27FAC" w:rsidRDefault="00000000">
            <w:pPr>
              <w:rPr>
                <w:szCs w:val="21"/>
              </w:rPr>
            </w:pPr>
            <w:r>
              <w:rPr>
                <w:szCs w:val="21"/>
              </w:rPr>
              <w:t>创作文章</w:t>
            </w:r>
          </w:p>
        </w:tc>
      </w:tr>
      <w:tr w:rsidR="00A27FAC" w14:paraId="548A69A5" w14:textId="77777777">
        <w:trPr>
          <w:trHeight w:val="442"/>
        </w:trPr>
        <w:tc>
          <w:tcPr>
            <w:tcW w:w="1739" w:type="dxa"/>
            <w:vAlign w:val="center"/>
          </w:tcPr>
          <w:p w14:paraId="345FF2DE" w14:textId="77777777" w:rsidR="00A27FAC" w:rsidRDefault="00000000">
            <w:pPr>
              <w:ind w:firstLineChars="67" w:firstLine="141"/>
              <w:jc w:val="center"/>
              <w:rPr>
                <w:szCs w:val="21"/>
              </w:rPr>
            </w:pPr>
            <w:r>
              <w:rPr>
                <w:szCs w:val="21"/>
              </w:rPr>
              <w:t>测试目的</w:t>
            </w:r>
          </w:p>
        </w:tc>
        <w:tc>
          <w:tcPr>
            <w:tcW w:w="6713" w:type="dxa"/>
            <w:gridSpan w:val="3"/>
            <w:vAlign w:val="center"/>
          </w:tcPr>
          <w:p w14:paraId="5FF4FC92" w14:textId="77777777" w:rsidR="00A27FAC" w:rsidRDefault="00000000">
            <w:pPr>
              <w:rPr>
                <w:szCs w:val="21"/>
              </w:rPr>
            </w:pPr>
            <w:r>
              <w:rPr>
                <w:szCs w:val="21"/>
              </w:rPr>
              <w:t>验证</w:t>
            </w:r>
            <w:r>
              <w:rPr>
                <w:rFonts w:hint="eastAsia"/>
                <w:szCs w:val="21"/>
              </w:rPr>
              <w:t>将菜品添加进购物车</w:t>
            </w:r>
            <w:r>
              <w:rPr>
                <w:szCs w:val="21"/>
              </w:rPr>
              <w:t>流程的正确性</w:t>
            </w:r>
          </w:p>
        </w:tc>
      </w:tr>
      <w:tr w:rsidR="00A27FAC" w14:paraId="7604C413" w14:textId="77777777">
        <w:trPr>
          <w:trHeight w:val="442"/>
        </w:trPr>
        <w:tc>
          <w:tcPr>
            <w:tcW w:w="1739" w:type="dxa"/>
            <w:vAlign w:val="center"/>
          </w:tcPr>
          <w:p w14:paraId="5D03BB67" w14:textId="77777777" w:rsidR="00A27FAC" w:rsidRDefault="00000000">
            <w:pPr>
              <w:ind w:firstLineChars="67" w:firstLine="141"/>
              <w:jc w:val="center"/>
              <w:rPr>
                <w:szCs w:val="21"/>
              </w:rPr>
            </w:pPr>
            <w:r>
              <w:rPr>
                <w:szCs w:val="21"/>
              </w:rPr>
              <w:t>预置条件</w:t>
            </w:r>
          </w:p>
        </w:tc>
        <w:tc>
          <w:tcPr>
            <w:tcW w:w="6713" w:type="dxa"/>
            <w:gridSpan w:val="3"/>
            <w:vAlign w:val="center"/>
          </w:tcPr>
          <w:p w14:paraId="73393DCD" w14:textId="77777777" w:rsidR="00A27FAC" w:rsidRDefault="00000000">
            <w:pPr>
              <w:rPr>
                <w:szCs w:val="21"/>
              </w:rPr>
            </w:pPr>
            <w:r>
              <w:rPr>
                <w:szCs w:val="21"/>
              </w:rPr>
              <w:t>用户已成功登录</w:t>
            </w:r>
            <w:r>
              <w:rPr>
                <w:rFonts w:hint="eastAsia"/>
                <w:szCs w:val="21"/>
              </w:rPr>
              <w:t>点餐平台</w:t>
            </w:r>
          </w:p>
        </w:tc>
      </w:tr>
      <w:tr w:rsidR="00A27FAC" w14:paraId="6229DC5E" w14:textId="77777777">
        <w:trPr>
          <w:trHeight w:val="442"/>
        </w:trPr>
        <w:tc>
          <w:tcPr>
            <w:tcW w:w="1739" w:type="dxa"/>
            <w:vAlign w:val="center"/>
          </w:tcPr>
          <w:p w14:paraId="2FE30E9B" w14:textId="77777777" w:rsidR="00A27FAC" w:rsidRDefault="00000000">
            <w:pPr>
              <w:ind w:firstLineChars="67" w:firstLine="141"/>
              <w:jc w:val="center"/>
              <w:rPr>
                <w:szCs w:val="21"/>
              </w:rPr>
            </w:pPr>
            <w:r>
              <w:rPr>
                <w:szCs w:val="21"/>
              </w:rPr>
              <w:t>测试步骤</w:t>
            </w:r>
          </w:p>
        </w:tc>
        <w:tc>
          <w:tcPr>
            <w:tcW w:w="6713" w:type="dxa"/>
            <w:gridSpan w:val="3"/>
            <w:vAlign w:val="center"/>
          </w:tcPr>
          <w:p w14:paraId="34B413F8" w14:textId="77777777" w:rsidR="00A27FAC" w:rsidRDefault="00000000">
            <w:pPr>
              <w:pStyle w:val="aff9"/>
              <w:numPr>
                <w:ilvl w:val="1"/>
                <w:numId w:val="5"/>
              </w:numPr>
              <w:ind w:left="0" w:firstLineChars="0" w:firstLine="0"/>
              <w:rPr>
                <w:szCs w:val="21"/>
              </w:rPr>
            </w:pPr>
            <w:commentRangeStart w:id="322"/>
            <w:commentRangeEnd w:id="322"/>
            <w:r>
              <w:commentReference w:id="322"/>
            </w:r>
            <w:r>
              <w:rPr>
                <w:szCs w:val="21"/>
              </w:rPr>
              <w:t>用户登录</w:t>
            </w:r>
            <w:r>
              <w:rPr>
                <w:rFonts w:hint="eastAsia"/>
                <w:szCs w:val="21"/>
              </w:rPr>
              <w:t>点餐平台</w:t>
            </w:r>
            <w:r>
              <w:rPr>
                <w:szCs w:val="21"/>
              </w:rPr>
              <w:t>，进入</w:t>
            </w:r>
            <w:r>
              <w:rPr>
                <w:rFonts w:hint="eastAsia"/>
                <w:szCs w:val="21"/>
              </w:rPr>
              <w:t>菜品浏览</w:t>
            </w:r>
            <w:r>
              <w:rPr>
                <w:szCs w:val="21"/>
              </w:rPr>
              <w:t>界面。</w:t>
            </w:r>
          </w:p>
          <w:p w14:paraId="7B6EEBC1" w14:textId="77777777" w:rsidR="00A27FAC" w:rsidRDefault="00000000">
            <w:pPr>
              <w:pStyle w:val="aff9"/>
              <w:numPr>
                <w:ilvl w:val="1"/>
                <w:numId w:val="5"/>
              </w:numPr>
              <w:ind w:left="0" w:firstLineChars="0" w:firstLine="0"/>
              <w:rPr>
                <w:szCs w:val="21"/>
              </w:rPr>
            </w:pPr>
            <w:r>
              <w:rPr>
                <w:szCs w:val="21"/>
              </w:rPr>
              <w:t>用户</w:t>
            </w:r>
            <w:r>
              <w:rPr>
                <w:rFonts w:hint="eastAsia"/>
                <w:szCs w:val="21"/>
              </w:rPr>
              <w:t>点击菜品对应的选择规格。</w:t>
            </w:r>
          </w:p>
          <w:p w14:paraId="2A0D5042" w14:textId="77777777" w:rsidR="00A27FAC" w:rsidRDefault="00000000">
            <w:pPr>
              <w:pStyle w:val="aff9"/>
              <w:numPr>
                <w:ilvl w:val="1"/>
                <w:numId w:val="5"/>
              </w:numPr>
              <w:ind w:left="0" w:firstLineChars="0" w:firstLine="0"/>
              <w:rPr>
                <w:szCs w:val="21"/>
              </w:rPr>
            </w:pPr>
            <w:r>
              <w:rPr>
                <w:rFonts w:hint="eastAsia"/>
                <w:szCs w:val="21"/>
              </w:rPr>
              <w:t>用户对口味、分量等信息进行选择。</w:t>
            </w:r>
          </w:p>
          <w:p w14:paraId="53B50266" w14:textId="77777777" w:rsidR="00A27FAC" w:rsidRDefault="00000000">
            <w:pPr>
              <w:pStyle w:val="aff9"/>
              <w:numPr>
                <w:ilvl w:val="1"/>
                <w:numId w:val="5"/>
              </w:numPr>
              <w:ind w:left="0" w:firstLineChars="0" w:firstLine="0"/>
              <w:rPr>
                <w:szCs w:val="21"/>
              </w:rPr>
            </w:pPr>
            <w:r>
              <w:rPr>
                <w:rFonts w:hint="eastAsia"/>
                <w:szCs w:val="21"/>
              </w:rPr>
              <w:t>加入购物车</w:t>
            </w:r>
            <w:r>
              <w:rPr>
                <w:szCs w:val="21"/>
              </w:rPr>
              <w:t>。</w:t>
            </w:r>
          </w:p>
        </w:tc>
      </w:tr>
      <w:tr w:rsidR="00A27FAC" w14:paraId="2B3A42CE" w14:textId="77777777">
        <w:trPr>
          <w:trHeight w:val="442"/>
        </w:trPr>
        <w:tc>
          <w:tcPr>
            <w:tcW w:w="1739" w:type="dxa"/>
            <w:vAlign w:val="center"/>
          </w:tcPr>
          <w:p w14:paraId="7AF7EFC4" w14:textId="77777777" w:rsidR="00A27FAC" w:rsidRDefault="00000000">
            <w:pPr>
              <w:ind w:firstLineChars="67" w:firstLine="141"/>
              <w:jc w:val="center"/>
              <w:rPr>
                <w:szCs w:val="21"/>
              </w:rPr>
            </w:pPr>
            <w:r>
              <w:rPr>
                <w:szCs w:val="21"/>
              </w:rPr>
              <w:t>预期效果</w:t>
            </w:r>
          </w:p>
        </w:tc>
        <w:tc>
          <w:tcPr>
            <w:tcW w:w="6713" w:type="dxa"/>
            <w:gridSpan w:val="3"/>
            <w:vAlign w:val="center"/>
          </w:tcPr>
          <w:p w14:paraId="14B62871" w14:textId="77777777" w:rsidR="00A27FAC" w:rsidRDefault="00000000">
            <w:pPr>
              <w:rPr>
                <w:szCs w:val="21"/>
              </w:rPr>
            </w:pPr>
            <w:r>
              <w:rPr>
                <w:rFonts w:hint="eastAsia"/>
                <w:szCs w:val="21"/>
              </w:rPr>
              <w:t>菜品能够正确的添加进购物车</w:t>
            </w:r>
            <w:r>
              <w:rPr>
                <w:szCs w:val="21"/>
              </w:rPr>
              <w:t>。</w:t>
            </w:r>
          </w:p>
        </w:tc>
      </w:tr>
      <w:tr w:rsidR="00A27FAC" w14:paraId="2D640A02" w14:textId="77777777">
        <w:trPr>
          <w:trHeight w:val="442"/>
        </w:trPr>
        <w:tc>
          <w:tcPr>
            <w:tcW w:w="1739" w:type="dxa"/>
            <w:vAlign w:val="center"/>
          </w:tcPr>
          <w:p w14:paraId="7521A4CF" w14:textId="77777777" w:rsidR="00A27FAC" w:rsidRDefault="00000000">
            <w:pPr>
              <w:ind w:firstLineChars="67" w:firstLine="141"/>
              <w:jc w:val="center"/>
              <w:rPr>
                <w:szCs w:val="21"/>
              </w:rPr>
            </w:pPr>
            <w:r>
              <w:rPr>
                <w:szCs w:val="21"/>
              </w:rPr>
              <w:t>实际效果</w:t>
            </w:r>
          </w:p>
        </w:tc>
        <w:tc>
          <w:tcPr>
            <w:tcW w:w="6713" w:type="dxa"/>
            <w:gridSpan w:val="3"/>
            <w:vAlign w:val="center"/>
          </w:tcPr>
          <w:p w14:paraId="26BCA072" w14:textId="77777777" w:rsidR="00A27FAC" w:rsidRDefault="00000000">
            <w:pPr>
              <w:rPr>
                <w:szCs w:val="21"/>
              </w:rPr>
            </w:pPr>
            <w:r>
              <w:rPr>
                <w:szCs w:val="21"/>
              </w:rPr>
              <w:t>与预期效果一致</w:t>
            </w:r>
          </w:p>
        </w:tc>
      </w:tr>
      <w:tr w:rsidR="00A27FAC" w14:paraId="1CC161C1" w14:textId="77777777">
        <w:trPr>
          <w:trHeight w:val="60"/>
        </w:trPr>
        <w:tc>
          <w:tcPr>
            <w:tcW w:w="1739" w:type="dxa"/>
            <w:vAlign w:val="center"/>
          </w:tcPr>
          <w:p w14:paraId="71E0CB56" w14:textId="77777777" w:rsidR="00A27FAC" w:rsidRDefault="00000000">
            <w:pPr>
              <w:ind w:firstLineChars="67" w:firstLine="141"/>
              <w:jc w:val="center"/>
              <w:rPr>
                <w:szCs w:val="21"/>
              </w:rPr>
            </w:pPr>
            <w:r>
              <w:rPr>
                <w:szCs w:val="21"/>
              </w:rPr>
              <w:t>结论</w:t>
            </w:r>
          </w:p>
        </w:tc>
        <w:tc>
          <w:tcPr>
            <w:tcW w:w="6713" w:type="dxa"/>
            <w:gridSpan w:val="3"/>
            <w:vAlign w:val="center"/>
          </w:tcPr>
          <w:p w14:paraId="57E58F90" w14:textId="77777777" w:rsidR="00A27FAC" w:rsidRDefault="00000000">
            <w:pPr>
              <w:rPr>
                <w:szCs w:val="21"/>
              </w:rPr>
            </w:pPr>
            <w:r>
              <w:rPr>
                <w:szCs w:val="21"/>
              </w:rPr>
              <w:t>测试通过</w:t>
            </w:r>
          </w:p>
        </w:tc>
      </w:tr>
    </w:tbl>
    <w:p w14:paraId="0F49F4E0" w14:textId="77777777" w:rsidR="00A27FAC" w:rsidRDefault="00000000">
      <w:pPr>
        <w:pStyle w:val="000"/>
        <w:ind w:firstLine="480"/>
        <w:rPr>
          <w:rFonts w:cs="Times New Roman"/>
        </w:rPr>
      </w:pPr>
      <w:r>
        <w:rPr>
          <w:rFonts w:cs="Times New Roman"/>
        </w:rPr>
        <w:t>测试用户</w:t>
      </w:r>
      <w:r>
        <w:rPr>
          <w:rFonts w:cs="Times New Roman" w:hint="eastAsia"/>
        </w:rPr>
        <w:t>添加购物车</w:t>
      </w:r>
      <w:r>
        <w:rPr>
          <w:rFonts w:cs="Times New Roman"/>
        </w:rPr>
        <w:t>界面如图</w:t>
      </w:r>
      <w:r>
        <w:rPr>
          <w:rFonts w:cs="Times New Roman"/>
        </w:rPr>
        <w:t>6.1</w:t>
      </w:r>
      <w:r>
        <w:rPr>
          <w:rFonts w:cs="Times New Roman" w:hint="eastAsia"/>
        </w:rPr>
        <w:t>所示</w:t>
      </w:r>
      <w:r>
        <w:rPr>
          <w:rFonts w:cs="Times New Roman"/>
        </w:rPr>
        <w:t>。测试</w:t>
      </w:r>
      <w:r>
        <w:rPr>
          <w:rFonts w:cs="Times New Roman" w:hint="eastAsia"/>
        </w:rPr>
        <w:t>购物车添加</w:t>
      </w:r>
      <w:r>
        <w:rPr>
          <w:rFonts w:cs="Times New Roman"/>
        </w:rPr>
        <w:t>成功界面如图</w:t>
      </w:r>
      <w:r>
        <w:rPr>
          <w:rFonts w:cs="Times New Roman"/>
        </w:rPr>
        <w:t>6.2</w:t>
      </w:r>
      <w:r>
        <w:rPr>
          <w:rFonts w:cs="Times New Roman"/>
        </w:rPr>
        <w:t>所示。</w:t>
      </w:r>
    </w:p>
    <w:p w14:paraId="491D22BC" w14:textId="77777777" w:rsidR="00A27FAC" w:rsidRDefault="00000000">
      <w:pPr>
        <w:pStyle w:val="04"/>
      </w:pPr>
      <w:r>
        <w:rPr>
          <w:noProof/>
        </w:rPr>
        <w:drawing>
          <wp:inline distT="0" distB="0" distL="0" distR="0" wp14:anchorId="2B68BCC0" wp14:editId="6C1DDAA7">
            <wp:extent cx="1999615" cy="2995930"/>
            <wp:effectExtent l="0" t="0" r="635" b="0"/>
            <wp:docPr id="77475198"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5198" name="图片 1" descr="图形用户界面, 文本, 应用程序&#10;&#10;AI 生成的内容可能不正确。"/>
                    <pic:cNvPicPr>
                      <a:picLocks noChangeAspect="1"/>
                    </pic:cNvPicPr>
                  </pic:nvPicPr>
                  <pic:blipFill>
                    <a:blip r:embed="rId140"/>
                    <a:stretch>
                      <a:fillRect/>
                    </a:stretch>
                  </pic:blipFill>
                  <pic:spPr>
                    <a:xfrm>
                      <a:off x="0" y="0"/>
                      <a:ext cx="2004946" cy="3003676"/>
                    </a:xfrm>
                    <a:prstGeom prst="rect">
                      <a:avLst/>
                    </a:prstGeom>
                  </pic:spPr>
                </pic:pic>
              </a:graphicData>
            </a:graphic>
          </wp:inline>
        </w:drawing>
      </w:r>
    </w:p>
    <w:p w14:paraId="7E4BE10B" w14:textId="77777777" w:rsidR="00A27FAC" w:rsidRDefault="00000000">
      <w:pPr>
        <w:pStyle w:val="04"/>
      </w:pPr>
      <w:r>
        <w:t>图</w:t>
      </w:r>
      <w:r>
        <w:t>6.1</w:t>
      </w:r>
      <w:r>
        <w:rPr>
          <w:rFonts w:hint="eastAsia"/>
        </w:rPr>
        <w:t>添加购物车</w:t>
      </w:r>
      <w:r>
        <w:t>界面</w:t>
      </w:r>
    </w:p>
    <w:p w14:paraId="06BD2825" w14:textId="77777777" w:rsidR="00A27FAC" w:rsidRDefault="00000000">
      <w:pPr>
        <w:pStyle w:val="04"/>
      </w:pPr>
      <w:r>
        <w:rPr>
          <w:noProof/>
        </w:rPr>
        <w:lastRenderedPageBreak/>
        <w:drawing>
          <wp:inline distT="0" distB="0" distL="0" distR="0" wp14:anchorId="505A2EC1" wp14:editId="2EC08625">
            <wp:extent cx="2001520" cy="2998470"/>
            <wp:effectExtent l="0" t="0" r="0" b="0"/>
            <wp:docPr id="731504806"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4806" name="图片 1" descr="图形用户界面, 文本, 应用程序, 聊天或短信&#10;&#10;AI 生成的内容可能不正确。"/>
                    <pic:cNvPicPr>
                      <a:picLocks noChangeAspect="1"/>
                    </pic:cNvPicPr>
                  </pic:nvPicPr>
                  <pic:blipFill>
                    <a:blip r:embed="rId141"/>
                    <a:stretch>
                      <a:fillRect/>
                    </a:stretch>
                  </pic:blipFill>
                  <pic:spPr>
                    <a:xfrm>
                      <a:off x="0" y="0"/>
                      <a:ext cx="2023928" cy="3032115"/>
                    </a:xfrm>
                    <a:prstGeom prst="rect">
                      <a:avLst/>
                    </a:prstGeom>
                  </pic:spPr>
                </pic:pic>
              </a:graphicData>
            </a:graphic>
          </wp:inline>
        </w:drawing>
      </w:r>
    </w:p>
    <w:p w14:paraId="3E69F8B7" w14:textId="77777777" w:rsidR="00A27FAC" w:rsidRDefault="00000000">
      <w:pPr>
        <w:pStyle w:val="04"/>
      </w:pPr>
      <w:r>
        <w:t>图</w:t>
      </w:r>
      <w:r>
        <w:t>6.2</w:t>
      </w:r>
      <w:r>
        <w:t>测试成功界面</w:t>
      </w:r>
    </w:p>
    <w:p w14:paraId="65DEC5F3" w14:textId="77777777" w:rsidR="00A27FAC" w:rsidRDefault="00000000">
      <w:pPr>
        <w:pStyle w:val="000"/>
        <w:ind w:firstLine="480"/>
        <w:rPr>
          <w:rFonts w:cs="Times New Roman"/>
        </w:rPr>
      </w:pPr>
      <w:r>
        <w:rPr>
          <w:rFonts w:cs="Times New Roman" w:hint="eastAsia"/>
        </w:rPr>
        <w:t>经测试，添加购物车功能符合需求无异常，按照相同的测试方法测试清空购物车，减少菜品数量，增加菜品数量等功能，整个购物车管理模块测试符合预期。</w:t>
      </w:r>
    </w:p>
    <w:p w14:paraId="015FFEAB" w14:textId="77777777" w:rsidR="00A27FAC" w:rsidRDefault="00000000">
      <w:pPr>
        <w:pStyle w:val="03"/>
        <w:rPr>
          <w:rFonts w:ascii="Times New Roman" w:hAnsi="Times New Roman" w:cs="Times New Roman"/>
        </w:rPr>
      </w:pPr>
      <w:bookmarkStart w:id="323" w:name="_Toc195901995"/>
      <w:r>
        <w:rPr>
          <w:rFonts w:ascii="Times New Roman" w:hAnsi="Times New Roman" w:cs="Times New Roman"/>
        </w:rPr>
        <w:t>6.2.2</w:t>
      </w:r>
      <w:r>
        <w:rPr>
          <w:rFonts w:ascii="Times New Roman" w:hAnsi="Times New Roman" w:cs="Times New Roman" w:hint="eastAsia"/>
        </w:rPr>
        <w:t>订单管理</w:t>
      </w:r>
      <w:bookmarkEnd w:id="323"/>
    </w:p>
    <w:p w14:paraId="301BC39A" w14:textId="77777777" w:rsidR="00A27FAC" w:rsidRDefault="00000000">
      <w:pPr>
        <w:pStyle w:val="000"/>
        <w:ind w:firstLine="480"/>
        <w:rPr>
          <w:rFonts w:cs="Times New Roman"/>
        </w:rPr>
      </w:pPr>
      <w:r>
        <w:rPr>
          <w:rFonts w:cs="Times New Roman" w:hint="eastAsia"/>
        </w:rPr>
        <w:t>订单管理包含对订单的生成，订单内容的修改，以及订单的状态进行管理等功能。以更新订单状态为例，进行测试，</w:t>
      </w:r>
      <w:r>
        <w:rPr>
          <w:rFonts w:cs="Times New Roman"/>
        </w:rPr>
        <w:t>测试用例表如表</w:t>
      </w:r>
      <w:r>
        <w:rPr>
          <w:rFonts w:cs="Times New Roman"/>
        </w:rPr>
        <w:t>6.</w:t>
      </w:r>
      <w:r>
        <w:rPr>
          <w:rFonts w:cs="Times New Roman" w:hint="eastAsia"/>
        </w:rPr>
        <w:t>2</w:t>
      </w:r>
      <w:r>
        <w:rPr>
          <w:rFonts w:cs="Times New Roman"/>
        </w:rPr>
        <w:t>所示。</w:t>
      </w:r>
    </w:p>
    <w:p w14:paraId="6758C0EC" w14:textId="77777777" w:rsidR="00A27FAC" w:rsidRDefault="00000000">
      <w:pPr>
        <w:pStyle w:val="05"/>
      </w:pPr>
      <w:r>
        <w:t>表</w:t>
      </w:r>
      <w:r>
        <w:t>6.</w:t>
      </w:r>
      <w:r>
        <w:rPr>
          <w:rFonts w:hint="eastAsia"/>
        </w:rPr>
        <w:t>2</w:t>
      </w:r>
      <w:r>
        <w:rPr>
          <w:rFonts w:hint="eastAsia"/>
        </w:rPr>
        <w:t>订单管理</w:t>
      </w:r>
      <w:r>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A27FAC" w14:paraId="1FB15D0C" w14:textId="77777777">
        <w:trPr>
          <w:trHeight w:val="442"/>
        </w:trPr>
        <w:tc>
          <w:tcPr>
            <w:tcW w:w="1739" w:type="dxa"/>
            <w:vAlign w:val="center"/>
          </w:tcPr>
          <w:p w14:paraId="18952766" w14:textId="77777777" w:rsidR="00A27FAC" w:rsidRDefault="00000000">
            <w:pPr>
              <w:ind w:firstLineChars="67" w:firstLine="141"/>
              <w:jc w:val="center"/>
              <w:rPr>
                <w:szCs w:val="21"/>
              </w:rPr>
            </w:pPr>
            <w:r>
              <w:rPr>
                <w:szCs w:val="21"/>
              </w:rPr>
              <w:t>测试用例</w:t>
            </w:r>
          </w:p>
        </w:tc>
        <w:tc>
          <w:tcPr>
            <w:tcW w:w="6713" w:type="dxa"/>
            <w:gridSpan w:val="3"/>
            <w:vAlign w:val="center"/>
          </w:tcPr>
          <w:p w14:paraId="2D152822" w14:textId="77777777" w:rsidR="00A27FAC" w:rsidRDefault="00000000">
            <w:pPr>
              <w:rPr>
                <w:szCs w:val="21"/>
              </w:rPr>
            </w:pPr>
            <w:proofErr w:type="spellStart"/>
            <w:r>
              <w:rPr>
                <w:rFonts w:hint="eastAsia"/>
                <w:szCs w:val="21"/>
              </w:rPr>
              <w:t>UpdateOrder</w:t>
            </w:r>
            <w:r>
              <w:rPr>
                <w:szCs w:val="21"/>
              </w:rPr>
              <w:t>Test</w:t>
            </w:r>
            <w:proofErr w:type="spellEnd"/>
          </w:p>
        </w:tc>
      </w:tr>
      <w:tr w:rsidR="00A27FAC" w14:paraId="1B8807AF" w14:textId="77777777">
        <w:trPr>
          <w:trHeight w:val="442"/>
        </w:trPr>
        <w:tc>
          <w:tcPr>
            <w:tcW w:w="1739" w:type="dxa"/>
            <w:vAlign w:val="center"/>
          </w:tcPr>
          <w:p w14:paraId="724B4DC7" w14:textId="77777777" w:rsidR="00A27FAC" w:rsidRDefault="00000000">
            <w:pPr>
              <w:ind w:firstLineChars="67" w:firstLine="141"/>
              <w:jc w:val="center"/>
              <w:rPr>
                <w:szCs w:val="21"/>
              </w:rPr>
            </w:pPr>
            <w:r>
              <w:rPr>
                <w:szCs w:val="21"/>
              </w:rPr>
              <w:t>测试用例名称</w:t>
            </w:r>
          </w:p>
        </w:tc>
        <w:tc>
          <w:tcPr>
            <w:tcW w:w="6713" w:type="dxa"/>
            <w:gridSpan w:val="3"/>
            <w:vAlign w:val="center"/>
          </w:tcPr>
          <w:p w14:paraId="4DF3C2E1" w14:textId="77777777" w:rsidR="00A27FAC" w:rsidRDefault="00000000">
            <w:pPr>
              <w:rPr>
                <w:szCs w:val="21"/>
              </w:rPr>
            </w:pPr>
            <w:r>
              <w:rPr>
                <w:rFonts w:hint="eastAsia"/>
                <w:szCs w:val="21"/>
              </w:rPr>
              <w:t>订单状态</w:t>
            </w:r>
            <w:r>
              <w:rPr>
                <w:rFonts w:hint="eastAsia"/>
              </w:rPr>
              <w:t>更新</w:t>
            </w:r>
            <w:r>
              <w:rPr>
                <w:szCs w:val="21"/>
              </w:rPr>
              <w:t>功能测试</w:t>
            </w:r>
          </w:p>
        </w:tc>
      </w:tr>
      <w:tr w:rsidR="00A27FAC" w14:paraId="00A1C5F7" w14:textId="77777777">
        <w:trPr>
          <w:trHeight w:val="442"/>
        </w:trPr>
        <w:tc>
          <w:tcPr>
            <w:tcW w:w="1739" w:type="dxa"/>
            <w:vAlign w:val="center"/>
          </w:tcPr>
          <w:p w14:paraId="4C9B8529" w14:textId="77777777" w:rsidR="00A27FAC" w:rsidRDefault="00000000">
            <w:pPr>
              <w:ind w:firstLineChars="67" w:firstLine="141"/>
              <w:jc w:val="center"/>
              <w:rPr>
                <w:szCs w:val="21"/>
              </w:rPr>
            </w:pPr>
            <w:r>
              <w:rPr>
                <w:szCs w:val="21"/>
              </w:rPr>
              <w:t>功能模块</w:t>
            </w:r>
          </w:p>
        </w:tc>
        <w:tc>
          <w:tcPr>
            <w:tcW w:w="2451" w:type="dxa"/>
            <w:vAlign w:val="center"/>
          </w:tcPr>
          <w:p w14:paraId="055065C4" w14:textId="77777777" w:rsidR="00A27FAC" w:rsidRDefault="00000000">
            <w:pPr>
              <w:rPr>
                <w:szCs w:val="21"/>
              </w:rPr>
            </w:pPr>
            <w:r>
              <w:rPr>
                <w:rFonts w:hint="eastAsia"/>
                <w:szCs w:val="21"/>
              </w:rPr>
              <w:t>订单</w:t>
            </w:r>
            <w:r>
              <w:rPr>
                <w:szCs w:val="21"/>
              </w:rPr>
              <w:t>管理模块</w:t>
            </w:r>
          </w:p>
        </w:tc>
        <w:tc>
          <w:tcPr>
            <w:tcW w:w="2131" w:type="dxa"/>
            <w:vAlign w:val="center"/>
          </w:tcPr>
          <w:p w14:paraId="785CCAF2" w14:textId="77777777" w:rsidR="00A27FAC" w:rsidRDefault="00000000">
            <w:pPr>
              <w:rPr>
                <w:szCs w:val="21"/>
              </w:rPr>
            </w:pPr>
            <w:r>
              <w:rPr>
                <w:szCs w:val="21"/>
              </w:rPr>
              <w:t>测试平台</w:t>
            </w:r>
          </w:p>
        </w:tc>
        <w:tc>
          <w:tcPr>
            <w:tcW w:w="2131" w:type="dxa"/>
            <w:vAlign w:val="center"/>
          </w:tcPr>
          <w:p w14:paraId="1AE28F57" w14:textId="77777777" w:rsidR="00A27FAC" w:rsidRDefault="00000000">
            <w:pPr>
              <w:rPr>
                <w:szCs w:val="21"/>
              </w:rPr>
            </w:pPr>
            <w:r>
              <w:rPr>
                <w:szCs w:val="21"/>
              </w:rPr>
              <w:t>所有</w:t>
            </w:r>
          </w:p>
        </w:tc>
      </w:tr>
      <w:tr w:rsidR="00A27FAC" w14:paraId="0B409AB0" w14:textId="77777777">
        <w:trPr>
          <w:trHeight w:val="442"/>
        </w:trPr>
        <w:tc>
          <w:tcPr>
            <w:tcW w:w="1739" w:type="dxa"/>
            <w:vAlign w:val="center"/>
          </w:tcPr>
          <w:p w14:paraId="59344189" w14:textId="77777777" w:rsidR="00A27FAC" w:rsidRDefault="00000000">
            <w:pPr>
              <w:ind w:firstLineChars="67" w:firstLine="141"/>
              <w:jc w:val="center"/>
              <w:rPr>
                <w:szCs w:val="21"/>
              </w:rPr>
            </w:pPr>
            <w:r>
              <w:rPr>
                <w:szCs w:val="21"/>
              </w:rPr>
              <w:t>测试功能点</w:t>
            </w:r>
          </w:p>
        </w:tc>
        <w:tc>
          <w:tcPr>
            <w:tcW w:w="6713" w:type="dxa"/>
            <w:gridSpan w:val="3"/>
            <w:vAlign w:val="center"/>
          </w:tcPr>
          <w:p w14:paraId="44C31670" w14:textId="77777777" w:rsidR="00A27FAC" w:rsidRDefault="00000000">
            <w:pPr>
              <w:rPr>
                <w:szCs w:val="21"/>
              </w:rPr>
            </w:pPr>
            <w:r>
              <w:rPr>
                <w:szCs w:val="21"/>
              </w:rPr>
              <w:t>验证</w:t>
            </w:r>
            <w:r>
              <w:rPr>
                <w:rFonts w:hint="eastAsia"/>
                <w:szCs w:val="21"/>
              </w:rPr>
              <w:t>将订单状态更新</w:t>
            </w:r>
            <w:r>
              <w:rPr>
                <w:szCs w:val="21"/>
              </w:rPr>
              <w:t>流程的正确性</w:t>
            </w:r>
          </w:p>
        </w:tc>
      </w:tr>
      <w:tr w:rsidR="00A27FAC" w14:paraId="2DDE666C" w14:textId="77777777">
        <w:trPr>
          <w:trHeight w:val="442"/>
        </w:trPr>
        <w:tc>
          <w:tcPr>
            <w:tcW w:w="1739" w:type="dxa"/>
            <w:vAlign w:val="center"/>
          </w:tcPr>
          <w:p w14:paraId="487AF6CD" w14:textId="77777777" w:rsidR="00A27FAC" w:rsidRDefault="00000000">
            <w:pPr>
              <w:ind w:firstLineChars="67" w:firstLine="141"/>
              <w:jc w:val="center"/>
              <w:rPr>
                <w:szCs w:val="21"/>
              </w:rPr>
            </w:pPr>
            <w:r>
              <w:rPr>
                <w:szCs w:val="21"/>
              </w:rPr>
              <w:t>测试目的</w:t>
            </w:r>
          </w:p>
        </w:tc>
        <w:tc>
          <w:tcPr>
            <w:tcW w:w="6713" w:type="dxa"/>
            <w:gridSpan w:val="3"/>
            <w:vAlign w:val="center"/>
          </w:tcPr>
          <w:p w14:paraId="305AFE66" w14:textId="77777777" w:rsidR="00A27FAC" w:rsidRDefault="00000000">
            <w:pPr>
              <w:rPr>
                <w:szCs w:val="21"/>
              </w:rPr>
            </w:pPr>
            <w:r>
              <w:rPr>
                <w:szCs w:val="21"/>
              </w:rPr>
              <w:t>验证</w:t>
            </w:r>
            <w:r>
              <w:rPr>
                <w:rFonts w:hint="eastAsia"/>
                <w:szCs w:val="21"/>
              </w:rPr>
              <w:t>商家</w:t>
            </w:r>
            <w:r>
              <w:rPr>
                <w:szCs w:val="21"/>
              </w:rPr>
              <w:t>能够</w:t>
            </w:r>
            <w:r>
              <w:rPr>
                <w:rFonts w:hint="eastAsia"/>
                <w:szCs w:val="21"/>
              </w:rPr>
              <w:t>将订单状态进行更新</w:t>
            </w:r>
          </w:p>
        </w:tc>
      </w:tr>
      <w:tr w:rsidR="00A27FAC" w14:paraId="4160D962" w14:textId="77777777">
        <w:trPr>
          <w:trHeight w:val="442"/>
        </w:trPr>
        <w:tc>
          <w:tcPr>
            <w:tcW w:w="1739" w:type="dxa"/>
            <w:vAlign w:val="center"/>
          </w:tcPr>
          <w:p w14:paraId="480C0F21" w14:textId="77777777" w:rsidR="00A27FAC" w:rsidRDefault="00000000">
            <w:pPr>
              <w:ind w:firstLineChars="67" w:firstLine="141"/>
              <w:jc w:val="center"/>
              <w:rPr>
                <w:szCs w:val="21"/>
              </w:rPr>
            </w:pPr>
            <w:r>
              <w:rPr>
                <w:szCs w:val="21"/>
              </w:rPr>
              <w:t>预置条件</w:t>
            </w:r>
          </w:p>
        </w:tc>
        <w:tc>
          <w:tcPr>
            <w:tcW w:w="6713" w:type="dxa"/>
            <w:gridSpan w:val="3"/>
            <w:vAlign w:val="center"/>
          </w:tcPr>
          <w:p w14:paraId="11AD5349" w14:textId="77777777" w:rsidR="00A27FAC" w:rsidRDefault="00000000">
            <w:pPr>
              <w:rPr>
                <w:szCs w:val="21"/>
              </w:rPr>
            </w:pPr>
            <w:r>
              <w:rPr>
                <w:rFonts w:hint="eastAsia"/>
                <w:szCs w:val="21"/>
              </w:rPr>
              <w:t>商家</w:t>
            </w:r>
            <w:r>
              <w:rPr>
                <w:szCs w:val="21"/>
              </w:rPr>
              <w:t>已成功登录</w:t>
            </w:r>
            <w:r>
              <w:rPr>
                <w:rFonts w:hint="eastAsia"/>
                <w:szCs w:val="21"/>
              </w:rPr>
              <w:t>后台</w:t>
            </w:r>
            <w:r>
              <w:rPr>
                <w:szCs w:val="21"/>
              </w:rPr>
              <w:t>系统</w:t>
            </w:r>
            <w:r>
              <w:rPr>
                <w:rFonts w:hint="eastAsia"/>
                <w:szCs w:val="21"/>
              </w:rPr>
              <w:t>，且用户已经将外卖下单</w:t>
            </w:r>
          </w:p>
        </w:tc>
      </w:tr>
      <w:tr w:rsidR="00A27FAC" w14:paraId="7E0F5530" w14:textId="77777777">
        <w:trPr>
          <w:trHeight w:val="442"/>
        </w:trPr>
        <w:tc>
          <w:tcPr>
            <w:tcW w:w="1739" w:type="dxa"/>
            <w:vAlign w:val="center"/>
          </w:tcPr>
          <w:p w14:paraId="3B80517B" w14:textId="77777777" w:rsidR="00A27FAC" w:rsidRDefault="00000000">
            <w:pPr>
              <w:ind w:firstLineChars="67" w:firstLine="141"/>
              <w:jc w:val="center"/>
              <w:rPr>
                <w:szCs w:val="21"/>
              </w:rPr>
            </w:pPr>
            <w:r>
              <w:rPr>
                <w:szCs w:val="21"/>
              </w:rPr>
              <w:t>测试步骤</w:t>
            </w:r>
          </w:p>
        </w:tc>
        <w:tc>
          <w:tcPr>
            <w:tcW w:w="6713" w:type="dxa"/>
            <w:gridSpan w:val="3"/>
            <w:vAlign w:val="center"/>
          </w:tcPr>
          <w:p w14:paraId="44C29D19" w14:textId="77777777" w:rsidR="00A27FAC" w:rsidRDefault="00000000">
            <w:pPr>
              <w:pStyle w:val="aff9"/>
              <w:numPr>
                <w:ilvl w:val="0"/>
                <w:numId w:val="8"/>
              </w:numPr>
              <w:ind w:left="0" w:firstLineChars="0" w:firstLine="0"/>
              <w:rPr>
                <w:szCs w:val="21"/>
              </w:rPr>
            </w:pPr>
            <w:r>
              <w:rPr>
                <w:rFonts w:hint="eastAsia"/>
                <w:szCs w:val="21"/>
              </w:rPr>
              <w:t>商家</w:t>
            </w:r>
            <w:r>
              <w:rPr>
                <w:szCs w:val="21"/>
              </w:rPr>
              <w:t>登录系统并</w:t>
            </w:r>
            <w:r>
              <w:rPr>
                <w:rFonts w:hint="eastAsia"/>
                <w:szCs w:val="21"/>
              </w:rPr>
              <w:t>进入订单明细页面</w:t>
            </w:r>
            <w:r>
              <w:rPr>
                <w:szCs w:val="21"/>
              </w:rPr>
              <w:t>。</w:t>
            </w:r>
          </w:p>
          <w:p w14:paraId="320828BB" w14:textId="77777777" w:rsidR="00A27FAC" w:rsidRDefault="00000000">
            <w:pPr>
              <w:pStyle w:val="aff9"/>
              <w:numPr>
                <w:ilvl w:val="0"/>
                <w:numId w:val="8"/>
              </w:numPr>
              <w:ind w:left="0" w:firstLineChars="0" w:firstLine="0"/>
              <w:rPr>
                <w:szCs w:val="21"/>
              </w:rPr>
            </w:pPr>
            <w:r>
              <w:rPr>
                <w:rFonts w:hint="eastAsia"/>
                <w:szCs w:val="21"/>
              </w:rPr>
              <w:t>选择待派送的订单点击派送</w:t>
            </w:r>
            <w:r>
              <w:rPr>
                <w:szCs w:val="21"/>
              </w:rPr>
              <w:t>。</w:t>
            </w:r>
          </w:p>
        </w:tc>
      </w:tr>
      <w:tr w:rsidR="00A27FAC" w14:paraId="73D6FFEB" w14:textId="77777777">
        <w:trPr>
          <w:trHeight w:val="442"/>
        </w:trPr>
        <w:tc>
          <w:tcPr>
            <w:tcW w:w="1739" w:type="dxa"/>
            <w:vAlign w:val="center"/>
          </w:tcPr>
          <w:p w14:paraId="2D4408AD" w14:textId="77777777" w:rsidR="00A27FAC" w:rsidRDefault="00000000">
            <w:pPr>
              <w:ind w:firstLineChars="67" w:firstLine="141"/>
              <w:jc w:val="center"/>
              <w:rPr>
                <w:szCs w:val="21"/>
              </w:rPr>
            </w:pPr>
            <w:r>
              <w:rPr>
                <w:szCs w:val="21"/>
              </w:rPr>
              <w:t>预期效果</w:t>
            </w:r>
          </w:p>
        </w:tc>
        <w:tc>
          <w:tcPr>
            <w:tcW w:w="6713" w:type="dxa"/>
            <w:gridSpan w:val="3"/>
            <w:vAlign w:val="center"/>
          </w:tcPr>
          <w:p w14:paraId="260DA09A" w14:textId="77777777" w:rsidR="00A27FAC" w:rsidRDefault="00000000">
            <w:pPr>
              <w:rPr>
                <w:szCs w:val="21"/>
              </w:rPr>
            </w:pPr>
            <w:r>
              <w:rPr>
                <w:rFonts w:hint="eastAsia"/>
                <w:szCs w:val="21"/>
              </w:rPr>
              <w:t>状态更新成功</w:t>
            </w:r>
            <w:r>
              <w:rPr>
                <w:szCs w:val="21"/>
              </w:rPr>
              <w:t>。</w:t>
            </w:r>
          </w:p>
        </w:tc>
      </w:tr>
      <w:tr w:rsidR="00A27FAC" w14:paraId="02AD72E4" w14:textId="77777777">
        <w:trPr>
          <w:trHeight w:val="442"/>
        </w:trPr>
        <w:tc>
          <w:tcPr>
            <w:tcW w:w="1739" w:type="dxa"/>
            <w:vAlign w:val="center"/>
          </w:tcPr>
          <w:p w14:paraId="1A24E19F" w14:textId="77777777" w:rsidR="00A27FAC" w:rsidRDefault="00000000">
            <w:pPr>
              <w:ind w:firstLineChars="67" w:firstLine="141"/>
              <w:jc w:val="center"/>
              <w:rPr>
                <w:szCs w:val="21"/>
              </w:rPr>
            </w:pPr>
            <w:r>
              <w:rPr>
                <w:szCs w:val="21"/>
              </w:rPr>
              <w:t>实际效果</w:t>
            </w:r>
          </w:p>
        </w:tc>
        <w:tc>
          <w:tcPr>
            <w:tcW w:w="6713" w:type="dxa"/>
            <w:gridSpan w:val="3"/>
            <w:vAlign w:val="center"/>
          </w:tcPr>
          <w:p w14:paraId="13F03EFF" w14:textId="77777777" w:rsidR="00A27FAC" w:rsidRDefault="00000000">
            <w:pPr>
              <w:rPr>
                <w:szCs w:val="21"/>
              </w:rPr>
            </w:pPr>
            <w:r>
              <w:rPr>
                <w:szCs w:val="21"/>
              </w:rPr>
              <w:t>与预期效果一致</w:t>
            </w:r>
          </w:p>
        </w:tc>
      </w:tr>
      <w:tr w:rsidR="00A27FAC" w14:paraId="2115C2AD" w14:textId="77777777">
        <w:trPr>
          <w:trHeight w:val="60"/>
        </w:trPr>
        <w:tc>
          <w:tcPr>
            <w:tcW w:w="1739" w:type="dxa"/>
            <w:vAlign w:val="center"/>
          </w:tcPr>
          <w:p w14:paraId="531D356C" w14:textId="77777777" w:rsidR="00A27FAC" w:rsidRDefault="00000000">
            <w:pPr>
              <w:ind w:firstLineChars="67" w:firstLine="141"/>
              <w:jc w:val="center"/>
              <w:rPr>
                <w:szCs w:val="21"/>
              </w:rPr>
            </w:pPr>
            <w:r>
              <w:rPr>
                <w:szCs w:val="21"/>
              </w:rPr>
              <w:t>结论</w:t>
            </w:r>
          </w:p>
        </w:tc>
        <w:tc>
          <w:tcPr>
            <w:tcW w:w="6713" w:type="dxa"/>
            <w:gridSpan w:val="3"/>
            <w:vAlign w:val="center"/>
          </w:tcPr>
          <w:p w14:paraId="22974A9A" w14:textId="77777777" w:rsidR="00A27FAC" w:rsidRDefault="00000000">
            <w:pPr>
              <w:rPr>
                <w:szCs w:val="21"/>
              </w:rPr>
            </w:pPr>
            <w:r>
              <w:rPr>
                <w:szCs w:val="21"/>
              </w:rPr>
              <w:t>测试通过</w:t>
            </w:r>
          </w:p>
        </w:tc>
      </w:tr>
    </w:tbl>
    <w:p w14:paraId="4A733E9F" w14:textId="77777777" w:rsidR="00A27FAC" w:rsidRDefault="00000000">
      <w:pPr>
        <w:pStyle w:val="000"/>
        <w:ind w:firstLine="480"/>
        <w:rPr>
          <w:rFonts w:cs="Times New Roman"/>
        </w:rPr>
      </w:pPr>
      <w:r>
        <w:rPr>
          <w:rFonts w:cs="Times New Roman"/>
        </w:rPr>
        <w:t>测试</w:t>
      </w:r>
      <w:r>
        <w:rPr>
          <w:rFonts w:cs="Times New Roman" w:hint="eastAsia"/>
        </w:rPr>
        <w:t>更新订单状态</w:t>
      </w:r>
      <w:r>
        <w:rPr>
          <w:rFonts w:cs="Times New Roman"/>
        </w:rPr>
        <w:t>界面如图</w:t>
      </w:r>
      <w:r>
        <w:rPr>
          <w:rFonts w:cs="Times New Roman"/>
        </w:rPr>
        <w:t>6.3</w:t>
      </w:r>
      <w:r>
        <w:rPr>
          <w:rFonts w:cs="Times New Roman"/>
        </w:rPr>
        <w:t>所示，测试</w:t>
      </w:r>
      <w:r>
        <w:rPr>
          <w:rFonts w:cs="Times New Roman" w:hint="eastAsia"/>
        </w:rPr>
        <w:t>订单状态更新</w:t>
      </w:r>
      <w:r>
        <w:rPr>
          <w:rFonts w:cs="Times New Roman"/>
        </w:rPr>
        <w:t>成功界面如图</w:t>
      </w:r>
      <w:r>
        <w:rPr>
          <w:rFonts w:cs="Times New Roman"/>
        </w:rPr>
        <w:t>6.4</w:t>
      </w:r>
      <w:r>
        <w:rPr>
          <w:rFonts w:cs="Times New Roman"/>
        </w:rPr>
        <w:t>所示。</w:t>
      </w:r>
    </w:p>
    <w:p w14:paraId="16B6936E" w14:textId="77777777" w:rsidR="00A27FAC" w:rsidRDefault="00000000">
      <w:pPr>
        <w:pStyle w:val="04"/>
      </w:pPr>
      <w:r>
        <w:rPr>
          <w:noProof/>
        </w:rPr>
        <w:lastRenderedPageBreak/>
        <w:drawing>
          <wp:inline distT="0" distB="0" distL="0" distR="0" wp14:anchorId="2AE6FFBA" wp14:editId="7AED4494">
            <wp:extent cx="5400040" cy="2564765"/>
            <wp:effectExtent l="0" t="0" r="0" b="6985"/>
            <wp:docPr id="1941071321"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71321" name="图片 1" descr="图形用户界面, 应用程序, Teams&#10;&#10;AI 生成的内容可能不正确。"/>
                    <pic:cNvPicPr>
                      <a:picLocks noChangeAspect="1"/>
                    </pic:cNvPicPr>
                  </pic:nvPicPr>
                  <pic:blipFill>
                    <a:blip r:embed="rId142"/>
                    <a:stretch>
                      <a:fillRect/>
                    </a:stretch>
                  </pic:blipFill>
                  <pic:spPr>
                    <a:xfrm>
                      <a:off x="0" y="0"/>
                      <a:ext cx="5400040" cy="2564765"/>
                    </a:xfrm>
                    <a:prstGeom prst="rect">
                      <a:avLst/>
                    </a:prstGeom>
                  </pic:spPr>
                </pic:pic>
              </a:graphicData>
            </a:graphic>
          </wp:inline>
        </w:drawing>
      </w:r>
    </w:p>
    <w:p w14:paraId="0122CC61" w14:textId="77777777" w:rsidR="00A27FAC" w:rsidRDefault="00000000">
      <w:pPr>
        <w:pStyle w:val="04"/>
      </w:pPr>
      <w:r>
        <w:t>图</w:t>
      </w:r>
      <w:r>
        <w:t>6.3</w:t>
      </w:r>
      <w:r>
        <w:rPr>
          <w:rFonts w:hint="eastAsia"/>
        </w:rPr>
        <w:t>更新订单状态</w:t>
      </w:r>
      <w:r>
        <w:t>界面图</w:t>
      </w:r>
    </w:p>
    <w:p w14:paraId="05EF7DC5" w14:textId="77777777" w:rsidR="00A27FAC" w:rsidRDefault="00000000">
      <w:pPr>
        <w:pStyle w:val="04"/>
      </w:pPr>
      <w:r>
        <w:rPr>
          <w:noProof/>
        </w:rPr>
        <w:drawing>
          <wp:inline distT="0" distB="0" distL="0" distR="0" wp14:anchorId="7B6CE2F0" wp14:editId="1B4B1716">
            <wp:extent cx="5400040" cy="2564765"/>
            <wp:effectExtent l="0" t="0" r="0" b="6985"/>
            <wp:docPr id="196174334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43343" name="图片 1" descr="图形用户界面, 应用程序&#10;&#10;AI 生成的内容可能不正确。"/>
                    <pic:cNvPicPr>
                      <a:picLocks noChangeAspect="1"/>
                    </pic:cNvPicPr>
                  </pic:nvPicPr>
                  <pic:blipFill>
                    <a:blip r:embed="rId143"/>
                    <a:stretch>
                      <a:fillRect/>
                    </a:stretch>
                  </pic:blipFill>
                  <pic:spPr>
                    <a:xfrm>
                      <a:off x="0" y="0"/>
                      <a:ext cx="5400040" cy="2564765"/>
                    </a:xfrm>
                    <a:prstGeom prst="rect">
                      <a:avLst/>
                    </a:prstGeom>
                  </pic:spPr>
                </pic:pic>
              </a:graphicData>
            </a:graphic>
          </wp:inline>
        </w:drawing>
      </w:r>
    </w:p>
    <w:p w14:paraId="6367C7CB" w14:textId="77777777" w:rsidR="00A27FAC" w:rsidRDefault="00000000">
      <w:pPr>
        <w:pStyle w:val="04"/>
      </w:pPr>
      <w:r>
        <w:t>图</w:t>
      </w:r>
      <w:r>
        <w:t>6.4</w:t>
      </w:r>
      <w:r>
        <w:rPr>
          <w:rFonts w:hint="eastAsia"/>
        </w:rPr>
        <w:t>更新订单状态</w:t>
      </w:r>
      <w:r>
        <w:t>成功界面图</w:t>
      </w:r>
    </w:p>
    <w:p w14:paraId="6AF94A7C" w14:textId="77777777" w:rsidR="00A27FAC" w:rsidRDefault="00000000">
      <w:pPr>
        <w:pStyle w:val="000"/>
        <w:ind w:firstLine="480"/>
        <w:rPr>
          <w:rFonts w:cs="Times New Roman"/>
        </w:rPr>
      </w:pPr>
      <w:r>
        <w:rPr>
          <w:rFonts w:cs="Times New Roman" w:hint="eastAsia"/>
        </w:rPr>
        <w:t>经测试，更新订单状态功能符合需求且无异常，按照相同的测试方法测试订单生成等功能，整个订单管理模块测试符合预期</w:t>
      </w:r>
      <w:r>
        <w:rPr>
          <w:rFonts w:cs="Times New Roman"/>
        </w:rPr>
        <w:t>。</w:t>
      </w:r>
    </w:p>
    <w:p w14:paraId="1DA6457F" w14:textId="77777777" w:rsidR="00A27FAC" w:rsidRDefault="00000000">
      <w:pPr>
        <w:pStyle w:val="03"/>
        <w:rPr>
          <w:rFonts w:ascii="Times New Roman" w:hAnsi="Times New Roman" w:cs="Times New Roman"/>
        </w:rPr>
      </w:pPr>
      <w:bookmarkStart w:id="324" w:name="_Toc195901996"/>
      <w:r>
        <w:rPr>
          <w:rFonts w:ascii="Times New Roman" w:hAnsi="Times New Roman" w:cs="Times New Roman"/>
        </w:rPr>
        <w:t>6.2.3</w:t>
      </w:r>
      <w:r>
        <w:rPr>
          <w:rFonts w:ascii="Times New Roman" w:hAnsi="Times New Roman" w:cs="Times New Roman" w:hint="eastAsia"/>
        </w:rPr>
        <w:t>支付管理</w:t>
      </w:r>
      <w:bookmarkEnd w:id="324"/>
    </w:p>
    <w:p w14:paraId="5FEF010D" w14:textId="77777777" w:rsidR="00A27FAC" w:rsidRDefault="00000000">
      <w:pPr>
        <w:pStyle w:val="000"/>
        <w:ind w:firstLine="480"/>
        <w:rPr>
          <w:rFonts w:cs="Times New Roman"/>
        </w:rPr>
      </w:pPr>
      <w:r>
        <w:rPr>
          <w:rFonts w:cs="Times New Roman" w:hint="eastAsia"/>
        </w:rPr>
        <w:t>支付管理包含对订单的支付等功能进行管理。以支付订单为例进行测试，</w:t>
      </w:r>
      <w:r>
        <w:rPr>
          <w:rFonts w:cs="Times New Roman"/>
        </w:rPr>
        <w:t>测试用例表如表</w:t>
      </w:r>
      <w:r>
        <w:rPr>
          <w:rFonts w:cs="Times New Roman"/>
        </w:rPr>
        <w:t>6.</w:t>
      </w:r>
      <w:r>
        <w:rPr>
          <w:rFonts w:cs="Times New Roman" w:hint="eastAsia"/>
        </w:rPr>
        <w:t>3</w:t>
      </w:r>
      <w:r>
        <w:rPr>
          <w:rFonts w:cs="Times New Roman"/>
        </w:rPr>
        <w:t>所示。</w:t>
      </w:r>
    </w:p>
    <w:p w14:paraId="033568BC" w14:textId="77777777" w:rsidR="00A27FAC" w:rsidRDefault="00000000">
      <w:pPr>
        <w:pStyle w:val="04"/>
      </w:pPr>
      <w:bookmarkStart w:id="325" w:name="_Hlk165281989"/>
      <w:r>
        <w:t>表</w:t>
      </w:r>
      <w:r>
        <w:t>6.3</w:t>
      </w:r>
      <w:r>
        <w:rPr>
          <w:rFonts w:hint="eastAsia"/>
        </w:rPr>
        <w:t>订单支付</w:t>
      </w:r>
      <w:r>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A27FAC" w14:paraId="54D5D5E6" w14:textId="77777777">
        <w:trPr>
          <w:trHeight w:val="442"/>
        </w:trPr>
        <w:tc>
          <w:tcPr>
            <w:tcW w:w="1739" w:type="dxa"/>
            <w:vAlign w:val="center"/>
          </w:tcPr>
          <w:p w14:paraId="4DDD819F" w14:textId="77777777" w:rsidR="00A27FAC" w:rsidRDefault="00000000">
            <w:pPr>
              <w:ind w:firstLineChars="67" w:firstLine="141"/>
              <w:jc w:val="center"/>
              <w:rPr>
                <w:szCs w:val="21"/>
              </w:rPr>
            </w:pPr>
            <w:r>
              <w:rPr>
                <w:szCs w:val="21"/>
              </w:rPr>
              <w:t>测试用例</w:t>
            </w:r>
          </w:p>
        </w:tc>
        <w:tc>
          <w:tcPr>
            <w:tcW w:w="6713" w:type="dxa"/>
            <w:gridSpan w:val="3"/>
            <w:vAlign w:val="center"/>
          </w:tcPr>
          <w:p w14:paraId="45C294DE" w14:textId="77777777" w:rsidR="00A27FAC" w:rsidRDefault="00000000">
            <w:pPr>
              <w:rPr>
                <w:szCs w:val="21"/>
              </w:rPr>
            </w:pPr>
            <w:proofErr w:type="spellStart"/>
            <w:r>
              <w:rPr>
                <w:rFonts w:hint="eastAsia"/>
                <w:szCs w:val="21"/>
              </w:rPr>
              <w:t>Pay</w:t>
            </w:r>
            <w:r>
              <w:rPr>
                <w:szCs w:val="21"/>
              </w:rPr>
              <w:t>Test</w:t>
            </w:r>
            <w:proofErr w:type="spellEnd"/>
          </w:p>
        </w:tc>
      </w:tr>
      <w:tr w:rsidR="00A27FAC" w14:paraId="763EADF9" w14:textId="77777777">
        <w:trPr>
          <w:trHeight w:val="442"/>
        </w:trPr>
        <w:tc>
          <w:tcPr>
            <w:tcW w:w="1739" w:type="dxa"/>
            <w:vAlign w:val="center"/>
          </w:tcPr>
          <w:p w14:paraId="2A7BBCCF" w14:textId="77777777" w:rsidR="00A27FAC" w:rsidRDefault="00000000">
            <w:pPr>
              <w:ind w:firstLineChars="67" w:firstLine="141"/>
              <w:jc w:val="center"/>
              <w:rPr>
                <w:szCs w:val="21"/>
              </w:rPr>
            </w:pPr>
            <w:r>
              <w:rPr>
                <w:szCs w:val="21"/>
              </w:rPr>
              <w:t>测试用例名称</w:t>
            </w:r>
          </w:p>
        </w:tc>
        <w:tc>
          <w:tcPr>
            <w:tcW w:w="6713" w:type="dxa"/>
            <w:gridSpan w:val="3"/>
            <w:vAlign w:val="center"/>
          </w:tcPr>
          <w:p w14:paraId="68072C63" w14:textId="77777777" w:rsidR="00A27FAC" w:rsidRDefault="00000000">
            <w:pPr>
              <w:rPr>
                <w:szCs w:val="21"/>
              </w:rPr>
            </w:pPr>
            <w:r>
              <w:rPr>
                <w:rFonts w:hint="eastAsia"/>
                <w:szCs w:val="21"/>
              </w:rPr>
              <w:t>支付</w:t>
            </w:r>
            <w:r>
              <w:rPr>
                <w:szCs w:val="21"/>
              </w:rPr>
              <w:t>功能测试</w:t>
            </w:r>
          </w:p>
        </w:tc>
      </w:tr>
      <w:tr w:rsidR="00A27FAC" w14:paraId="26722F35" w14:textId="77777777">
        <w:trPr>
          <w:trHeight w:val="442"/>
        </w:trPr>
        <w:tc>
          <w:tcPr>
            <w:tcW w:w="1739" w:type="dxa"/>
            <w:vAlign w:val="center"/>
          </w:tcPr>
          <w:p w14:paraId="5DA52BC1" w14:textId="77777777" w:rsidR="00A27FAC" w:rsidRDefault="00000000">
            <w:pPr>
              <w:ind w:firstLineChars="67" w:firstLine="141"/>
              <w:jc w:val="center"/>
              <w:rPr>
                <w:szCs w:val="21"/>
              </w:rPr>
            </w:pPr>
            <w:r>
              <w:rPr>
                <w:szCs w:val="21"/>
              </w:rPr>
              <w:t>功能模块</w:t>
            </w:r>
          </w:p>
        </w:tc>
        <w:tc>
          <w:tcPr>
            <w:tcW w:w="2451" w:type="dxa"/>
            <w:vAlign w:val="center"/>
          </w:tcPr>
          <w:p w14:paraId="248C8686" w14:textId="77777777" w:rsidR="00A27FAC" w:rsidRDefault="00000000">
            <w:pPr>
              <w:rPr>
                <w:szCs w:val="21"/>
              </w:rPr>
            </w:pPr>
            <w:r>
              <w:rPr>
                <w:rFonts w:hint="eastAsia"/>
                <w:szCs w:val="21"/>
              </w:rPr>
              <w:t>支付</w:t>
            </w:r>
            <w:r>
              <w:rPr>
                <w:szCs w:val="21"/>
              </w:rPr>
              <w:t>管理模块</w:t>
            </w:r>
          </w:p>
        </w:tc>
        <w:tc>
          <w:tcPr>
            <w:tcW w:w="2131" w:type="dxa"/>
            <w:vAlign w:val="center"/>
          </w:tcPr>
          <w:p w14:paraId="3E117C60" w14:textId="77777777" w:rsidR="00A27FAC" w:rsidRDefault="00000000">
            <w:pPr>
              <w:rPr>
                <w:szCs w:val="21"/>
              </w:rPr>
            </w:pPr>
            <w:r>
              <w:rPr>
                <w:szCs w:val="21"/>
              </w:rPr>
              <w:t>测试平台</w:t>
            </w:r>
          </w:p>
        </w:tc>
        <w:tc>
          <w:tcPr>
            <w:tcW w:w="2131" w:type="dxa"/>
            <w:vAlign w:val="center"/>
          </w:tcPr>
          <w:p w14:paraId="3FDD4378" w14:textId="77777777" w:rsidR="00A27FAC" w:rsidRDefault="00000000">
            <w:pPr>
              <w:rPr>
                <w:szCs w:val="21"/>
              </w:rPr>
            </w:pPr>
            <w:r>
              <w:rPr>
                <w:szCs w:val="21"/>
              </w:rPr>
              <w:t>所有</w:t>
            </w:r>
          </w:p>
        </w:tc>
      </w:tr>
      <w:tr w:rsidR="00A27FAC" w14:paraId="16A36946" w14:textId="77777777">
        <w:trPr>
          <w:trHeight w:val="442"/>
        </w:trPr>
        <w:tc>
          <w:tcPr>
            <w:tcW w:w="1739" w:type="dxa"/>
            <w:vAlign w:val="center"/>
          </w:tcPr>
          <w:p w14:paraId="0589CB37" w14:textId="77777777" w:rsidR="00A27FAC" w:rsidRDefault="00000000">
            <w:pPr>
              <w:ind w:firstLineChars="67" w:firstLine="141"/>
              <w:jc w:val="center"/>
              <w:rPr>
                <w:szCs w:val="21"/>
              </w:rPr>
            </w:pPr>
            <w:r>
              <w:rPr>
                <w:szCs w:val="21"/>
              </w:rPr>
              <w:t>测试功能点</w:t>
            </w:r>
          </w:p>
        </w:tc>
        <w:tc>
          <w:tcPr>
            <w:tcW w:w="6713" w:type="dxa"/>
            <w:gridSpan w:val="3"/>
            <w:vAlign w:val="center"/>
          </w:tcPr>
          <w:p w14:paraId="1245B0FC" w14:textId="77777777" w:rsidR="00A27FAC" w:rsidRDefault="00000000">
            <w:pPr>
              <w:rPr>
                <w:szCs w:val="21"/>
              </w:rPr>
            </w:pPr>
            <w:r>
              <w:rPr>
                <w:rFonts w:hint="eastAsia"/>
                <w:szCs w:val="21"/>
              </w:rPr>
              <w:t>订单支付</w:t>
            </w:r>
          </w:p>
        </w:tc>
      </w:tr>
      <w:tr w:rsidR="00A27FAC" w14:paraId="04BE54CE" w14:textId="77777777">
        <w:trPr>
          <w:trHeight w:val="442"/>
        </w:trPr>
        <w:tc>
          <w:tcPr>
            <w:tcW w:w="1739" w:type="dxa"/>
            <w:vAlign w:val="center"/>
          </w:tcPr>
          <w:p w14:paraId="160A5EFA" w14:textId="77777777" w:rsidR="00A27FAC" w:rsidRDefault="00000000">
            <w:pPr>
              <w:ind w:firstLineChars="67" w:firstLine="141"/>
              <w:jc w:val="center"/>
              <w:rPr>
                <w:szCs w:val="21"/>
              </w:rPr>
            </w:pPr>
            <w:r>
              <w:rPr>
                <w:szCs w:val="21"/>
              </w:rPr>
              <w:t>测试目的</w:t>
            </w:r>
          </w:p>
        </w:tc>
        <w:tc>
          <w:tcPr>
            <w:tcW w:w="6713" w:type="dxa"/>
            <w:gridSpan w:val="3"/>
            <w:vAlign w:val="center"/>
          </w:tcPr>
          <w:p w14:paraId="26EA474E" w14:textId="77777777" w:rsidR="00A27FAC" w:rsidRDefault="00000000">
            <w:pPr>
              <w:rPr>
                <w:szCs w:val="21"/>
              </w:rPr>
            </w:pPr>
            <w:r>
              <w:rPr>
                <w:szCs w:val="21"/>
              </w:rPr>
              <w:t>验证用户能够</w:t>
            </w:r>
            <w:r>
              <w:rPr>
                <w:rFonts w:hint="eastAsia"/>
                <w:szCs w:val="21"/>
              </w:rPr>
              <w:t>将订单进行支付</w:t>
            </w:r>
          </w:p>
        </w:tc>
      </w:tr>
      <w:tr w:rsidR="00A27FAC" w14:paraId="60097C77" w14:textId="77777777">
        <w:trPr>
          <w:trHeight w:val="442"/>
        </w:trPr>
        <w:tc>
          <w:tcPr>
            <w:tcW w:w="1739" w:type="dxa"/>
            <w:vAlign w:val="center"/>
          </w:tcPr>
          <w:p w14:paraId="14C811AB" w14:textId="77777777" w:rsidR="00A27FAC" w:rsidRDefault="00000000">
            <w:pPr>
              <w:ind w:firstLineChars="67" w:firstLine="141"/>
              <w:jc w:val="center"/>
              <w:rPr>
                <w:szCs w:val="21"/>
              </w:rPr>
            </w:pPr>
            <w:r>
              <w:rPr>
                <w:szCs w:val="21"/>
              </w:rPr>
              <w:lastRenderedPageBreak/>
              <w:t>预置条件</w:t>
            </w:r>
          </w:p>
        </w:tc>
        <w:tc>
          <w:tcPr>
            <w:tcW w:w="6713" w:type="dxa"/>
            <w:gridSpan w:val="3"/>
            <w:vAlign w:val="center"/>
          </w:tcPr>
          <w:p w14:paraId="5A5A94C0" w14:textId="77777777" w:rsidR="00A27FAC" w:rsidRDefault="00000000">
            <w:pPr>
              <w:rPr>
                <w:szCs w:val="21"/>
              </w:rPr>
            </w:pPr>
            <w:r>
              <w:rPr>
                <w:szCs w:val="21"/>
              </w:rPr>
              <w:t>用户已登录系统并</w:t>
            </w:r>
            <w:r>
              <w:rPr>
                <w:rFonts w:hint="eastAsia"/>
                <w:szCs w:val="21"/>
              </w:rPr>
              <w:t>将菜品添加到购物车，并将购物车结算。</w:t>
            </w:r>
          </w:p>
        </w:tc>
      </w:tr>
      <w:tr w:rsidR="00A27FAC" w14:paraId="618B9E27" w14:textId="77777777">
        <w:trPr>
          <w:trHeight w:val="442"/>
        </w:trPr>
        <w:tc>
          <w:tcPr>
            <w:tcW w:w="1739" w:type="dxa"/>
            <w:vAlign w:val="center"/>
          </w:tcPr>
          <w:p w14:paraId="66F8BE97" w14:textId="77777777" w:rsidR="00A27FAC" w:rsidRDefault="00000000">
            <w:pPr>
              <w:ind w:firstLineChars="67" w:firstLine="141"/>
              <w:jc w:val="center"/>
              <w:rPr>
                <w:szCs w:val="21"/>
              </w:rPr>
            </w:pPr>
            <w:r>
              <w:rPr>
                <w:szCs w:val="21"/>
              </w:rPr>
              <w:t>测试步骤</w:t>
            </w:r>
          </w:p>
        </w:tc>
        <w:tc>
          <w:tcPr>
            <w:tcW w:w="6713" w:type="dxa"/>
            <w:gridSpan w:val="3"/>
            <w:vAlign w:val="center"/>
          </w:tcPr>
          <w:p w14:paraId="6FB48D21" w14:textId="77777777" w:rsidR="00A27FAC" w:rsidRDefault="00000000">
            <w:pPr>
              <w:pStyle w:val="aff9"/>
              <w:numPr>
                <w:ilvl w:val="0"/>
                <w:numId w:val="9"/>
              </w:numPr>
              <w:ind w:left="0" w:firstLineChars="0" w:firstLine="0"/>
              <w:rPr>
                <w:szCs w:val="21"/>
              </w:rPr>
            </w:pPr>
            <w:r>
              <w:rPr>
                <w:szCs w:val="21"/>
              </w:rPr>
              <w:t>用户登录系统并进入</w:t>
            </w:r>
            <w:r>
              <w:rPr>
                <w:rFonts w:hint="eastAsia"/>
                <w:szCs w:val="21"/>
              </w:rPr>
              <w:t>菜品浏览页面</w:t>
            </w:r>
            <w:r>
              <w:rPr>
                <w:szCs w:val="21"/>
              </w:rPr>
              <w:t>。</w:t>
            </w:r>
          </w:p>
          <w:p w14:paraId="7C9728DD" w14:textId="77777777" w:rsidR="00A27FAC" w:rsidRDefault="00000000">
            <w:pPr>
              <w:pStyle w:val="aff9"/>
              <w:numPr>
                <w:ilvl w:val="0"/>
                <w:numId w:val="9"/>
              </w:numPr>
              <w:ind w:left="0" w:firstLineChars="0" w:firstLine="0"/>
              <w:rPr>
                <w:szCs w:val="21"/>
              </w:rPr>
            </w:pPr>
            <w:r>
              <w:rPr>
                <w:szCs w:val="21"/>
              </w:rPr>
              <w:t>用户</w:t>
            </w:r>
            <w:r>
              <w:rPr>
                <w:rFonts w:hint="eastAsia"/>
                <w:szCs w:val="21"/>
              </w:rPr>
              <w:t>添加菜品</w:t>
            </w:r>
            <w:r>
              <w:rPr>
                <w:szCs w:val="21"/>
              </w:rPr>
              <w:t>。</w:t>
            </w:r>
          </w:p>
          <w:p w14:paraId="4E07AC7B" w14:textId="77777777" w:rsidR="00A27FAC" w:rsidRDefault="00000000">
            <w:pPr>
              <w:pStyle w:val="aff9"/>
              <w:numPr>
                <w:ilvl w:val="0"/>
                <w:numId w:val="9"/>
              </w:numPr>
              <w:ind w:left="0" w:firstLineChars="0" w:firstLine="0"/>
              <w:rPr>
                <w:szCs w:val="21"/>
              </w:rPr>
            </w:pPr>
            <w:r>
              <w:rPr>
                <w:szCs w:val="21"/>
              </w:rPr>
              <w:t>用户</w:t>
            </w:r>
            <w:r>
              <w:rPr>
                <w:rFonts w:hint="eastAsia"/>
                <w:szCs w:val="21"/>
              </w:rPr>
              <w:t>点击去结算</w:t>
            </w:r>
            <w:r>
              <w:rPr>
                <w:szCs w:val="21"/>
              </w:rPr>
              <w:t>。</w:t>
            </w:r>
          </w:p>
          <w:p w14:paraId="7E64CA55" w14:textId="77777777" w:rsidR="00A27FAC" w:rsidRDefault="00000000">
            <w:pPr>
              <w:pStyle w:val="aff9"/>
              <w:numPr>
                <w:ilvl w:val="0"/>
                <w:numId w:val="9"/>
              </w:numPr>
              <w:ind w:left="0" w:firstLineChars="0" w:firstLine="0"/>
              <w:rPr>
                <w:szCs w:val="21"/>
              </w:rPr>
            </w:pPr>
            <w:r>
              <w:rPr>
                <w:szCs w:val="21"/>
              </w:rPr>
              <w:t>用户</w:t>
            </w:r>
            <w:r>
              <w:rPr>
                <w:rFonts w:hint="eastAsia"/>
                <w:szCs w:val="21"/>
              </w:rPr>
              <w:t>选择支付宝支付</w:t>
            </w:r>
            <w:r>
              <w:rPr>
                <w:szCs w:val="21"/>
              </w:rPr>
              <w:t>。</w:t>
            </w:r>
          </w:p>
          <w:p w14:paraId="39B3F4E8" w14:textId="77777777" w:rsidR="00A27FAC" w:rsidRDefault="00000000">
            <w:pPr>
              <w:pStyle w:val="aff9"/>
              <w:numPr>
                <w:ilvl w:val="0"/>
                <w:numId w:val="9"/>
              </w:numPr>
              <w:ind w:left="0" w:firstLineChars="0" w:firstLine="0"/>
              <w:rPr>
                <w:szCs w:val="21"/>
              </w:rPr>
            </w:pPr>
            <w:r>
              <w:rPr>
                <w:szCs w:val="21"/>
              </w:rPr>
              <w:t>用户</w:t>
            </w:r>
            <w:r>
              <w:rPr>
                <w:rFonts w:hint="eastAsia"/>
                <w:szCs w:val="21"/>
              </w:rPr>
              <w:t>点击去支付</w:t>
            </w:r>
            <w:r>
              <w:rPr>
                <w:szCs w:val="21"/>
              </w:rPr>
              <w:t>。</w:t>
            </w:r>
          </w:p>
          <w:p w14:paraId="5E078524" w14:textId="77777777" w:rsidR="00A27FAC" w:rsidRDefault="00000000">
            <w:pPr>
              <w:pStyle w:val="aff9"/>
              <w:numPr>
                <w:ilvl w:val="0"/>
                <w:numId w:val="9"/>
              </w:numPr>
              <w:ind w:left="0" w:firstLineChars="0" w:firstLine="0"/>
              <w:rPr>
                <w:szCs w:val="21"/>
              </w:rPr>
            </w:pPr>
            <w:r>
              <w:rPr>
                <w:rFonts w:hint="eastAsia"/>
                <w:szCs w:val="21"/>
              </w:rPr>
              <w:t>用户输入支付宝账号密码完成支付</w:t>
            </w:r>
          </w:p>
        </w:tc>
      </w:tr>
      <w:tr w:rsidR="00A27FAC" w14:paraId="5BAB29B7" w14:textId="77777777">
        <w:trPr>
          <w:trHeight w:val="442"/>
        </w:trPr>
        <w:tc>
          <w:tcPr>
            <w:tcW w:w="1739" w:type="dxa"/>
            <w:vAlign w:val="center"/>
          </w:tcPr>
          <w:p w14:paraId="443F2379" w14:textId="77777777" w:rsidR="00A27FAC" w:rsidRDefault="00000000">
            <w:pPr>
              <w:ind w:firstLineChars="67" w:firstLine="141"/>
              <w:jc w:val="center"/>
              <w:rPr>
                <w:szCs w:val="21"/>
              </w:rPr>
            </w:pPr>
            <w:r>
              <w:rPr>
                <w:szCs w:val="21"/>
              </w:rPr>
              <w:t>预期效果</w:t>
            </w:r>
          </w:p>
        </w:tc>
        <w:tc>
          <w:tcPr>
            <w:tcW w:w="6713" w:type="dxa"/>
            <w:gridSpan w:val="3"/>
            <w:vAlign w:val="center"/>
          </w:tcPr>
          <w:p w14:paraId="4540A29D" w14:textId="77777777" w:rsidR="00A27FAC" w:rsidRDefault="00000000">
            <w:pPr>
              <w:rPr>
                <w:szCs w:val="21"/>
              </w:rPr>
            </w:pPr>
            <w:r>
              <w:rPr>
                <w:szCs w:val="21"/>
              </w:rPr>
              <w:t>用户</w:t>
            </w:r>
            <w:r>
              <w:rPr>
                <w:rFonts w:hint="eastAsia"/>
                <w:szCs w:val="21"/>
              </w:rPr>
              <w:t>支付成功</w:t>
            </w:r>
            <w:r>
              <w:rPr>
                <w:szCs w:val="21"/>
              </w:rPr>
              <w:t>，未满足条件的操作被正确拒绝。</w:t>
            </w:r>
          </w:p>
        </w:tc>
      </w:tr>
      <w:tr w:rsidR="00A27FAC" w14:paraId="79E0A38A" w14:textId="77777777">
        <w:trPr>
          <w:trHeight w:val="442"/>
        </w:trPr>
        <w:tc>
          <w:tcPr>
            <w:tcW w:w="1739" w:type="dxa"/>
            <w:vAlign w:val="center"/>
          </w:tcPr>
          <w:p w14:paraId="506C32A9" w14:textId="77777777" w:rsidR="00A27FAC" w:rsidRDefault="00000000">
            <w:pPr>
              <w:ind w:firstLineChars="67" w:firstLine="141"/>
              <w:jc w:val="center"/>
              <w:rPr>
                <w:szCs w:val="21"/>
              </w:rPr>
            </w:pPr>
            <w:r>
              <w:rPr>
                <w:szCs w:val="21"/>
              </w:rPr>
              <w:t>实际效果</w:t>
            </w:r>
          </w:p>
        </w:tc>
        <w:tc>
          <w:tcPr>
            <w:tcW w:w="6713" w:type="dxa"/>
            <w:gridSpan w:val="3"/>
            <w:vAlign w:val="center"/>
          </w:tcPr>
          <w:p w14:paraId="61E06DC9" w14:textId="77777777" w:rsidR="00A27FAC" w:rsidRDefault="00000000">
            <w:pPr>
              <w:rPr>
                <w:szCs w:val="21"/>
              </w:rPr>
            </w:pPr>
            <w:r>
              <w:rPr>
                <w:szCs w:val="21"/>
              </w:rPr>
              <w:t>与预期效果一致</w:t>
            </w:r>
          </w:p>
        </w:tc>
      </w:tr>
      <w:tr w:rsidR="00A27FAC" w14:paraId="3C37A47E" w14:textId="77777777">
        <w:trPr>
          <w:trHeight w:val="60"/>
        </w:trPr>
        <w:tc>
          <w:tcPr>
            <w:tcW w:w="1739" w:type="dxa"/>
            <w:vAlign w:val="center"/>
          </w:tcPr>
          <w:p w14:paraId="39EED813" w14:textId="77777777" w:rsidR="00A27FAC" w:rsidRDefault="00000000">
            <w:pPr>
              <w:ind w:firstLineChars="67" w:firstLine="141"/>
              <w:jc w:val="center"/>
              <w:rPr>
                <w:szCs w:val="21"/>
              </w:rPr>
            </w:pPr>
            <w:r>
              <w:rPr>
                <w:szCs w:val="21"/>
              </w:rPr>
              <w:t>结论</w:t>
            </w:r>
          </w:p>
        </w:tc>
        <w:tc>
          <w:tcPr>
            <w:tcW w:w="6713" w:type="dxa"/>
            <w:gridSpan w:val="3"/>
            <w:vAlign w:val="center"/>
          </w:tcPr>
          <w:p w14:paraId="1AE41CF5" w14:textId="77777777" w:rsidR="00A27FAC" w:rsidRDefault="00000000">
            <w:pPr>
              <w:rPr>
                <w:szCs w:val="21"/>
              </w:rPr>
            </w:pPr>
            <w:r>
              <w:rPr>
                <w:szCs w:val="21"/>
              </w:rPr>
              <w:t>测试通过</w:t>
            </w:r>
          </w:p>
        </w:tc>
      </w:tr>
    </w:tbl>
    <w:bookmarkEnd w:id="325"/>
    <w:p w14:paraId="6C527608" w14:textId="77777777" w:rsidR="00A27FAC" w:rsidRDefault="00000000">
      <w:pPr>
        <w:pStyle w:val="000"/>
        <w:ind w:firstLine="480"/>
        <w:rPr>
          <w:rFonts w:cs="Times New Roman"/>
        </w:rPr>
      </w:pPr>
      <w:r>
        <w:rPr>
          <w:rFonts w:cs="Times New Roman"/>
        </w:rPr>
        <w:t>测试</w:t>
      </w:r>
      <w:r>
        <w:rPr>
          <w:rFonts w:cs="Times New Roman" w:hint="eastAsia"/>
        </w:rPr>
        <w:t>订单支付</w:t>
      </w:r>
      <w:r>
        <w:rPr>
          <w:rFonts w:cs="Times New Roman"/>
        </w:rPr>
        <w:t>如图</w:t>
      </w:r>
      <w:r>
        <w:rPr>
          <w:rFonts w:cs="Times New Roman"/>
        </w:rPr>
        <w:t>6.5</w:t>
      </w:r>
      <w:r>
        <w:rPr>
          <w:rFonts w:cs="Times New Roman" w:hint="eastAsia"/>
        </w:rPr>
        <w:t>、</w:t>
      </w:r>
      <w:r>
        <w:rPr>
          <w:rFonts w:cs="Times New Roman"/>
        </w:rPr>
        <w:t>图</w:t>
      </w:r>
      <w:r>
        <w:rPr>
          <w:rFonts w:cs="Times New Roman"/>
        </w:rPr>
        <w:t>6.</w:t>
      </w:r>
      <w:r>
        <w:rPr>
          <w:rFonts w:cs="Times New Roman" w:hint="eastAsia"/>
        </w:rPr>
        <w:t>6</w:t>
      </w:r>
      <w:r>
        <w:rPr>
          <w:rFonts w:cs="Times New Roman"/>
        </w:rPr>
        <w:t>所示，测试成功界面如图</w:t>
      </w:r>
      <w:r>
        <w:rPr>
          <w:rFonts w:cs="Times New Roman"/>
        </w:rPr>
        <w:t>6.</w:t>
      </w:r>
      <w:r>
        <w:rPr>
          <w:rFonts w:cs="Times New Roman" w:hint="eastAsia"/>
        </w:rPr>
        <w:t>7</w:t>
      </w:r>
      <w:r>
        <w:rPr>
          <w:rFonts w:cs="Times New Roman"/>
        </w:rPr>
        <w:t>所示。</w:t>
      </w:r>
    </w:p>
    <w:p w14:paraId="38FCC4D4" w14:textId="77777777" w:rsidR="00A27FAC" w:rsidRDefault="00000000">
      <w:pPr>
        <w:pStyle w:val="05"/>
      </w:pPr>
      <w:r>
        <w:rPr>
          <w:noProof/>
        </w:rPr>
        <w:drawing>
          <wp:inline distT="0" distB="0" distL="0" distR="0" wp14:anchorId="2AC1713F" wp14:editId="5A2257F3">
            <wp:extent cx="1822450" cy="2831465"/>
            <wp:effectExtent l="0" t="0" r="6350" b="6985"/>
            <wp:docPr id="212598494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84945" name="图片 1" descr="图形用户界面, 应用程序&#10;&#10;AI 生成的内容可能不正确。"/>
                    <pic:cNvPicPr>
                      <a:picLocks noChangeAspect="1"/>
                    </pic:cNvPicPr>
                  </pic:nvPicPr>
                  <pic:blipFill>
                    <a:blip r:embed="rId144"/>
                    <a:stretch>
                      <a:fillRect/>
                    </a:stretch>
                  </pic:blipFill>
                  <pic:spPr>
                    <a:xfrm>
                      <a:off x="0" y="0"/>
                      <a:ext cx="1830583" cy="2843246"/>
                    </a:xfrm>
                    <a:prstGeom prst="rect">
                      <a:avLst/>
                    </a:prstGeom>
                  </pic:spPr>
                </pic:pic>
              </a:graphicData>
            </a:graphic>
          </wp:inline>
        </w:drawing>
      </w:r>
    </w:p>
    <w:p w14:paraId="2DA5C999" w14:textId="77777777" w:rsidR="00A27FAC" w:rsidRDefault="00000000">
      <w:pPr>
        <w:pStyle w:val="05"/>
      </w:pPr>
      <w:r>
        <w:t>图</w:t>
      </w:r>
      <w:r>
        <w:t>6.5</w:t>
      </w:r>
      <w:r>
        <w:rPr>
          <w:rFonts w:hint="eastAsia"/>
        </w:rPr>
        <w:t>订单支付</w:t>
      </w:r>
      <w:r>
        <w:t>测试图</w:t>
      </w:r>
    </w:p>
    <w:p w14:paraId="6AD0DC08" w14:textId="77777777" w:rsidR="00A27FAC" w:rsidRDefault="00000000">
      <w:pPr>
        <w:pStyle w:val="05"/>
      </w:pPr>
      <w:r>
        <w:rPr>
          <w:noProof/>
        </w:rPr>
        <w:drawing>
          <wp:inline distT="0" distB="0" distL="0" distR="0" wp14:anchorId="7294EBDA" wp14:editId="5628FD95">
            <wp:extent cx="1586865" cy="2188845"/>
            <wp:effectExtent l="0" t="0" r="0" b="1905"/>
            <wp:docPr id="71124914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49144" name="图片 1" descr="图形用户界面, 应用程序&#10;&#10;AI 生成的内容可能不正确。"/>
                    <pic:cNvPicPr>
                      <a:picLocks noChangeAspect="1"/>
                    </pic:cNvPicPr>
                  </pic:nvPicPr>
                  <pic:blipFill>
                    <a:blip r:embed="rId145"/>
                    <a:stretch>
                      <a:fillRect/>
                    </a:stretch>
                  </pic:blipFill>
                  <pic:spPr>
                    <a:xfrm>
                      <a:off x="0" y="0"/>
                      <a:ext cx="1591618" cy="2195018"/>
                    </a:xfrm>
                    <a:prstGeom prst="rect">
                      <a:avLst/>
                    </a:prstGeom>
                  </pic:spPr>
                </pic:pic>
              </a:graphicData>
            </a:graphic>
          </wp:inline>
        </w:drawing>
      </w:r>
    </w:p>
    <w:p w14:paraId="7D3A879D" w14:textId="77777777" w:rsidR="00A27FAC" w:rsidRDefault="00000000">
      <w:pPr>
        <w:pStyle w:val="05"/>
      </w:pPr>
      <w:r>
        <w:t>图</w:t>
      </w:r>
      <w:r>
        <w:t>6.</w:t>
      </w:r>
      <w:r>
        <w:rPr>
          <w:rFonts w:hint="eastAsia"/>
        </w:rPr>
        <w:t>6</w:t>
      </w:r>
      <w:r>
        <w:rPr>
          <w:rFonts w:hint="eastAsia"/>
        </w:rPr>
        <w:t>订单支付</w:t>
      </w:r>
      <w:r>
        <w:t>测试图</w:t>
      </w:r>
    </w:p>
    <w:p w14:paraId="75D165C7" w14:textId="77777777" w:rsidR="00A27FAC" w:rsidRDefault="00A27FAC">
      <w:pPr>
        <w:pStyle w:val="05"/>
      </w:pPr>
    </w:p>
    <w:p w14:paraId="02DEA336" w14:textId="77777777" w:rsidR="00A27FAC" w:rsidRDefault="00000000">
      <w:pPr>
        <w:pStyle w:val="05"/>
      </w:pPr>
      <w:r>
        <w:rPr>
          <w:noProof/>
        </w:rPr>
        <w:lastRenderedPageBreak/>
        <w:drawing>
          <wp:inline distT="0" distB="0" distL="0" distR="0" wp14:anchorId="7D9532D6" wp14:editId="5FCC49A8">
            <wp:extent cx="1799590" cy="2482215"/>
            <wp:effectExtent l="0" t="0" r="0" b="0"/>
            <wp:docPr id="1593786873"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86873" name="图片 1" descr="图形用户界面, 文本, 应用程序, 聊天或短信&#10;&#10;AI 生成的内容可能不正确。"/>
                    <pic:cNvPicPr>
                      <a:picLocks noChangeAspect="1"/>
                    </pic:cNvPicPr>
                  </pic:nvPicPr>
                  <pic:blipFill>
                    <a:blip r:embed="rId146"/>
                    <a:stretch>
                      <a:fillRect/>
                    </a:stretch>
                  </pic:blipFill>
                  <pic:spPr>
                    <a:xfrm>
                      <a:off x="0" y="0"/>
                      <a:ext cx="1802734" cy="2486169"/>
                    </a:xfrm>
                    <a:prstGeom prst="rect">
                      <a:avLst/>
                    </a:prstGeom>
                  </pic:spPr>
                </pic:pic>
              </a:graphicData>
            </a:graphic>
          </wp:inline>
        </w:drawing>
      </w:r>
    </w:p>
    <w:p w14:paraId="7D53D3AA" w14:textId="77777777" w:rsidR="00A27FAC" w:rsidRDefault="00000000">
      <w:pPr>
        <w:pStyle w:val="05"/>
      </w:pPr>
      <w:r>
        <w:t>图</w:t>
      </w:r>
      <w:r>
        <w:t>6.</w:t>
      </w:r>
      <w:r>
        <w:rPr>
          <w:rFonts w:hint="eastAsia"/>
        </w:rPr>
        <w:t>7</w:t>
      </w:r>
      <w:r>
        <w:t>测试成功图</w:t>
      </w:r>
      <w:r>
        <w:tab/>
      </w:r>
    </w:p>
    <w:p w14:paraId="0BF8E26E" w14:textId="77777777" w:rsidR="00A27FAC" w:rsidRDefault="00000000">
      <w:pPr>
        <w:pStyle w:val="000"/>
        <w:ind w:firstLine="480"/>
        <w:rPr>
          <w:rFonts w:cs="Times New Roman"/>
        </w:rPr>
      </w:pPr>
      <w:r>
        <w:rPr>
          <w:rFonts w:cs="Times New Roman" w:hint="eastAsia"/>
        </w:rPr>
        <w:t>经测试，订单支付功能符合需求且无异常，整个支付管理模块测试符合预期</w:t>
      </w:r>
      <w:r>
        <w:rPr>
          <w:rFonts w:cs="Times New Roman"/>
        </w:rPr>
        <w:t>。</w:t>
      </w:r>
    </w:p>
    <w:p w14:paraId="66133BF3" w14:textId="77777777" w:rsidR="00A27FAC" w:rsidRDefault="00000000">
      <w:pPr>
        <w:pStyle w:val="03"/>
        <w:rPr>
          <w:rFonts w:ascii="Times New Roman" w:hAnsi="Times New Roman" w:cs="Times New Roman"/>
        </w:rPr>
      </w:pPr>
      <w:bookmarkStart w:id="326" w:name="_Toc195901997"/>
      <w:r>
        <w:rPr>
          <w:rFonts w:ascii="Times New Roman" w:hAnsi="Times New Roman" w:cs="Times New Roman"/>
        </w:rPr>
        <w:t>6.2.</w:t>
      </w:r>
      <w:r>
        <w:rPr>
          <w:rFonts w:ascii="Times New Roman" w:hAnsi="Times New Roman" w:cs="Times New Roman" w:hint="eastAsia"/>
        </w:rPr>
        <w:t>4</w:t>
      </w:r>
      <w:r>
        <w:rPr>
          <w:rFonts w:ascii="Times New Roman" w:hAnsi="Times New Roman" w:cs="Times New Roman" w:hint="eastAsia"/>
        </w:rPr>
        <w:t>地址管理</w:t>
      </w:r>
      <w:bookmarkEnd w:id="326"/>
    </w:p>
    <w:p w14:paraId="0AEFB6A4" w14:textId="77777777" w:rsidR="00A27FAC" w:rsidRDefault="00000000">
      <w:pPr>
        <w:pStyle w:val="000"/>
        <w:ind w:firstLine="480"/>
        <w:rPr>
          <w:rFonts w:cs="Times New Roman"/>
        </w:rPr>
      </w:pPr>
      <w:r>
        <w:rPr>
          <w:rFonts w:cs="Times New Roman" w:hint="eastAsia"/>
        </w:rPr>
        <w:t>地址管理包含对地址的新增、修改、删除以及设置默认地址等功能进行管理。以添加收货地址为例进行测试，</w:t>
      </w:r>
      <w:r>
        <w:rPr>
          <w:rFonts w:cs="Times New Roman"/>
        </w:rPr>
        <w:t>测试用例表如表</w:t>
      </w:r>
      <w:r>
        <w:rPr>
          <w:rFonts w:cs="Times New Roman"/>
        </w:rPr>
        <w:t>6.</w:t>
      </w:r>
      <w:r>
        <w:rPr>
          <w:rFonts w:cs="Times New Roman" w:hint="eastAsia"/>
        </w:rPr>
        <w:t>4</w:t>
      </w:r>
      <w:r>
        <w:rPr>
          <w:rFonts w:cs="Times New Roman"/>
        </w:rPr>
        <w:t>所示。</w:t>
      </w:r>
    </w:p>
    <w:p w14:paraId="293E717E" w14:textId="77777777" w:rsidR="00A27FAC" w:rsidRDefault="00000000">
      <w:pPr>
        <w:pStyle w:val="04"/>
      </w:pPr>
      <w:r>
        <w:t>表</w:t>
      </w:r>
      <w:r>
        <w:t>6.</w:t>
      </w:r>
      <w:r>
        <w:rPr>
          <w:rFonts w:hint="eastAsia"/>
        </w:rPr>
        <w:t>4</w:t>
      </w:r>
      <w:r>
        <w:rPr>
          <w:rFonts w:hint="eastAsia"/>
        </w:rPr>
        <w:t>新增地址</w:t>
      </w:r>
      <w:r>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A27FAC" w14:paraId="795E2688" w14:textId="77777777">
        <w:trPr>
          <w:trHeight w:val="442"/>
        </w:trPr>
        <w:tc>
          <w:tcPr>
            <w:tcW w:w="1739" w:type="dxa"/>
            <w:vAlign w:val="center"/>
          </w:tcPr>
          <w:p w14:paraId="5B94C64A" w14:textId="77777777" w:rsidR="00A27FAC" w:rsidRDefault="00000000">
            <w:pPr>
              <w:ind w:firstLineChars="67" w:firstLine="141"/>
              <w:jc w:val="center"/>
              <w:rPr>
                <w:szCs w:val="21"/>
              </w:rPr>
            </w:pPr>
            <w:r>
              <w:rPr>
                <w:szCs w:val="21"/>
              </w:rPr>
              <w:t>测试用例</w:t>
            </w:r>
          </w:p>
        </w:tc>
        <w:tc>
          <w:tcPr>
            <w:tcW w:w="6713" w:type="dxa"/>
            <w:gridSpan w:val="3"/>
            <w:vAlign w:val="center"/>
          </w:tcPr>
          <w:p w14:paraId="7587E4B7" w14:textId="77777777" w:rsidR="00A27FAC" w:rsidRDefault="00000000">
            <w:pPr>
              <w:rPr>
                <w:szCs w:val="21"/>
              </w:rPr>
            </w:pPr>
            <w:proofErr w:type="spellStart"/>
            <w:r>
              <w:rPr>
                <w:rFonts w:hint="eastAsia"/>
                <w:szCs w:val="21"/>
              </w:rPr>
              <w:t>AddAddress</w:t>
            </w:r>
            <w:r>
              <w:rPr>
                <w:szCs w:val="21"/>
              </w:rPr>
              <w:t>Test</w:t>
            </w:r>
            <w:proofErr w:type="spellEnd"/>
          </w:p>
        </w:tc>
      </w:tr>
      <w:tr w:rsidR="00A27FAC" w14:paraId="395093E8" w14:textId="77777777">
        <w:trPr>
          <w:trHeight w:val="442"/>
        </w:trPr>
        <w:tc>
          <w:tcPr>
            <w:tcW w:w="1739" w:type="dxa"/>
            <w:vAlign w:val="center"/>
          </w:tcPr>
          <w:p w14:paraId="2BF91888" w14:textId="77777777" w:rsidR="00A27FAC" w:rsidRDefault="00000000">
            <w:pPr>
              <w:ind w:firstLineChars="67" w:firstLine="141"/>
              <w:jc w:val="center"/>
              <w:rPr>
                <w:szCs w:val="21"/>
              </w:rPr>
            </w:pPr>
            <w:r>
              <w:rPr>
                <w:szCs w:val="21"/>
              </w:rPr>
              <w:t>测试用例名称</w:t>
            </w:r>
          </w:p>
        </w:tc>
        <w:tc>
          <w:tcPr>
            <w:tcW w:w="6713" w:type="dxa"/>
            <w:gridSpan w:val="3"/>
            <w:vAlign w:val="center"/>
          </w:tcPr>
          <w:p w14:paraId="0E2EED41" w14:textId="77777777" w:rsidR="00A27FAC" w:rsidRDefault="00000000">
            <w:pPr>
              <w:rPr>
                <w:szCs w:val="21"/>
              </w:rPr>
            </w:pPr>
            <w:r>
              <w:rPr>
                <w:rFonts w:hint="eastAsia"/>
                <w:szCs w:val="21"/>
              </w:rPr>
              <w:t>新增地址</w:t>
            </w:r>
            <w:r>
              <w:rPr>
                <w:szCs w:val="21"/>
              </w:rPr>
              <w:t>功能测试</w:t>
            </w:r>
          </w:p>
        </w:tc>
      </w:tr>
      <w:tr w:rsidR="00A27FAC" w14:paraId="514AED31" w14:textId="77777777">
        <w:trPr>
          <w:trHeight w:val="442"/>
        </w:trPr>
        <w:tc>
          <w:tcPr>
            <w:tcW w:w="1739" w:type="dxa"/>
            <w:vAlign w:val="center"/>
          </w:tcPr>
          <w:p w14:paraId="6346F515" w14:textId="77777777" w:rsidR="00A27FAC" w:rsidRDefault="00000000">
            <w:pPr>
              <w:ind w:firstLineChars="67" w:firstLine="141"/>
              <w:jc w:val="center"/>
              <w:rPr>
                <w:szCs w:val="21"/>
              </w:rPr>
            </w:pPr>
            <w:r>
              <w:rPr>
                <w:szCs w:val="21"/>
              </w:rPr>
              <w:t>功能模块</w:t>
            </w:r>
          </w:p>
        </w:tc>
        <w:tc>
          <w:tcPr>
            <w:tcW w:w="2451" w:type="dxa"/>
            <w:vAlign w:val="center"/>
          </w:tcPr>
          <w:p w14:paraId="3435239C" w14:textId="77777777" w:rsidR="00A27FAC" w:rsidRDefault="00000000">
            <w:pPr>
              <w:rPr>
                <w:szCs w:val="21"/>
              </w:rPr>
            </w:pPr>
            <w:r>
              <w:rPr>
                <w:rFonts w:hint="eastAsia"/>
                <w:szCs w:val="21"/>
              </w:rPr>
              <w:t>地址</w:t>
            </w:r>
            <w:r>
              <w:rPr>
                <w:szCs w:val="21"/>
              </w:rPr>
              <w:t>管理模块</w:t>
            </w:r>
          </w:p>
        </w:tc>
        <w:tc>
          <w:tcPr>
            <w:tcW w:w="2131" w:type="dxa"/>
            <w:vAlign w:val="center"/>
          </w:tcPr>
          <w:p w14:paraId="75A3F09C" w14:textId="77777777" w:rsidR="00A27FAC" w:rsidRDefault="00000000">
            <w:pPr>
              <w:rPr>
                <w:szCs w:val="21"/>
              </w:rPr>
            </w:pPr>
            <w:r>
              <w:rPr>
                <w:szCs w:val="21"/>
              </w:rPr>
              <w:t>测试平台</w:t>
            </w:r>
          </w:p>
        </w:tc>
        <w:tc>
          <w:tcPr>
            <w:tcW w:w="2131" w:type="dxa"/>
            <w:vAlign w:val="center"/>
          </w:tcPr>
          <w:p w14:paraId="2D5281D1" w14:textId="77777777" w:rsidR="00A27FAC" w:rsidRDefault="00000000">
            <w:pPr>
              <w:rPr>
                <w:szCs w:val="21"/>
              </w:rPr>
            </w:pPr>
            <w:r>
              <w:rPr>
                <w:szCs w:val="21"/>
              </w:rPr>
              <w:t>所有</w:t>
            </w:r>
          </w:p>
        </w:tc>
      </w:tr>
      <w:tr w:rsidR="00A27FAC" w14:paraId="37563CD0" w14:textId="77777777">
        <w:trPr>
          <w:trHeight w:val="442"/>
        </w:trPr>
        <w:tc>
          <w:tcPr>
            <w:tcW w:w="1739" w:type="dxa"/>
            <w:vAlign w:val="center"/>
          </w:tcPr>
          <w:p w14:paraId="427A4878" w14:textId="77777777" w:rsidR="00A27FAC" w:rsidRDefault="00000000">
            <w:pPr>
              <w:ind w:firstLineChars="67" w:firstLine="141"/>
              <w:jc w:val="center"/>
              <w:rPr>
                <w:szCs w:val="21"/>
              </w:rPr>
            </w:pPr>
            <w:r>
              <w:rPr>
                <w:szCs w:val="21"/>
              </w:rPr>
              <w:t>测试功能点</w:t>
            </w:r>
          </w:p>
        </w:tc>
        <w:tc>
          <w:tcPr>
            <w:tcW w:w="6713" w:type="dxa"/>
            <w:gridSpan w:val="3"/>
            <w:vAlign w:val="center"/>
          </w:tcPr>
          <w:p w14:paraId="683AEB00" w14:textId="77777777" w:rsidR="00A27FAC" w:rsidRDefault="00000000">
            <w:pPr>
              <w:rPr>
                <w:szCs w:val="21"/>
              </w:rPr>
            </w:pPr>
            <w:r>
              <w:rPr>
                <w:rFonts w:hint="eastAsia"/>
                <w:szCs w:val="21"/>
              </w:rPr>
              <w:t>新增地址</w:t>
            </w:r>
          </w:p>
        </w:tc>
      </w:tr>
      <w:tr w:rsidR="00A27FAC" w14:paraId="6345EA8C" w14:textId="77777777">
        <w:trPr>
          <w:trHeight w:val="442"/>
        </w:trPr>
        <w:tc>
          <w:tcPr>
            <w:tcW w:w="1739" w:type="dxa"/>
            <w:vAlign w:val="center"/>
          </w:tcPr>
          <w:p w14:paraId="0267BAED" w14:textId="77777777" w:rsidR="00A27FAC" w:rsidRDefault="00000000">
            <w:pPr>
              <w:ind w:firstLineChars="67" w:firstLine="141"/>
              <w:jc w:val="center"/>
              <w:rPr>
                <w:szCs w:val="21"/>
              </w:rPr>
            </w:pPr>
            <w:r>
              <w:rPr>
                <w:szCs w:val="21"/>
              </w:rPr>
              <w:t>测试目的</w:t>
            </w:r>
          </w:p>
        </w:tc>
        <w:tc>
          <w:tcPr>
            <w:tcW w:w="6713" w:type="dxa"/>
            <w:gridSpan w:val="3"/>
            <w:vAlign w:val="center"/>
          </w:tcPr>
          <w:p w14:paraId="607AD4E3" w14:textId="77777777" w:rsidR="00A27FAC" w:rsidRDefault="00000000">
            <w:pPr>
              <w:rPr>
                <w:szCs w:val="21"/>
              </w:rPr>
            </w:pPr>
            <w:r>
              <w:rPr>
                <w:szCs w:val="21"/>
              </w:rPr>
              <w:t>验证用户能够</w:t>
            </w:r>
            <w:r>
              <w:rPr>
                <w:rFonts w:hint="eastAsia"/>
                <w:szCs w:val="21"/>
              </w:rPr>
              <w:t>新增地址信息</w:t>
            </w:r>
          </w:p>
        </w:tc>
      </w:tr>
      <w:tr w:rsidR="00A27FAC" w14:paraId="36DD09DD" w14:textId="77777777">
        <w:trPr>
          <w:trHeight w:val="442"/>
        </w:trPr>
        <w:tc>
          <w:tcPr>
            <w:tcW w:w="1739" w:type="dxa"/>
            <w:vAlign w:val="center"/>
          </w:tcPr>
          <w:p w14:paraId="0C43E4CA" w14:textId="77777777" w:rsidR="00A27FAC" w:rsidRDefault="00000000">
            <w:pPr>
              <w:ind w:firstLineChars="67" w:firstLine="141"/>
              <w:jc w:val="center"/>
              <w:rPr>
                <w:szCs w:val="21"/>
              </w:rPr>
            </w:pPr>
            <w:r>
              <w:rPr>
                <w:szCs w:val="21"/>
              </w:rPr>
              <w:t>预置条件</w:t>
            </w:r>
          </w:p>
        </w:tc>
        <w:tc>
          <w:tcPr>
            <w:tcW w:w="6713" w:type="dxa"/>
            <w:gridSpan w:val="3"/>
            <w:vAlign w:val="center"/>
          </w:tcPr>
          <w:p w14:paraId="23ACCA63" w14:textId="77777777" w:rsidR="00A27FAC" w:rsidRDefault="00000000">
            <w:pPr>
              <w:rPr>
                <w:szCs w:val="21"/>
              </w:rPr>
            </w:pPr>
            <w:r>
              <w:rPr>
                <w:szCs w:val="21"/>
              </w:rPr>
              <w:t>用户已登录系统并且进入</w:t>
            </w:r>
            <w:r>
              <w:rPr>
                <w:rFonts w:hint="eastAsia"/>
                <w:szCs w:val="21"/>
              </w:rPr>
              <w:t>地址管理页面</w:t>
            </w:r>
          </w:p>
        </w:tc>
      </w:tr>
      <w:tr w:rsidR="00A27FAC" w14:paraId="174F94FE" w14:textId="77777777">
        <w:trPr>
          <w:trHeight w:val="442"/>
        </w:trPr>
        <w:tc>
          <w:tcPr>
            <w:tcW w:w="1739" w:type="dxa"/>
            <w:vAlign w:val="center"/>
          </w:tcPr>
          <w:p w14:paraId="58D02B37" w14:textId="77777777" w:rsidR="00A27FAC" w:rsidRDefault="00000000">
            <w:pPr>
              <w:ind w:firstLineChars="67" w:firstLine="141"/>
              <w:jc w:val="center"/>
              <w:rPr>
                <w:szCs w:val="21"/>
              </w:rPr>
            </w:pPr>
            <w:r>
              <w:rPr>
                <w:szCs w:val="21"/>
              </w:rPr>
              <w:t>测试步骤</w:t>
            </w:r>
          </w:p>
        </w:tc>
        <w:tc>
          <w:tcPr>
            <w:tcW w:w="6713" w:type="dxa"/>
            <w:gridSpan w:val="3"/>
            <w:vAlign w:val="center"/>
          </w:tcPr>
          <w:p w14:paraId="4516C535" w14:textId="77777777" w:rsidR="00A27FAC" w:rsidRDefault="00000000">
            <w:pPr>
              <w:pStyle w:val="aff9"/>
              <w:numPr>
                <w:ilvl w:val="0"/>
                <w:numId w:val="9"/>
              </w:numPr>
              <w:ind w:left="0" w:firstLineChars="0" w:firstLine="0"/>
              <w:rPr>
                <w:szCs w:val="21"/>
              </w:rPr>
            </w:pPr>
            <w:r>
              <w:rPr>
                <w:szCs w:val="21"/>
              </w:rPr>
              <w:t>用户登录系统并进入</w:t>
            </w:r>
            <w:r>
              <w:rPr>
                <w:rFonts w:hint="eastAsia"/>
                <w:szCs w:val="21"/>
              </w:rPr>
              <w:t>地址管理页面</w:t>
            </w:r>
            <w:r>
              <w:rPr>
                <w:szCs w:val="21"/>
              </w:rPr>
              <w:t>。</w:t>
            </w:r>
          </w:p>
          <w:p w14:paraId="15984F22" w14:textId="77777777" w:rsidR="00A27FAC" w:rsidRDefault="00000000">
            <w:pPr>
              <w:pStyle w:val="aff9"/>
              <w:numPr>
                <w:ilvl w:val="0"/>
                <w:numId w:val="9"/>
              </w:numPr>
              <w:ind w:left="0" w:firstLineChars="0" w:firstLine="0"/>
              <w:rPr>
                <w:szCs w:val="21"/>
              </w:rPr>
            </w:pPr>
            <w:r>
              <w:rPr>
                <w:szCs w:val="21"/>
              </w:rPr>
              <w:t>用户点击</w:t>
            </w:r>
            <w:r>
              <w:rPr>
                <w:rFonts w:hint="eastAsia"/>
                <w:szCs w:val="21"/>
              </w:rPr>
              <w:t>添加收货地址</w:t>
            </w:r>
            <w:r>
              <w:rPr>
                <w:szCs w:val="21"/>
              </w:rPr>
              <w:t>。</w:t>
            </w:r>
          </w:p>
          <w:p w14:paraId="0F208CC4" w14:textId="77777777" w:rsidR="00A27FAC" w:rsidRDefault="00000000">
            <w:pPr>
              <w:pStyle w:val="aff9"/>
              <w:numPr>
                <w:ilvl w:val="0"/>
                <w:numId w:val="9"/>
              </w:numPr>
              <w:ind w:left="0" w:firstLineChars="0" w:firstLine="0"/>
              <w:rPr>
                <w:szCs w:val="21"/>
              </w:rPr>
            </w:pPr>
            <w:r>
              <w:rPr>
                <w:szCs w:val="21"/>
              </w:rPr>
              <w:t>用户</w:t>
            </w:r>
            <w:r>
              <w:rPr>
                <w:rFonts w:hint="eastAsia"/>
                <w:szCs w:val="21"/>
              </w:rPr>
              <w:t>填写联系人、手机号、收货地址等信息</w:t>
            </w:r>
            <w:r>
              <w:rPr>
                <w:szCs w:val="21"/>
              </w:rPr>
              <w:t>。</w:t>
            </w:r>
          </w:p>
          <w:p w14:paraId="6EC504A1" w14:textId="77777777" w:rsidR="00A27FAC" w:rsidRDefault="00000000">
            <w:pPr>
              <w:pStyle w:val="aff9"/>
              <w:numPr>
                <w:ilvl w:val="0"/>
                <w:numId w:val="9"/>
              </w:numPr>
              <w:ind w:left="0" w:firstLineChars="0" w:firstLine="0"/>
              <w:rPr>
                <w:szCs w:val="21"/>
              </w:rPr>
            </w:pPr>
            <w:r>
              <w:rPr>
                <w:szCs w:val="21"/>
              </w:rPr>
              <w:t>用户</w:t>
            </w:r>
            <w:r>
              <w:rPr>
                <w:rFonts w:hint="eastAsia"/>
                <w:szCs w:val="21"/>
              </w:rPr>
              <w:t>点击保存地址</w:t>
            </w:r>
            <w:r>
              <w:rPr>
                <w:szCs w:val="21"/>
              </w:rPr>
              <w:t>。</w:t>
            </w:r>
          </w:p>
        </w:tc>
      </w:tr>
      <w:tr w:rsidR="00A27FAC" w14:paraId="4C4015C2" w14:textId="77777777">
        <w:trPr>
          <w:trHeight w:val="442"/>
        </w:trPr>
        <w:tc>
          <w:tcPr>
            <w:tcW w:w="1739" w:type="dxa"/>
            <w:vAlign w:val="center"/>
          </w:tcPr>
          <w:p w14:paraId="63139B87" w14:textId="77777777" w:rsidR="00A27FAC" w:rsidRDefault="00000000">
            <w:pPr>
              <w:ind w:firstLineChars="67" w:firstLine="141"/>
              <w:jc w:val="center"/>
              <w:rPr>
                <w:szCs w:val="21"/>
              </w:rPr>
            </w:pPr>
            <w:r>
              <w:rPr>
                <w:szCs w:val="21"/>
              </w:rPr>
              <w:t>预期效果</w:t>
            </w:r>
          </w:p>
        </w:tc>
        <w:tc>
          <w:tcPr>
            <w:tcW w:w="6713" w:type="dxa"/>
            <w:gridSpan w:val="3"/>
            <w:vAlign w:val="center"/>
          </w:tcPr>
          <w:p w14:paraId="02428049" w14:textId="77777777" w:rsidR="00A27FAC" w:rsidRDefault="00000000">
            <w:pPr>
              <w:rPr>
                <w:szCs w:val="21"/>
              </w:rPr>
            </w:pPr>
            <w:r>
              <w:rPr>
                <w:szCs w:val="21"/>
              </w:rPr>
              <w:t>用户</w:t>
            </w:r>
            <w:r>
              <w:rPr>
                <w:rFonts w:hint="eastAsia"/>
                <w:szCs w:val="21"/>
              </w:rPr>
              <w:t>添加地址成功</w:t>
            </w:r>
            <w:r>
              <w:rPr>
                <w:szCs w:val="21"/>
              </w:rPr>
              <w:t>，未满足条件的操作被正确拒绝。</w:t>
            </w:r>
          </w:p>
        </w:tc>
      </w:tr>
      <w:tr w:rsidR="00A27FAC" w14:paraId="1F89195B" w14:textId="77777777">
        <w:trPr>
          <w:trHeight w:val="442"/>
        </w:trPr>
        <w:tc>
          <w:tcPr>
            <w:tcW w:w="1739" w:type="dxa"/>
            <w:vAlign w:val="center"/>
          </w:tcPr>
          <w:p w14:paraId="518F97E2" w14:textId="77777777" w:rsidR="00A27FAC" w:rsidRDefault="00000000">
            <w:pPr>
              <w:ind w:firstLineChars="67" w:firstLine="141"/>
              <w:jc w:val="center"/>
              <w:rPr>
                <w:szCs w:val="21"/>
              </w:rPr>
            </w:pPr>
            <w:r>
              <w:rPr>
                <w:szCs w:val="21"/>
              </w:rPr>
              <w:t>实际效果</w:t>
            </w:r>
          </w:p>
        </w:tc>
        <w:tc>
          <w:tcPr>
            <w:tcW w:w="6713" w:type="dxa"/>
            <w:gridSpan w:val="3"/>
            <w:vAlign w:val="center"/>
          </w:tcPr>
          <w:p w14:paraId="0CC292DE" w14:textId="77777777" w:rsidR="00A27FAC" w:rsidRDefault="00000000">
            <w:pPr>
              <w:rPr>
                <w:szCs w:val="21"/>
              </w:rPr>
            </w:pPr>
            <w:r>
              <w:rPr>
                <w:szCs w:val="21"/>
              </w:rPr>
              <w:t>与预期效果一致</w:t>
            </w:r>
          </w:p>
        </w:tc>
      </w:tr>
      <w:tr w:rsidR="00A27FAC" w14:paraId="3C4C6515" w14:textId="77777777">
        <w:trPr>
          <w:trHeight w:val="60"/>
        </w:trPr>
        <w:tc>
          <w:tcPr>
            <w:tcW w:w="1739" w:type="dxa"/>
            <w:vAlign w:val="center"/>
          </w:tcPr>
          <w:p w14:paraId="699E6F34" w14:textId="77777777" w:rsidR="00A27FAC" w:rsidRDefault="00000000">
            <w:pPr>
              <w:ind w:firstLineChars="67" w:firstLine="141"/>
              <w:jc w:val="center"/>
              <w:rPr>
                <w:szCs w:val="21"/>
              </w:rPr>
            </w:pPr>
            <w:r>
              <w:rPr>
                <w:szCs w:val="21"/>
              </w:rPr>
              <w:t>结论</w:t>
            </w:r>
          </w:p>
        </w:tc>
        <w:tc>
          <w:tcPr>
            <w:tcW w:w="6713" w:type="dxa"/>
            <w:gridSpan w:val="3"/>
            <w:vAlign w:val="center"/>
          </w:tcPr>
          <w:p w14:paraId="7E1D121A" w14:textId="77777777" w:rsidR="00A27FAC" w:rsidRDefault="00000000">
            <w:pPr>
              <w:rPr>
                <w:szCs w:val="21"/>
              </w:rPr>
            </w:pPr>
            <w:r>
              <w:rPr>
                <w:szCs w:val="21"/>
              </w:rPr>
              <w:t>测试通过</w:t>
            </w:r>
          </w:p>
        </w:tc>
      </w:tr>
    </w:tbl>
    <w:p w14:paraId="59CEB75C" w14:textId="77777777" w:rsidR="00A27FAC" w:rsidRDefault="00000000">
      <w:pPr>
        <w:pStyle w:val="000"/>
        <w:ind w:firstLine="480"/>
        <w:rPr>
          <w:rFonts w:cs="Times New Roman"/>
        </w:rPr>
      </w:pPr>
      <w:r>
        <w:rPr>
          <w:rFonts w:cs="Times New Roman"/>
        </w:rPr>
        <w:t>测试</w:t>
      </w:r>
      <w:r>
        <w:rPr>
          <w:rFonts w:cs="Times New Roman" w:hint="eastAsia"/>
        </w:rPr>
        <w:t>新增地址</w:t>
      </w:r>
      <w:r>
        <w:rPr>
          <w:rFonts w:cs="Times New Roman"/>
        </w:rPr>
        <w:t>界面如图</w:t>
      </w:r>
      <w:r>
        <w:rPr>
          <w:rFonts w:cs="Times New Roman"/>
        </w:rPr>
        <w:t>6.</w:t>
      </w:r>
      <w:r>
        <w:rPr>
          <w:rFonts w:cs="Times New Roman" w:hint="eastAsia"/>
        </w:rPr>
        <w:t>8</w:t>
      </w:r>
      <w:r>
        <w:rPr>
          <w:rFonts w:cs="Times New Roman" w:hint="eastAsia"/>
        </w:rPr>
        <w:t>、</w:t>
      </w:r>
      <w:r>
        <w:rPr>
          <w:rFonts w:cs="Times New Roman"/>
        </w:rPr>
        <w:t>图</w:t>
      </w:r>
      <w:r>
        <w:rPr>
          <w:rFonts w:cs="Times New Roman"/>
        </w:rPr>
        <w:t>6.</w:t>
      </w:r>
      <w:r>
        <w:rPr>
          <w:rFonts w:cs="Times New Roman" w:hint="eastAsia"/>
        </w:rPr>
        <w:t>9</w:t>
      </w:r>
      <w:r>
        <w:rPr>
          <w:rFonts w:cs="Times New Roman"/>
        </w:rPr>
        <w:t>所示，测试成功界面如图</w:t>
      </w:r>
      <w:r>
        <w:rPr>
          <w:rFonts w:cs="Times New Roman"/>
        </w:rPr>
        <w:t>6.</w:t>
      </w:r>
      <w:r>
        <w:rPr>
          <w:rFonts w:cs="Times New Roman" w:hint="eastAsia"/>
        </w:rPr>
        <w:t>10</w:t>
      </w:r>
      <w:r>
        <w:rPr>
          <w:rFonts w:cs="Times New Roman"/>
        </w:rPr>
        <w:t>所示。</w:t>
      </w:r>
    </w:p>
    <w:p w14:paraId="6A5D315E" w14:textId="77777777" w:rsidR="00A27FAC" w:rsidRDefault="00000000">
      <w:pPr>
        <w:pStyle w:val="05"/>
      </w:pPr>
      <w:r>
        <w:rPr>
          <w:noProof/>
        </w:rPr>
        <w:lastRenderedPageBreak/>
        <w:drawing>
          <wp:inline distT="0" distB="0" distL="0" distR="0" wp14:anchorId="3B328D12" wp14:editId="1D5AB99E">
            <wp:extent cx="1993265" cy="2915285"/>
            <wp:effectExtent l="0" t="0" r="6985" b="0"/>
            <wp:docPr id="117863959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39599" name="图片 1" descr="图形用户界面, 应用程序&#10;&#10;AI 生成的内容可能不正确。"/>
                    <pic:cNvPicPr>
                      <a:picLocks noChangeAspect="1"/>
                    </pic:cNvPicPr>
                  </pic:nvPicPr>
                  <pic:blipFill>
                    <a:blip r:embed="rId147"/>
                    <a:stretch>
                      <a:fillRect/>
                    </a:stretch>
                  </pic:blipFill>
                  <pic:spPr>
                    <a:xfrm>
                      <a:off x="0" y="0"/>
                      <a:ext cx="1998217" cy="2922710"/>
                    </a:xfrm>
                    <a:prstGeom prst="rect">
                      <a:avLst/>
                    </a:prstGeom>
                  </pic:spPr>
                </pic:pic>
              </a:graphicData>
            </a:graphic>
          </wp:inline>
        </w:drawing>
      </w:r>
    </w:p>
    <w:p w14:paraId="143BC109" w14:textId="77777777" w:rsidR="00A27FAC" w:rsidRDefault="00000000">
      <w:pPr>
        <w:pStyle w:val="05"/>
      </w:pPr>
      <w:r>
        <w:t>图</w:t>
      </w:r>
      <w:r>
        <w:t>6.</w:t>
      </w:r>
      <w:r>
        <w:rPr>
          <w:rFonts w:hint="eastAsia"/>
        </w:rPr>
        <w:t>8</w:t>
      </w:r>
      <w:r>
        <w:rPr>
          <w:rFonts w:hint="eastAsia"/>
        </w:rPr>
        <w:t>新增地址</w:t>
      </w:r>
      <w:r>
        <w:t>测试图</w:t>
      </w:r>
    </w:p>
    <w:p w14:paraId="53694099" w14:textId="77777777" w:rsidR="00A27FAC" w:rsidRDefault="00000000">
      <w:pPr>
        <w:pStyle w:val="05"/>
      </w:pPr>
      <w:r>
        <w:rPr>
          <w:noProof/>
        </w:rPr>
        <w:drawing>
          <wp:inline distT="0" distB="0" distL="0" distR="0" wp14:anchorId="3C8FA037" wp14:editId="6D023233">
            <wp:extent cx="1912620" cy="1989455"/>
            <wp:effectExtent l="0" t="0" r="0" b="0"/>
            <wp:docPr id="1295090389" name="图片 1" descr="图形用户界面, 文本,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90389" name="图片 1" descr="图形用户界面, 文本, 应用程序, 网站&#10;&#10;AI 生成的内容可能不正确。"/>
                    <pic:cNvPicPr>
                      <a:picLocks noChangeAspect="1"/>
                    </pic:cNvPicPr>
                  </pic:nvPicPr>
                  <pic:blipFill>
                    <a:blip r:embed="rId148"/>
                    <a:stretch>
                      <a:fillRect/>
                    </a:stretch>
                  </pic:blipFill>
                  <pic:spPr>
                    <a:xfrm>
                      <a:off x="0" y="0"/>
                      <a:ext cx="1919517" cy="1996436"/>
                    </a:xfrm>
                    <a:prstGeom prst="rect">
                      <a:avLst/>
                    </a:prstGeom>
                  </pic:spPr>
                </pic:pic>
              </a:graphicData>
            </a:graphic>
          </wp:inline>
        </w:drawing>
      </w:r>
    </w:p>
    <w:p w14:paraId="07E00E9E" w14:textId="77777777" w:rsidR="00A27FAC" w:rsidRDefault="00000000">
      <w:pPr>
        <w:pStyle w:val="05"/>
      </w:pPr>
      <w:r>
        <w:t>图</w:t>
      </w:r>
      <w:r>
        <w:t>6.</w:t>
      </w:r>
      <w:r>
        <w:rPr>
          <w:rFonts w:hint="eastAsia"/>
        </w:rPr>
        <w:t>9</w:t>
      </w:r>
      <w:r>
        <w:rPr>
          <w:rFonts w:hint="eastAsia"/>
        </w:rPr>
        <w:t>新增地址</w:t>
      </w:r>
      <w:r>
        <w:t>测试图</w:t>
      </w:r>
    </w:p>
    <w:p w14:paraId="399D7F7E" w14:textId="77777777" w:rsidR="00A27FAC" w:rsidRDefault="00000000">
      <w:pPr>
        <w:pStyle w:val="05"/>
      </w:pPr>
      <w:r>
        <w:rPr>
          <w:noProof/>
        </w:rPr>
        <w:drawing>
          <wp:inline distT="0" distB="0" distL="0" distR="0" wp14:anchorId="084CAEAA" wp14:editId="00D56509">
            <wp:extent cx="2042160" cy="2487930"/>
            <wp:effectExtent l="0" t="0" r="0" b="7620"/>
            <wp:docPr id="190113902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39028" name="图片 1" descr="图形用户界面, 应用程序&#10;&#10;AI 生成的内容可能不正确。"/>
                    <pic:cNvPicPr>
                      <a:picLocks noChangeAspect="1"/>
                    </pic:cNvPicPr>
                  </pic:nvPicPr>
                  <pic:blipFill>
                    <a:blip r:embed="rId149"/>
                    <a:stretch>
                      <a:fillRect/>
                    </a:stretch>
                  </pic:blipFill>
                  <pic:spPr>
                    <a:xfrm>
                      <a:off x="0" y="0"/>
                      <a:ext cx="2048417" cy="2496023"/>
                    </a:xfrm>
                    <a:prstGeom prst="rect">
                      <a:avLst/>
                    </a:prstGeom>
                  </pic:spPr>
                </pic:pic>
              </a:graphicData>
            </a:graphic>
          </wp:inline>
        </w:drawing>
      </w:r>
    </w:p>
    <w:p w14:paraId="6A30D22C" w14:textId="77777777" w:rsidR="00A27FAC" w:rsidRDefault="00000000">
      <w:pPr>
        <w:pStyle w:val="05"/>
      </w:pPr>
      <w:r>
        <w:t>图</w:t>
      </w:r>
      <w:r>
        <w:t>6.</w:t>
      </w:r>
      <w:r>
        <w:rPr>
          <w:rFonts w:hint="eastAsia"/>
        </w:rPr>
        <w:t>10</w:t>
      </w:r>
      <w:r>
        <w:t>测试成功图</w:t>
      </w:r>
    </w:p>
    <w:p w14:paraId="63F49032" w14:textId="77777777" w:rsidR="00A27FAC" w:rsidRDefault="00000000">
      <w:pPr>
        <w:pStyle w:val="000"/>
        <w:ind w:firstLine="480"/>
        <w:rPr>
          <w:rFonts w:cs="Times New Roman"/>
        </w:rPr>
      </w:pPr>
      <w:r>
        <w:rPr>
          <w:rFonts w:cs="Times New Roman" w:hint="eastAsia"/>
        </w:rPr>
        <w:lastRenderedPageBreak/>
        <w:t>经测试，新增地址功能符合需求且无异常，按照相同的测试方法测试新增、修改、删除以及设置默认地址等功能，整个地址管理模块测试符合预期</w:t>
      </w:r>
      <w:r>
        <w:rPr>
          <w:rFonts w:cs="Times New Roman"/>
        </w:rPr>
        <w:t>。</w:t>
      </w:r>
    </w:p>
    <w:p w14:paraId="4D6D308B" w14:textId="77777777" w:rsidR="00A27FAC" w:rsidRDefault="00000000">
      <w:pPr>
        <w:pStyle w:val="03"/>
        <w:rPr>
          <w:rFonts w:ascii="Times New Roman" w:hAnsi="Times New Roman" w:cs="Times New Roman"/>
        </w:rPr>
      </w:pPr>
      <w:bookmarkStart w:id="327" w:name="_Toc195901998"/>
      <w:r>
        <w:rPr>
          <w:rFonts w:ascii="Times New Roman" w:hAnsi="Times New Roman" w:cs="Times New Roman"/>
        </w:rPr>
        <w:t>6.2.5</w:t>
      </w:r>
      <w:r>
        <w:rPr>
          <w:rFonts w:ascii="Times New Roman" w:hAnsi="Times New Roman" w:cs="Times New Roman" w:hint="eastAsia"/>
        </w:rPr>
        <w:t>评价管理</w:t>
      </w:r>
      <w:bookmarkEnd w:id="327"/>
    </w:p>
    <w:p w14:paraId="1B9F7157" w14:textId="77777777" w:rsidR="00A27FAC" w:rsidRDefault="00000000">
      <w:pPr>
        <w:pStyle w:val="000"/>
        <w:ind w:firstLine="480"/>
        <w:rPr>
          <w:rFonts w:cs="Times New Roman"/>
        </w:rPr>
      </w:pPr>
      <w:r>
        <w:rPr>
          <w:rFonts w:cs="Times New Roman" w:hint="eastAsia"/>
        </w:rPr>
        <w:t>评论管理包含对订单的评价、以及评价内容查看等功能进行管理。以订单评价为例进行测试，</w:t>
      </w:r>
      <w:r>
        <w:rPr>
          <w:rFonts w:cs="Times New Roman"/>
        </w:rPr>
        <w:t>测试用例表如表</w:t>
      </w:r>
      <w:r>
        <w:rPr>
          <w:rFonts w:cs="Times New Roman"/>
        </w:rPr>
        <w:t>6.</w:t>
      </w:r>
      <w:r>
        <w:rPr>
          <w:rFonts w:cs="Times New Roman" w:hint="eastAsia"/>
        </w:rPr>
        <w:t>5</w:t>
      </w:r>
      <w:r>
        <w:rPr>
          <w:rFonts w:cs="Times New Roman"/>
        </w:rPr>
        <w:t>所示。</w:t>
      </w:r>
    </w:p>
    <w:p w14:paraId="0BC0FD63" w14:textId="77777777" w:rsidR="00A27FAC" w:rsidRDefault="00000000">
      <w:pPr>
        <w:pStyle w:val="04"/>
      </w:pPr>
      <w:r>
        <w:t>表</w:t>
      </w:r>
      <w:r>
        <w:t>6.5</w:t>
      </w:r>
      <w:r>
        <w:rPr>
          <w:rFonts w:hint="eastAsia"/>
        </w:rPr>
        <w:t>订单评价</w:t>
      </w:r>
      <w:r>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A27FAC" w14:paraId="3AA7D499" w14:textId="77777777">
        <w:trPr>
          <w:trHeight w:val="442"/>
        </w:trPr>
        <w:tc>
          <w:tcPr>
            <w:tcW w:w="1739" w:type="dxa"/>
            <w:vAlign w:val="center"/>
          </w:tcPr>
          <w:p w14:paraId="05C57272" w14:textId="77777777" w:rsidR="00A27FAC" w:rsidRDefault="00000000">
            <w:pPr>
              <w:ind w:firstLineChars="67" w:firstLine="141"/>
              <w:jc w:val="center"/>
              <w:rPr>
                <w:szCs w:val="21"/>
              </w:rPr>
            </w:pPr>
            <w:r>
              <w:rPr>
                <w:szCs w:val="21"/>
              </w:rPr>
              <w:t>测试用例</w:t>
            </w:r>
          </w:p>
        </w:tc>
        <w:tc>
          <w:tcPr>
            <w:tcW w:w="6713" w:type="dxa"/>
            <w:gridSpan w:val="3"/>
            <w:vAlign w:val="center"/>
          </w:tcPr>
          <w:p w14:paraId="02C42ABA" w14:textId="77777777" w:rsidR="00A27FAC" w:rsidRDefault="00000000">
            <w:pPr>
              <w:rPr>
                <w:szCs w:val="21"/>
              </w:rPr>
            </w:pPr>
            <w:proofErr w:type="spellStart"/>
            <w:r>
              <w:rPr>
                <w:rFonts w:hint="eastAsia"/>
                <w:szCs w:val="21"/>
              </w:rPr>
              <w:t>Add</w:t>
            </w:r>
            <w:r>
              <w:rPr>
                <w:szCs w:val="21"/>
              </w:rPr>
              <w:t>EvaluationTest</w:t>
            </w:r>
            <w:proofErr w:type="spellEnd"/>
          </w:p>
        </w:tc>
      </w:tr>
      <w:tr w:rsidR="00A27FAC" w14:paraId="32725BEB" w14:textId="77777777">
        <w:trPr>
          <w:trHeight w:val="442"/>
        </w:trPr>
        <w:tc>
          <w:tcPr>
            <w:tcW w:w="1739" w:type="dxa"/>
            <w:vAlign w:val="center"/>
          </w:tcPr>
          <w:p w14:paraId="5393BFCF" w14:textId="77777777" w:rsidR="00A27FAC" w:rsidRDefault="00000000">
            <w:pPr>
              <w:ind w:firstLineChars="67" w:firstLine="141"/>
              <w:jc w:val="center"/>
              <w:rPr>
                <w:szCs w:val="21"/>
              </w:rPr>
            </w:pPr>
            <w:r>
              <w:rPr>
                <w:szCs w:val="21"/>
              </w:rPr>
              <w:t>测试用例名称</w:t>
            </w:r>
          </w:p>
        </w:tc>
        <w:tc>
          <w:tcPr>
            <w:tcW w:w="6713" w:type="dxa"/>
            <w:gridSpan w:val="3"/>
            <w:vAlign w:val="center"/>
          </w:tcPr>
          <w:p w14:paraId="66324AF4" w14:textId="77777777" w:rsidR="00A27FAC" w:rsidRDefault="00000000">
            <w:pPr>
              <w:rPr>
                <w:szCs w:val="21"/>
              </w:rPr>
            </w:pPr>
            <w:r>
              <w:rPr>
                <w:rFonts w:hint="eastAsia"/>
                <w:szCs w:val="21"/>
              </w:rPr>
              <w:t>订单评价</w:t>
            </w:r>
            <w:r>
              <w:rPr>
                <w:szCs w:val="21"/>
              </w:rPr>
              <w:t>功能测试</w:t>
            </w:r>
          </w:p>
        </w:tc>
      </w:tr>
      <w:tr w:rsidR="00A27FAC" w14:paraId="7A3AED99" w14:textId="77777777">
        <w:trPr>
          <w:trHeight w:val="442"/>
        </w:trPr>
        <w:tc>
          <w:tcPr>
            <w:tcW w:w="1739" w:type="dxa"/>
            <w:vAlign w:val="center"/>
          </w:tcPr>
          <w:p w14:paraId="683D01B6" w14:textId="77777777" w:rsidR="00A27FAC" w:rsidRDefault="00000000">
            <w:pPr>
              <w:ind w:firstLineChars="67" w:firstLine="141"/>
              <w:jc w:val="center"/>
              <w:rPr>
                <w:szCs w:val="21"/>
              </w:rPr>
            </w:pPr>
            <w:r>
              <w:rPr>
                <w:szCs w:val="21"/>
              </w:rPr>
              <w:t>功能模块</w:t>
            </w:r>
          </w:p>
        </w:tc>
        <w:tc>
          <w:tcPr>
            <w:tcW w:w="2451" w:type="dxa"/>
            <w:vAlign w:val="center"/>
          </w:tcPr>
          <w:p w14:paraId="07779DEE" w14:textId="77777777" w:rsidR="00A27FAC" w:rsidRDefault="00000000">
            <w:pPr>
              <w:rPr>
                <w:szCs w:val="21"/>
              </w:rPr>
            </w:pPr>
            <w:r>
              <w:rPr>
                <w:rFonts w:hint="eastAsia"/>
                <w:szCs w:val="21"/>
              </w:rPr>
              <w:t>评价</w:t>
            </w:r>
            <w:r>
              <w:rPr>
                <w:szCs w:val="21"/>
              </w:rPr>
              <w:t>管理模块</w:t>
            </w:r>
          </w:p>
        </w:tc>
        <w:tc>
          <w:tcPr>
            <w:tcW w:w="2131" w:type="dxa"/>
            <w:vAlign w:val="center"/>
          </w:tcPr>
          <w:p w14:paraId="12F25BC7" w14:textId="77777777" w:rsidR="00A27FAC" w:rsidRDefault="00000000">
            <w:pPr>
              <w:rPr>
                <w:szCs w:val="21"/>
              </w:rPr>
            </w:pPr>
            <w:r>
              <w:rPr>
                <w:szCs w:val="21"/>
              </w:rPr>
              <w:t>测试平台</w:t>
            </w:r>
          </w:p>
        </w:tc>
        <w:tc>
          <w:tcPr>
            <w:tcW w:w="2131" w:type="dxa"/>
            <w:vAlign w:val="center"/>
          </w:tcPr>
          <w:p w14:paraId="76B78A20" w14:textId="77777777" w:rsidR="00A27FAC" w:rsidRDefault="00000000">
            <w:pPr>
              <w:rPr>
                <w:szCs w:val="21"/>
              </w:rPr>
            </w:pPr>
            <w:r>
              <w:rPr>
                <w:szCs w:val="21"/>
              </w:rPr>
              <w:t>所有</w:t>
            </w:r>
          </w:p>
        </w:tc>
      </w:tr>
      <w:tr w:rsidR="00A27FAC" w14:paraId="2EFB7001" w14:textId="77777777">
        <w:trPr>
          <w:trHeight w:val="442"/>
        </w:trPr>
        <w:tc>
          <w:tcPr>
            <w:tcW w:w="1739" w:type="dxa"/>
            <w:vAlign w:val="center"/>
          </w:tcPr>
          <w:p w14:paraId="41BA1013" w14:textId="77777777" w:rsidR="00A27FAC" w:rsidRDefault="00000000">
            <w:pPr>
              <w:ind w:firstLineChars="67" w:firstLine="141"/>
              <w:jc w:val="center"/>
              <w:rPr>
                <w:szCs w:val="21"/>
              </w:rPr>
            </w:pPr>
            <w:r>
              <w:rPr>
                <w:szCs w:val="21"/>
              </w:rPr>
              <w:t>测试功能点</w:t>
            </w:r>
          </w:p>
        </w:tc>
        <w:tc>
          <w:tcPr>
            <w:tcW w:w="6713" w:type="dxa"/>
            <w:gridSpan w:val="3"/>
            <w:vAlign w:val="center"/>
          </w:tcPr>
          <w:p w14:paraId="1A078EBC" w14:textId="77777777" w:rsidR="00A27FAC" w:rsidRDefault="00000000">
            <w:pPr>
              <w:rPr>
                <w:szCs w:val="21"/>
              </w:rPr>
            </w:pPr>
            <w:r>
              <w:rPr>
                <w:rFonts w:hint="eastAsia"/>
                <w:szCs w:val="21"/>
              </w:rPr>
              <w:t>评价内容校验，打分校验</w:t>
            </w:r>
          </w:p>
        </w:tc>
      </w:tr>
      <w:tr w:rsidR="00A27FAC" w14:paraId="115718DC" w14:textId="77777777">
        <w:trPr>
          <w:trHeight w:val="442"/>
        </w:trPr>
        <w:tc>
          <w:tcPr>
            <w:tcW w:w="1739" w:type="dxa"/>
            <w:vAlign w:val="center"/>
          </w:tcPr>
          <w:p w14:paraId="7F04A88E" w14:textId="77777777" w:rsidR="00A27FAC" w:rsidRDefault="00000000">
            <w:pPr>
              <w:ind w:firstLineChars="67" w:firstLine="141"/>
              <w:jc w:val="center"/>
              <w:rPr>
                <w:szCs w:val="21"/>
              </w:rPr>
            </w:pPr>
            <w:r>
              <w:rPr>
                <w:szCs w:val="21"/>
              </w:rPr>
              <w:t>测试目的</w:t>
            </w:r>
          </w:p>
        </w:tc>
        <w:tc>
          <w:tcPr>
            <w:tcW w:w="6713" w:type="dxa"/>
            <w:gridSpan w:val="3"/>
            <w:vAlign w:val="center"/>
          </w:tcPr>
          <w:p w14:paraId="70C359C0" w14:textId="77777777" w:rsidR="00A27FAC" w:rsidRDefault="00000000">
            <w:pPr>
              <w:rPr>
                <w:szCs w:val="21"/>
              </w:rPr>
            </w:pPr>
            <w:r>
              <w:rPr>
                <w:szCs w:val="21"/>
              </w:rPr>
              <w:t>验证</w:t>
            </w:r>
            <w:r>
              <w:rPr>
                <w:rFonts w:hint="eastAsia"/>
                <w:szCs w:val="21"/>
              </w:rPr>
              <w:t>用户是否可以正常评价订单</w:t>
            </w:r>
          </w:p>
        </w:tc>
      </w:tr>
      <w:tr w:rsidR="00A27FAC" w14:paraId="72F90694" w14:textId="77777777">
        <w:trPr>
          <w:trHeight w:val="442"/>
        </w:trPr>
        <w:tc>
          <w:tcPr>
            <w:tcW w:w="1739" w:type="dxa"/>
            <w:vAlign w:val="center"/>
          </w:tcPr>
          <w:p w14:paraId="55615802" w14:textId="77777777" w:rsidR="00A27FAC" w:rsidRDefault="00000000">
            <w:pPr>
              <w:ind w:firstLineChars="67" w:firstLine="141"/>
              <w:jc w:val="center"/>
              <w:rPr>
                <w:szCs w:val="21"/>
              </w:rPr>
            </w:pPr>
            <w:r>
              <w:rPr>
                <w:szCs w:val="21"/>
              </w:rPr>
              <w:t>预置条件</w:t>
            </w:r>
          </w:p>
        </w:tc>
        <w:tc>
          <w:tcPr>
            <w:tcW w:w="6713" w:type="dxa"/>
            <w:gridSpan w:val="3"/>
            <w:vAlign w:val="center"/>
          </w:tcPr>
          <w:p w14:paraId="127A2563" w14:textId="77777777" w:rsidR="00A27FAC" w:rsidRDefault="00000000">
            <w:pPr>
              <w:rPr>
                <w:szCs w:val="21"/>
              </w:rPr>
            </w:pPr>
            <w:r>
              <w:rPr>
                <w:szCs w:val="21"/>
              </w:rPr>
              <w:t>管理员</w:t>
            </w:r>
            <w:r>
              <w:rPr>
                <w:rFonts w:hint="eastAsia"/>
                <w:szCs w:val="21"/>
              </w:rPr>
              <w:t>订单处于完成状态</w:t>
            </w:r>
          </w:p>
        </w:tc>
      </w:tr>
      <w:tr w:rsidR="00A27FAC" w14:paraId="23147920" w14:textId="77777777">
        <w:trPr>
          <w:trHeight w:val="442"/>
        </w:trPr>
        <w:tc>
          <w:tcPr>
            <w:tcW w:w="1739" w:type="dxa"/>
            <w:vAlign w:val="center"/>
          </w:tcPr>
          <w:p w14:paraId="567E3DC5" w14:textId="77777777" w:rsidR="00A27FAC" w:rsidRDefault="00000000">
            <w:pPr>
              <w:ind w:firstLineChars="67" w:firstLine="141"/>
              <w:jc w:val="center"/>
              <w:rPr>
                <w:szCs w:val="21"/>
              </w:rPr>
            </w:pPr>
            <w:r>
              <w:rPr>
                <w:szCs w:val="21"/>
              </w:rPr>
              <w:t>测试步骤</w:t>
            </w:r>
          </w:p>
        </w:tc>
        <w:tc>
          <w:tcPr>
            <w:tcW w:w="6713" w:type="dxa"/>
            <w:gridSpan w:val="3"/>
            <w:vAlign w:val="center"/>
          </w:tcPr>
          <w:p w14:paraId="44149EE2" w14:textId="77777777" w:rsidR="00A27FAC" w:rsidRDefault="00000000">
            <w:pPr>
              <w:pStyle w:val="aff9"/>
              <w:numPr>
                <w:ilvl w:val="0"/>
                <w:numId w:val="10"/>
              </w:numPr>
              <w:ind w:left="0" w:firstLineChars="0" w:firstLine="0"/>
              <w:rPr>
                <w:szCs w:val="21"/>
              </w:rPr>
            </w:pPr>
            <w:r>
              <w:rPr>
                <w:rFonts w:hint="eastAsia"/>
                <w:szCs w:val="21"/>
              </w:rPr>
              <w:t>用户登录点餐平台，并进入历史订单页面</w:t>
            </w:r>
            <w:r>
              <w:rPr>
                <w:szCs w:val="21"/>
              </w:rPr>
              <w:t>。</w:t>
            </w:r>
          </w:p>
          <w:p w14:paraId="662028A7" w14:textId="77777777" w:rsidR="00A27FAC" w:rsidRDefault="00000000">
            <w:pPr>
              <w:pStyle w:val="aff9"/>
              <w:numPr>
                <w:ilvl w:val="0"/>
                <w:numId w:val="10"/>
              </w:numPr>
              <w:ind w:left="0" w:firstLineChars="0" w:firstLine="0"/>
              <w:rPr>
                <w:szCs w:val="21"/>
              </w:rPr>
            </w:pPr>
            <w:r>
              <w:rPr>
                <w:rFonts w:hint="eastAsia"/>
                <w:szCs w:val="21"/>
              </w:rPr>
              <w:t>用户点击评价</w:t>
            </w:r>
            <w:r>
              <w:rPr>
                <w:szCs w:val="21"/>
              </w:rPr>
              <w:t>。</w:t>
            </w:r>
          </w:p>
          <w:p w14:paraId="7AC485BA" w14:textId="77777777" w:rsidR="00A27FAC" w:rsidRDefault="00000000">
            <w:pPr>
              <w:pStyle w:val="aff9"/>
              <w:numPr>
                <w:ilvl w:val="0"/>
                <w:numId w:val="10"/>
              </w:numPr>
              <w:ind w:left="0" w:firstLineChars="0" w:firstLine="0"/>
              <w:rPr>
                <w:szCs w:val="21"/>
              </w:rPr>
            </w:pPr>
            <w:r>
              <w:rPr>
                <w:rFonts w:ascii="宋体" w:hAnsi="宋体" w:cs="宋体" w:hint="eastAsia"/>
                <w:szCs w:val="21"/>
              </w:rPr>
              <w:t>用户填写评价内容</w:t>
            </w:r>
            <w:r>
              <w:rPr>
                <w:szCs w:val="21"/>
              </w:rPr>
              <w:t>。</w:t>
            </w:r>
          </w:p>
          <w:p w14:paraId="18161AF2" w14:textId="77777777" w:rsidR="00A27FAC" w:rsidRDefault="00000000">
            <w:pPr>
              <w:pStyle w:val="aff9"/>
              <w:numPr>
                <w:ilvl w:val="0"/>
                <w:numId w:val="10"/>
              </w:numPr>
              <w:ind w:left="0" w:firstLineChars="0" w:firstLine="0"/>
              <w:rPr>
                <w:szCs w:val="21"/>
              </w:rPr>
            </w:pPr>
            <w:r>
              <w:rPr>
                <w:szCs w:val="21"/>
              </w:rPr>
              <w:t>点击</w:t>
            </w:r>
            <w:r>
              <w:rPr>
                <w:rFonts w:hint="eastAsia"/>
                <w:szCs w:val="21"/>
              </w:rPr>
              <w:t>提交评价</w:t>
            </w:r>
            <w:r>
              <w:rPr>
                <w:szCs w:val="21"/>
              </w:rPr>
              <w:t>。</w:t>
            </w:r>
          </w:p>
        </w:tc>
      </w:tr>
      <w:tr w:rsidR="00A27FAC" w14:paraId="39EF3523" w14:textId="77777777">
        <w:trPr>
          <w:trHeight w:val="442"/>
        </w:trPr>
        <w:tc>
          <w:tcPr>
            <w:tcW w:w="1739" w:type="dxa"/>
            <w:vAlign w:val="center"/>
          </w:tcPr>
          <w:p w14:paraId="637797D7" w14:textId="77777777" w:rsidR="00A27FAC" w:rsidRDefault="00000000">
            <w:pPr>
              <w:ind w:firstLineChars="67" w:firstLine="141"/>
              <w:jc w:val="center"/>
              <w:rPr>
                <w:szCs w:val="21"/>
              </w:rPr>
            </w:pPr>
            <w:r>
              <w:rPr>
                <w:szCs w:val="21"/>
              </w:rPr>
              <w:t>预期效果</w:t>
            </w:r>
          </w:p>
        </w:tc>
        <w:tc>
          <w:tcPr>
            <w:tcW w:w="6713" w:type="dxa"/>
            <w:gridSpan w:val="3"/>
            <w:vAlign w:val="center"/>
          </w:tcPr>
          <w:p w14:paraId="7E08FD6D" w14:textId="77777777" w:rsidR="00A27FAC" w:rsidRDefault="00000000">
            <w:pPr>
              <w:rPr>
                <w:szCs w:val="21"/>
              </w:rPr>
            </w:pPr>
            <w:r>
              <w:rPr>
                <w:rFonts w:hint="eastAsia"/>
                <w:szCs w:val="21"/>
              </w:rPr>
              <w:t>评价成功</w:t>
            </w:r>
            <w:r>
              <w:rPr>
                <w:szCs w:val="21"/>
              </w:rPr>
              <w:t>。</w:t>
            </w:r>
          </w:p>
        </w:tc>
      </w:tr>
      <w:tr w:rsidR="00A27FAC" w14:paraId="72F9073A" w14:textId="77777777">
        <w:trPr>
          <w:trHeight w:val="442"/>
        </w:trPr>
        <w:tc>
          <w:tcPr>
            <w:tcW w:w="1739" w:type="dxa"/>
            <w:vAlign w:val="center"/>
          </w:tcPr>
          <w:p w14:paraId="28D640FB" w14:textId="77777777" w:rsidR="00A27FAC" w:rsidRDefault="00000000">
            <w:pPr>
              <w:ind w:firstLineChars="67" w:firstLine="141"/>
              <w:jc w:val="center"/>
              <w:rPr>
                <w:szCs w:val="21"/>
              </w:rPr>
            </w:pPr>
            <w:r>
              <w:rPr>
                <w:szCs w:val="21"/>
              </w:rPr>
              <w:t>实际效果</w:t>
            </w:r>
          </w:p>
        </w:tc>
        <w:tc>
          <w:tcPr>
            <w:tcW w:w="6713" w:type="dxa"/>
            <w:gridSpan w:val="3"/>
            <w:vAlign w:val="center"/>
          </w:tcPr>
          <w:p w14:paraId="3E8798AD" w14:textId="77777777" w:rsidR="00A27FAC" w:rsidRDefault="00000000">
            <w:pPr>
              <w:rPr>
                <w:szCs w:val="21"/>
              </w:rPr>
            </w:pPr>
            <w:r>
              <w:rPr>
                <w:szCs w:val="21"/>
              </w:rPr>
              <w:t>与预期效果一致</w:t>
            </w:r>
          </w:p>
        </w:tc>
      </w:tr>
      <w:tr w:rsidR="00A27FAC" w14:paraId="3F0F6C27" w14:textId="77777777">
        <w:trPr>
          <w:trHeight w:val="60"/>
        </w:trPr>
        <w:tc>
          <w:tcPr>
            <w:tcW w:w="1739" w:type="dxa"/>
            <w:vAlign w:val="center"/>
          </w:tcPr>
          <w:p w14:paraId="569728DD" w14:textId="77777777" w:rsidR="00A27FAC" w:rsidRDefault="00000000">
            <w:pPr>
              <w:ind w:firstLineChars="67" w:firstLine="141"/>
              <w:jc w:val="center"/>
              <w:rPr>
                <w:szCs w:val="21"/>
              </w:rPr>
            </w:pPr>
            <w:r>
              <w:rPr>
                <w:szCs w:val="21"/>
              </w:rPr>
              <w:t>结论</w:t>
            </w:r>
          </w:p>
        </w:tc>
        <w:tc>
          <w:tcPr>
            <w:tcW w:w="6713" w:type="dxa"/>
            <w:gridSpan w:val="3"/>
            <w:vAlign w:val="center"/>
          </w:tcPr>
          <w:p w14:paraId="00079C9A" w14:textId="77777777" w:rsidR="00A27FAC" w:rsidRDefault="00000000">
            <w:pPr>
              <w:rPr>
                <w:szCs w:val="21"/>
              </w:rPr>
            </w:pPr>
            <w:r>
              <w:rPr>
                <w:szCs w:val="21"/>
              </w:rPr>
              <w:t>测试通过</w:t>
            </w:r>
          </w:p>
        </w:tc>
      </w:tr>
    </w:tbl>
    <w:p w14:paraId="4C40ABCB" w14:textId="77777777" w:rsidR="00A27FAC" w:rsidRDefault="00000000">
      <w:pPr>
        <w:pStyle w:val="000"/>
        <w:ind w:firstLine="480"/>
        <w:rPr>
          <w:rFonts w:cs="Times New Roman"/>
        </w:rPr>
      </w:pPr>
      <w:r>
        <w:rPr>
          <w:rFonts w:cs="Times New Roman" w:hint="eastAsia"/>
        </w:rPr>
        <w:t>订单评价</w:t>
      </w:r>
      <w:r>
        <w:rPr>
          <w:rFonts w:cs="Times New Roman"/>
        </w:rPr>
        <w:t>界面如图</w:t>
      </w:r>
      <w:r>
        <w:rPr>
          <w:rFonts w:cs="Times New Roman"/>
        </w:rPr>
        <w:t>6.1</w:t>
      </w:r>
      <w:r>
        <w:rPr>
          <w:rFonts w:cs="Times New Roman" w:hint="eastAsia"/>
        </w:rPr>
        <w:t>1</w:t>
      </w:r>
      <w:r>
        <w:rPr>
          <w:rFonts w:cs="Times New Roman"/>
        </w:rPr>
        <w:t>所示，测试成功界面如图</w:t>
      </w:r>
      <w:r>
        <w:rPr>
          <w:rFonts w:cs="Times New Roman"/>
        </w:rPr>
        <w:t>6.1</w:t>
      </w:r>
      <w:r>
        <w:rPr>
          <w:rFonts w:cs="Times New Roman" w:hint="eastAsia"/>
        </w:rPr>
        <w:t>2</w:t>
      </w:r>
      <w:r>
        <w:rPr>
          <w:rFonts w:cs="Times New Roman"/>
        </w:rPr>
        <w:t>所示。</w:t>
      </w:r>
    </w:p>
    <w:p w14:paraId="24867F62" w14:textId="77777777" w:rsidR="00A27FAC" w:rsidRDefault="00000000">
      <w:pPr>
        <w:pStyle w:val="05"/>
      </w:pPr>
      <w:r>
        <w:rPr>
          <w:noProof/>
        </w:rPr>
        <w:drawing>
          <wp:inline distT="0" distB="0" distL="0" distR="0" wp14:anchorId="1591C35E" wp14:editId="1400B05D">
            <wp:extent cx="2240915" cy="2386330"/>
            <wp:effectExtent l="0" t="0" r="6985" b="0"/>
            <wp:docPr id="1212511286"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11286" name="图片 1" descr="图形用户界面, 应用程序, 网站&#10;&#10;AI 生成的内容可能不正确。"/>
                    <pic:cNvPicPr>
                      <a:picLocks noChangeAspect="1"/>
                    </pic:cNvPicPr>
                  </pic:nvPicPr>
                  <pic:blipFill>
                    <a:blip r:embed="rId150"/>
                    <a:stretch>
                      <a:fillRect/>
                    </a:stretch>
                  </pic:blipFill>
                  <pic:spPr>
                    <a:xfrm>
                      <a:off x="0" y="0"/>
                      <a:ext cx="2244396" cy="2389622"/>
                    </a:xfrm>
                    <a:prstGeom prst="rect">
                      <a:avLst/>
                    </a:prstGeom>
                  </pic:spPr>
                </pic:pic>
              </a:graphicData>
            </a:graphic>
          </wp:inline>
        </w:drawing>
      </w:r>
    </w:p>
    <w:p w14:paraId="47ECEBB8" w14:textId="77777777" w:rsidR="00A27FAC" w:rsidRDefault="00000000">
      <w:pPr>
        <w:pStyle w:val="05"/>
      </w:pPr>
      <w:r>
        <w:t>图</w:t>
      </w:r>
      <w:r>
        <w:t>6.1</w:t>
      </w:r>
      <w:r>
        <w:rPr>
          <w:rFonts w:hint="eastAsia"/>
        </w:rPr>
        <w:t>1</w:t>
      </w:r>
      <w:r>
        <w:t>发布教学课程界面图</w:t>
      </w:r>
    </w:p>
    <w:p w14:paraId="56E9E564" w14:textId="77777777" w:rsidR="00A27FAC" w:rsidRDefault="00000000">
      <w:pPr>
        <w:pStyle w:val="05"/>
      </w:pPr>
      <w:r>
        <w:rPr>
          <w:noProof/>
        </w:rPr>
        <w:lastRenderedPageBreak/>
        <w:drawing>
          <wp:inline distT="0" distB="0" distL="0" distR="0" wp14:anchorId="797A9C23" wp14:editId="6FC4E3AF">
            <wp:extent cx="2188845" cy="2402205"/>
            <wp:effectExtent l="0" t="0" r="1905" b="0"/>
            <wp:docPr id="1211887478"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87478" name="图片 1" descr="图形用户界面, 应用程序, 网站&#10;&#10;AI 生成的内容可能不正确。"/>
                    <pic:cNvPicPr>
                      <a:picLocks noChangeAspect="1"/>
                    </pic:cNvPicPr>
                  </pic:nvPicPr>
                  <pic:blipFill>
                    <a:blip r:embed="rId151"/>
                    <a:stretch>
                      <a:fillRect/>
                    </a:stretch>
                  </pic:blipFill>
                  <pic:spPr>
                    <a:xfrm>
                      <a:off x="0" y="0"/>
                      <a:ext cx="2193039" cy="2406786"/>
                    </a:xfrm>
                    <a:prstGeom prst="rect">
                      <a:avLst/>
                    </a:prstGeom>
                  </pic:spPr>
                </pic:pic>
              </a:graphicData>
            </a:graphic>
          </wp:inline>
        </w:drawing>
      </w:r>
    </w:p>
    <w:p w14:paraId="74F28658" w14:textId="77777777" w:rsidR="00A27FAC" w:rsidRDefault="00000000">
      <w:pPr>
        <w:pStyle w:val="05"/>
      </w:pPr>
      <w:r>
        <w:t>图</w:t>
      </w:r>
      <w:r>
        <w:t>6.1</w:t>
      </w:r>
      <w:r>
        <w:rPr>
          <w:rFonts w:hint="eastAsia"/>
        </w:rPr>
        <w:t>2</w:t>
      </w:r>
      <w:r>
        <w:t>测试成功界面图</w:t>
      </w:r>
    </w:p>
    <w:p w14:paraId="3E1EEEED" w14:textId="77777777" w:rsidR="00A27FAC" w:rsidRDefault="00000000">
      <w:pPr>
        <w:pStyle w:val="000"/>
        <w:ind w:firstLine="480"/>
        <w:rPr>
          <w:rFonts w:cs="Times New Roman"/>
        </w:rPr>
      </w:pPr>
      <w:r>
        <w:rPr>
          <w:rFonts w:cs="Times New Roman" w:hint="eastAsia"/>
        </w:rPr>
        <w:t>经测试，订单评价功能符合需求且无异常，按照相同的测试方法测试新增、以及评价内容查看等功能，整个评价管理模块测试符合预期</w:t>
      </w:r>
      <w:r>
        <w:rPr>
          <w:rFonts w:cs="Times New Roman"/>
        </w:rPr>
        <w:t>。</w:t>
      </w:r>
    </w:p>
    <w:p w14:paraId="529C3F7F" w14:textId="77777777" w:rsidR="00A27FAC" w:rsidRDefault="00000000">
      <w:pPr>
        <w:pStyle w:val="03"/>
        <w:rPr>
          <w:rFonts w:ascii="Times New Roman" w:hAnsi="Times New Roman" w:cs="Times New Roman"/>
        </w:rPr>
      </w:pPr>
      <w:bookmarkStart w:id="328" w:name="_Toc195901999"/>
      <w:r>
        <w:rPr>
          <w:rFonts w:ascii="Times New Roman" w:hAnsi="Times New Roman" w:cs="Times New Roman"/>
        </w:rPr>
        <w:t>6.2.6</w:t>
      </w:r>
      <w:r>
        <w:rPr>
          <w:rFonts w:ascii="Times New Roman" w:hAnsi="Times New Roman" w:cs="Times New Roman" w:hint="eastAsia"/>
        </w:rPr>
        <w:t>投诉管理</w:t>
      </w:r>
      <w:bookmarkEnd w:id="328"/>
    </w:p>
    <w:p w14:paraId="5C23C5F5" w14:textId="77777777" w:rsidR="00A27FAC" w:rsidRDefault="00000000">
      <w:pPr>
        <w:pStyle w:val="000"/>
        <w:ind w:firstLine="480"/>
        <w:rPr>
          <w:rFonts w:cs="Times New Roman"/>
        </w:rPr>
      </w:pPr>
      <w:r>
        <w:rPr>
          <w:rFonts w:cs="Times New Roman" w:hint="eastAsia"/>
        </w:rPr>
        <w:t>投诉管理包含对发起投诉、查看投诉、处理投诉等功能。以处理投诉为例进行测试，</w:t>
      </w:r>
      <w:r>
        <w:rPr>
          <w:rFonts w:cs="Times New Roman"/>
        </w:rPr>
        <w:t>测试用例表如表</w:t>
      </w:r>
      <w:r>
        <w:rPr>
          <w:rFonts w:cs="Times New Roman"/>
        </w:rPr>
        <w:t>6.</w:t>
      </w:r>
      <w:r>
        <w:rPr>
          <w:rFonts w:cs="Times New Roman" w:hint="eastAsia"/>
        </w:rPr>
        <w:t>6</w:t>
      </w:r>
      <w:r>
        <w:rPr>
          <w:rFonts w:cs="Times New Roman"/>
        </w:rPr>
        <w:t>所示。</w:t>
      </w:r>
    </w:p>
    <w:p w14:paraId="1C1F493D" w14:textId="77777777" w:rsidR="00A27FAC" w:rsidRDefault="00000000">
      <w:pPr>
        <w:pStyle w:val="04"/>
      </w:pPr>
      <w:r>
        <w:t>表</w:t>
      </w:r>
      <w:r>
        <w:t>6.6</w:t>
      </w:r>
      <w:r>
        <w:rPr>
          <w:rFonts w:hint="eastAsia"/>
        </w:rPr>
        <w:t>处理投诉</w:t>
      </w:r>
      <w:r>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A27FAC" w14:paraId="3D5BF98A" w14:textId="77777777">
        <w:trPr>
          <w:trHeight w:val="442"/>
        </w:trPr>
        <w:tc>
          <w:tcPr>
            <w:tcW w:w="1739" w:type="dxa"/>
            <w:vAlign w:val="center"/>
          </w:tcPr>
          <w:p w14:paraId="77495A29" w14:textId="77777777" w:rsidR="00A27FAC" w:rsidRDefault="00000000">
            <w:pPr>
              <w:ind w:firstLineChars="67" w:firstLine="141"/>
              <w:jc w:val="center"/>
              <w:rPr>
                <w:szCs w:val="21"/>
              </w:rPr>
            </w:pPr>
            <w:r>
              <w:rPr>
                <w:szCs w:val="21"/>
              </w:rPr>
              <w:t>测试用例</w:t>
            </w:r>
          </w:p>
        </w:tc>
        <w:tc>
          <w:tcPr>
            <w:tcW w:w="6713" w:type="dxa"/>
            <w:gridSpan w:val="3"/>
            <w:vAlign w:val="center"/>
          </w:tcPr>
          <w:p w14:paraId="5414CF27" w14:textId="77777777" w:rsidR="00A27FAC" w:rsidRDefault="00000000">
            <w:pPr>
              <w:rPr>
                <w:szCs w:val="21"/>
              </w:rPr>
            </w:pPr>
            <w:proofErr w:type="spellStart"/>
            <w:r>
              <w:rPr>
                <w:szCs w:val="21"/>
              </w:rPr>
              <w:t>Complaint</w:t>
            </w:r>
            <w:r>
              <w:rPr>
                <w:rFonts w:hint="eastAsia"/>
                <w:szCs w:val="21"/>
              </w:rPr>
              <w:t>Update</w:t>
            </w:r>
            <w:r>
              <w:rPr>
                <w:szCs w:val="21"/>
              </w:rPr>
              <w:t>Test</w:t>
            </w:r>
            <w:proofErr w:type="spellEnd"/>
          </w:p>
        </w:tc>
      </w:tr>
      <w:tr w:rsidR="00A27FAC" w14:paraId="34361C33" w14:textId="77777777">
        <w:trPr>
          <w:trHeight w:val="442"/>
        </w:trPr>
        <w:tc>
          <w:tcPr>
            <w:tcW w:w="1739" w:type="dxa"/>
            <w:vAlign w:val="center"/>
          </w:tcPr>
          <w:p w14:paraId="0C80EBF7" w14:textId="77777777" w:rsidR="00A27FAC" w:rsidRDefault="00000000">
            <w:pPr>
              <w:ind w:firstLineChars="67" w:firstLine="141"/>
              <w:jc w:val="center"/>
              <w:rPr>
                <w:szCs w:val="21"/>
              </w:rPr>
            </w:pPr>
            <w:r>
              <w:rPr>
                <w:szCs w:val="21"/>
              </w:rPr>
              <w:t>测试用例名称</w:t>
            </w:r>
          </w:p>
        </w:tc>
        <w:tc>
          <w:tcPr>
            <w:tcW w:w="6713" w:type="dxa"/>
            <w:gridSpan w:val="3"/>
            <w:vAlign w:val="center"/>
          </w:tcPr>
          <w:p w14:paraId="48E92B7C" w14:textId="77777777" w:rsidR="00A27FAC" w:rsidRDefault="00000000">
            <w:pPr>
              <w:rPr>
                <w:szCs w:val="21"/>
              </w:rPr>
            </w:pPr>
            <w:r>
              <w:rPr>
                <w:rFonts w:hint="eastAsia"/>
                <w:szCs w:val="21"/>
              </w:rPr>
              <w:t>处理投诉</w:t>
            </w:r>
            <w:r>
              <w:rPr>
                <w:szCs w:val="21"/>
              </w:rPr>
              <w:t>功能测试</w:t>
            </w:r>
          </w:p>
        </w:tc>
      </w:tr>
      <w:tr w:rsidR="00A27FAC" w14:paraId="7D2F6F49" w14:textId="77777777">
        <w:trPr>
          <w:trHeight w:val="442"/>
        </w:trPr>
        <w:tc>
          <w:tcPr>
            <w:tcW w:w="1739" w:type="dxa"/>
            <w:vAlign w:val="center"/>
          </w:tcPr>
          <w:p w14:paraId="1AE49670" w14:textId="77777777" w:rsidR="00A27FAC" w:rsidRDefault="00000000">
            <w:pPr>
              <w:ind w:firstLineChars="67" w:firstLine="141"/>
              <w:jc w:val="center"/>
              <w:rPr>
                <w:szCs w:val="21"/>
              </w:rPr>
            </w:pPr>
            <w:r>
              <w:rPr>
                <w:szCs w:val="21"/>
              </w:rPr>
              <w:t>功能模块</w:t>
            </w:r>
          </w:p>
        </w:tc>
        <w:tc>
          <w:tcPr>
            <w:tcW w:w="2451" w:type="dxa"/>
            <w:vAlign w:val="center"/>
          </w:tcPr>
          <w:p w14:paraId="4E6C0C38" w14:textId="77777777" w:rsidR="00A27FAC" w:rsidRDefault="00000000">
            <w:pPr>
              <w:rPr>
                <w:szCs w:val="21"/>
              </w:rPr>
            </w:pPr>
            <w:r>
              <w:rPr>
                <w:rFonts w:hint="eastAsia"/>
                <w:szCs w:val="21"/>
              </w:rPr>
              <w:t>投诉</w:t>
            </w:r>
            <w:r>
              <w:rPr>
                <w:szCs w:val="21"/>
              </w:rPr>
              <w:t>管理模块</w:t>
            </w:r>
          </w:p>
        </w:tc>
        <w:tc>
          <w:tcPr>
            <w:tcW w:w="2131" w:type="dxa"/>
            <w:vAlign w:val="center"/>
          </w:tcPr>
          <w:p w14:paraId="221DAFC4" w14:textId="77777777" w:rsidR="00A27FAC" w:rsidRDefault="00000000">
            <w:pPr>
              <w:rPr>
                <w:szCs w:val="21"/>
              </w:rPr>
            </w:pPr>
            <w:r>
              <w:rPr>
                <w:szCs w:val="21"/>
              </w:rPr>
              <w:t>测试平台</w:t>
            </w:r>
          </w:p>
        </w:tc>
        <w:tc>
          <w:tcPr>
            <w:tcW w:w="2131" w:type="dxa"/>
            <w:vAlign w:val="center"/>
          </w:tcPr>
          <w:p w14:paraId="67ECA980" w14:textId="77777777" w:rsidR="00A27FAC" w:rsidRDefault="00000000">
            <w:pPr>
              <w:rPr>
                <w:szCs w:val="21"/>
              </w:rPr>
            </w:pPr>
            <w:r>
              <w:rPr>
                <w:szCs w:val="21"/>
              </w:rPr>
              <w:t>所有</w:t>
            </w:r>
          </w:p>
        </w:tc>
      </w:tr>
      <w:tr w:rsidR="00A27FAC" w14:paraId="5DFB7B92" w14:textId="77777777">
        <w:trPr>
          <w:trHeight w:val="442"/>
        </w:trPr>
        <w:tc>
          <w:tcPr>
            <w:tcW w:w="1739" w:type="dxa"/>
            <w:vAlign w:val="center"/>
          </w:tcPr>
          <w:p w14:paraId="1FCD30EB" w14:textId="77777777" w:rsidR="00A27FAC" w:rsidRDefault="00000000">
            <w:pPr>
              <w:ind w:firstLineChars="67" w:firstLine="141"/>
              <w:jc w:val="center"/>
              <w:rPr>
                <w:szCs w:val="21"/>
              </w:rPr>
            </w:pPr>
            <w:r>
              <w:rPr>
                <w:szCs w:val="21"/>
              </w:rPr>
              <w:t>测试功能点</w:t>
            </w:r>
          </w:p>
        </w:tc>
        <w:tc>
          <w:tcPr>
            <w:tcW w:w="6713" w:type="dxa"/>
            <w:gridSpan w:val="3"/>
            <w:vAlign w:val="center"/>
          </w:tcPr>
          <w:p w14:paraId="1DDA6258" w14:textId="77777777" w:rsidR="00A27FAC" w:rsidRDefault="00000000">
            <w:pPr>
              <w:rPr>
                <w:szCs w:val="21"/>
              </w:rPr>
            </w:pPr>
            <w:r>
              <w:rPr>
                <w:rFonts w:hint="eastAsia"/>
                <w:szCs w:val="21"/>
              </w:rPr>
              <w:t>投诉内容，投诉状态更新</w:t>
            </w:r>
          </w:p>
        </w:tc>
      </w:tr>
      <w:tr w:rsidR="00A27FAC" w14:paraId="1099E9C3" w14:textId="77777777">
        <w:trPr>
          <w:trHeight w:val="442"/>
        </w:trPr>
        <w:tc>
          <w:tcPr>
            <w:tcW w:w="1739" w:type="dxa"/>
            <w:vAlign w:val="center"/>
          </w:tcPr>
          <w:p w14:paraId="13C07352" w14:textId="77777777" w:rsidR="00A27FAC" w:rsidRDefault="00000000">
            <w:pPr>
              <w:ind w:firstLineChars="67" w:firstLine="141"/>
              <w:jc w:val="center"/>
              <w:rPr>
                <w:szCs w:val="21"/>
              </w:rPr>
            </w:pPr>
            <w:r>
              <w:rPr>
                <w:szCs w:val="21"/>
              </w:rPr>
              <w:t>测试目的</w:t>
            </w:r>
          </w:p>
        </w:tc>
        <w:tc>
          <w:tcPr>
            <w:tcW w:w="6713" w:type="dxa"/>
            <w:gridSpan w:val="3"/>
            <w:vAlign w:val="center"/>
          </w:tcPr>
          <w:p w14:paraId="5914DE1D" w14:textId="77777777" w:rsidR="00A27FAC" w:rsidRDefault="00000000">
            <w:pPr>
              <w:rPr>
                <w:szCs w:val="21"/>
              </w:rPr>
            </w:pPr>
            <w:r>
              <w:rPr>
                <w:szCs w:val="21"/>
              </w:rPr>
              <w:t>确保</w:t>
            </w:r>
            <w:r>
              <w:rPr>
                <w:rFonts w:hint="eastAsia"/>
                <w:szCs w:val="21"/>
              </w:rPr>
              <w:t>平台管理员能够对投诉信息进行处理进行反馈</w:t>
            </w:r>
          </w:p>
        </w:tc>
      </w:tr>
      <w:tr w:rsidR="00A27FAC" w14:paraId="2E822498" w14:textId="77777777">
        <w:trPr>
          <w:trHeight w:val="442"/>
        </w:trPr>
        <w:tc>
          <w:tcPr>
            <w:tcW w:w="1739" w:type="dxa"/>
            <w:vAlign w:val="center"/>
          </w:tcPr>
          <w:p w14:paraId="7BA98E8A" w14:textId="77777777" w:rsidR="00A27FAC" w:rsidRDefault="00000000">
            <w:pPr>
              <w:ind w:firstLineChars="67" w:firstLine="141"/>
              <w:jc w:val="center"/>
              <w:rPr>
                <w:szCs w:val="21"/>
              </w:rPr>
            </w:pPr>
            <w:r>
              <w:rPr>
                <w:szCs w:val="21"/>
              </w:rPr>
              <w:t>预置条件</w:t>
            </w:r>
          </w:p>
        </w:tc>
        <w:tc>
          <w:tcPr>
            <w:tcW w:w="6713" w:type="dxa"/>
            <w:gridSpan w:val="3"/>
            <w:vAlign w:val="center"/>
          </w:tcPr>
          <w:p w14:paraId="32CE46E2" w14:textId="77777777" w:rsidR="00A27FAC" w:rsidRDefault="00000000">
            <w:pPr>
              <w:rPr>
                <w:szCs w:val="21"/>
              </w:rPr>
            </w:pPr>
            <w:r>
              <w:rPr>
                <w:rFonts w:hint="eastAsia"/>
                <w:szCs w:val="21"/>
              </w:rPr>
              <w:t>平台管理员</w:t>
            </w:r>
            <w:r>
              <w:rPr>
                <w:szCs w:val="21"/>
              </w:rPr>
              <w:t>已登录且处于</w:t>
            </w:r>
            <w:r>
              <w:rPr>
                <w:rFonts w:hint="eastAsia"/>
                <w:szCs w:val="21"/>
              </w:rPr>
              <w:t>投诉中心</w:t>
            </w:r>
            <w:r>
              <w:rPr>
                <w:szCs w:val="21"/>
              </w:rPr>
              <w:t>界面</w:t>
            </w:r>
          </w:p>
        </w:tc>
      </w:tr>
      <w:tr w:rsidR="00A27FAC" w14:paraId="2728D0A2" w14:textId="77777777">
        <w:trPr>
          <w:trHeight w:val="442"/>
        </w:trPr>
        <w:tc>
          <w:tcPr>
            <w:tcW w:w="1739" w:type="dxa"/>
            <w:vAlign w:val="center"/>
          </w:tcPr>
          <w:p w14:paraId="51C2A28D" w14:textId="77777777" w:rsidR="00A27FAC" w:rsidRDefault="00000000">
            <w:pPr>
              <w:ind w:firstLineChars="67" w:firstLine="141"/>
              <w:jc w:val="center"/>
              <w:rPr>
                <w:szCs w:val="21"/>
              </w:rPr>
            </w:pPr>
            <w:r>
              <w:rPr>
                <w:szCs w:val="21"/>
              </w:rPr>
              <w:t>测试步骤</w:t>
            </w:r>
          </w:p>
        </w:tc>
        <w:tc>
          <w:tcPr>
            <w:tcW w:w="6713" w:type="dxa"/>
            <w:gridSpan w:val="3"/>
            <w:vAlign w:val="center"/>
          </w:tcPr>
          <w:p w14:paraId="2B858C01" w14:textId="77777777" w:rsidR="00A27FAC" w:rsidRDefault="00000000">
            <w:pPr>
              <w:pStyle w:val="aff9"/>
              <w:numPr>
                <w:ilvl w:val="0"/>
                <w:numId w:val="11"/>
              </w:numPr>
              <w:ind w:left="0" w:firstLineChars="0" w:firstLine="0"/>
              <w:rPr>
                <w:szCs w:val="21"/>
              </w:rPr>
            </w:pPr>
            <w:r>
              <w:rPr>
                <w:rFonts w:hint="eastAsia"/>
                <w:szCs w:val="21"/>
              </w:rPr>
              <w:t>平台</w:t>
            </w:r>
            <w:r>
              <w:rPr>
                <w:szCs w:val="21"/>
              </w:rPr>
              <w:t>管理员进入</w:t>
            </w:r>
            <w:r>
              <w:rPr>
                <w:rFonts w:hint="eastAsia"/>
                <w:szCs w:val="21"/>
              </w:rPr>
              <w:t>投诉中心</w:t>
            </w:r>
            <w:r>
              <w:rPr>
                <w:szCs w:val="21"/>
              </w:rPr>
              <w:t>界面。</w:t>
            </w:r>
          </w:p>
          <w:p w14:paraId="3D58C666" w14:textId="77777777" w:rsidR="00A27FAC" w:rsidRDefault="00000000">
            <w:pPr>
              <w:pStyle w:val="aff9"/>
              <w:numPr>
                <w:ilvl w:val="0"/>
                <w:numId w:val="11"/>
              </w:numPr>
              <w:ind w:left="0" w:firstLineChars="0" w:firstLine="0"/>
              <w:rPr>
                <w:szCs w:val="21"/>
              </w:rPr>
            </w:pPr>
            <w:r>
              <w:rPr>
                <w:rFonts w:ascii="宋体" w:hAnsi="宋体" w:cs="宋体" w:hint="eastAsia"/>
                <w:szCs w:val="21"/>
              </w:rPr>
              <w:t>平台</w:t>
            </w:r>
            <w:r>
              <w:rPr>
                <w:szCs w:val="21"/>
              </w:rPr>
              <w:t>管理员点击某</w:t>
            </w:r>
            <w:r>
              <w:rPr>
                <w:rFonts w:hint="eastAsia"/>
                <w:szCs w:val="21"/>
              </w:rPr>
              <w:t>条未处理投诉</w:t>
            </w:r>
            <w:r>
              <w:rPr>
                <w:szCs w:val="21"/>
              </w:rPr>
              <w:t>的</w:t>
            </w:r>
            <w:r>
              <w:rPr>
                <w:rFonts w:hint="eastAsia"/>
                <w:szCs w:val="21"/>
              </w:rPr>
              <w:t>处理</w:t>
            </w:r>
            <w:r>
              <w:rPr>
                <w:szCs w:val="21"/>
              </w:rPr>
              <w:t>按钮。</w:t>
            </w:r>
          </w:p>
          <w:p w14:paraId="27FFDBEF" w14:textId="77777777" w:rsidR="00A27FAC" w:rsidRDefault="00000000">
            <w:pPr>
              <w:pStyle w:val="aff9"/>
              <w:numPr>
                <w:ilvl w:val="0"/>
                <w:numId w:val="11"/>
              </w:numPr>
              <w:ind w:left="0" w:firstLineChars="0" w:firstLine="0"/>
              <w:rPr>
                <w:szCs w:val="21"/>
              </w:rPr>
            </w:pPr>
            <w:r>
              <w:rPr>
                <w:rFonts w:hint="eastAsia"/>
                <w:szCs w:val="21"/>
              </w:rPr>
              <w:t>输入处理信息和处理状态</w:t>
            </w:r>
            <w:r>
              <w:rPr>
                <w:szCs w:val="21"/>
              </w:rPr>
              <w:t>。</w:t>
            </w:r>
          </w:p>
          <w:p w14:paraId="1EB88090" w14:textId="77777777" w:rsidR="00A27FAC" w:rsidRDefault="00000000">
            <w:pPr>
              <w:pStyle w:val="aff9"/>
              <w:numPr>
                <w:ilvl w:val="0"/>
                <w:numId w:val="11"/>
              </w:numPr>
              <w:ind w:left="0" w:firstLineChars="0" w:firstLine="0"/>
              <w:rPr>
                <w:szCs w:val="21"/>
              </w:rPr>
            </w:pPr>
            <w:r>
              <w:rPr>
                <w:rFonts w:hint="eastAsia"/>
                <w:szCs w:val="21"/>
              </w:rPr>
              <w:t>点击确定。</w:t>
            </w:r>
          </w:p>
        </w:tc>
      </w:tr>
      <w:tr w:rsidR="00A27FAC" w14:paraId="1EB9EA79" w14:textId="77777777">
        <w:trPr>
          <w:trHeight w:val="442"/>
        </w:trPr>
        <w:tc>
          <w:tcPr>
            <w:tcW w:w="1739" w:type="dxa"/>
            <w:vAlign w:val="center"/>
          </w:tcPr>
          <w:p w14:paraId="63D892CB" w14:textId="77777777" w:rsidR="00A27FAC" w:rsidRDefault="00000000">
            <w:pPr>
              <w:ind w:firstLineChars="67" w:firstLine="141"/>
              <w:jc w:val="center"/>
              <w:rPr>
                <w:szCs w:val="21"/>
              </w:rPr>
            </w:pPr>
            <w:r>
              <w:rPr>
                <w:szCs w:val="21"/>
              </w:rPr>
              <w:t>预期效果</w:t>
            </w:r>
          </w:p>
        </w:tc>
        <w:tc>
          <w:tcPr>
            <w:tcW w:w="6713" w:type="dxa"/>
            <w:gridSpan w:val="3"/>
            <w:vAlign w:val="center"/>
          </w:tcPr>
          <w:p w14:paraId="06845B94" w14:textId="77777777" w:rsidR="00A27FAC" w:rsidRDefault="00000000">
            <w:pPr>
              <w:rPr>
                <w:szCs w:val="21"/>
              </w:rPr>
            </w:pPr>
            <w:r>
              <w:rPr>
                <w:szCs w:val="21"/>
              </w:rPr>
              <w:t>文章被成功下架，作者接收到邮件通知</w:t>
            </w:r>
          </w:p>
        </w:tc>
      </w:tr>
      <w:tr w:rsidR="00A27FAC" w14:paraId="20A53D33" w14:textId="77777777">
        <w:trPr>
          <w:trHeight w:val="442"/>
        </w:trPr>
        <w:tc>
          <w:tcPr>
            <w:tcW w:w="1739" w:type="dxa"/>
            <w:vAlign w:val="center"/>
          </w:tcPr>
          <w:p w14:paraId="5D64F627" w14:textId="77777777" w:rsidR="00A27FAC" w:rsidRDefault="00000000">
            <w:pPr>
              <w:ind w:firstLineChars="67" w:firstLine="141"/>
              <w:jc w:val="center"/>
              <w:rPr>
                <w:szCs w:val="21"/>
              </w:rPr>
            </w:pPr>
            <w:r>
              <w:rPr>
                <w:szCs w:val="21"/>
              </w:rPr>
              <w:t>实际效果</w:t>
            </w:r>
          </w:p>
        </w:tc>
        <w:tc>
          <w:tcPr>
            <w:tcW w:w="6713" w:type="dxa"/>
            <w:gridSpan w:val="3"/>
            <w:vAlign w:val="center"/>
          </w:tcPr>
          <w:p w14:paraId="054419FA" w14:textId="77777777" w:rsidR="00A27FAC" w:rsidRDefault="00000000">
            <w:pPr>
              <w:rPr>
                <w:szCs w:val="21"/>
              </w:rPr>
            </w:pPr>
            <w:r>
              <w:rPr>
                <w:szCs w:val="21"/>
              </w:rPr>
              <w:t>与预期效果一致</w:t>
            </w:r>
          </w:p>
        </w:tc>
      </w:tr>
      <w:tr w:rsidR="00A27FAC" w14:paraId="7226127B" w14:textId="77777777">
        <w:trPr>
          <w:trHeight w:val="60"/>
        </w:trPr>
        <w:tc>
          <w:tcPr>
            <w:tcW w:w="1739" w:type="dxa"/>
            <w:vAlign w:val="center"/>
          </w:tcPr>
          <w:p w14:paraId="7E299BE6" w14:textId="77777777" w:rsidR="00A27FAC" w:rsidRDefault="00000000">
            <w:pPr>
              <w:ind w:firstLineChars="67" w:firstLine="141"/>
              <w:jc w:val="center"/>
              <w:rPr>
                <w:szCs w:val="21"/>
              </w:rPr>
            </w:pPr>
            <w:r>
              <w:rPr>
                <w:szCs w:val="21"/>
              </w:rPr>
              <w:t>结论</w:t>
            </w:r>
          </w:p>
        </w:tc>
        <w:tc>
          <w:tcPr>
            <w:tcW w:w="6713" w:type="dxa"/>
            <w:gridSpan w:val="3"/>
            <w:vAlign w:val="center"/>
          </w:tcPr>
          <w:p w14:paraId="1D4EC69C" w14:textId="77777777" w:rsidR="00A27FAC" w:rsidRDefault="00000000">
            <w:pPr>
              <w:rPr>
                <w:szCs w:val="21"/>
              </w:rPr>
            </w:pPr>
            <w:r>
              <w:rPr>
                <w:szCs w:val="21"/>
              </w:rPr>
              <w:t>测试通过</w:t>
            </w:r>
          </w:p>
        </w:tc>
      </w:tr>
    </w:tbl>
    <w:p w14:paraId="2F1648C4" w14:textId="77777777" w:rsidR="00A27FAC" w:rsidRDefault="00000000">
      <w:pPr>
        <w:pStyle w:val="000"/>
        <w:ind w:firstLine="480"/>
        <w:rPr>
          <w:rFonts w:cs="Times New Roman"/>
        </w:rPr>
      </w:pPr>
      <w:r>
        <w:rPr>
          <w:rFonts w:cs="Times New Roman" w:hint="eastAsia"/>
        </w:rPr>
        <w:t>投诉处理</w:t>
      </w:r>
      <w:r>
        <w:rPr>
          <w:rFonts w:cs="Times New Roman"/>
        </w:rPr>
        <w:t>测试界面如图</w:t>
      </w:r>
      <w:r>
        <w:rPr>
          <w:rFonts w:cs="Times New Roman"/>
        </w:rPr>
        <w:t>6.1</w:t>
      </w:r>
      <w:r>
        <w:rPr>
          <w:rFonts w:cs="Times New Roman" w:hint="eastAsia"/>
        </w:rPr>
        <w:t>3</w:t>
      </w:r>
      <w:r>
        <w:rPr>
          <w:rFonts w:cs="Times New Roman"/>
        </w:rPr>
        <w:t>所示，</w:t>
      </w:r>
      <w:r>
        <w:rPr>
          <w:rFonts w:cs="Times New Roman" w:hint="eastAsia"/>
        </w:rPr>
        <w:t>测试成功</w:t>
      </w:r>
      <w:r>
        <w:rPr>
          <w:rFonts w:cs="Times New Roman"/>
        </w:rPr>
        <w:t>界面如图</w:t>
      </w:r>
      <w:r>
        <w:rPr>
          <w:rFonts w:cs="Times New Roman"/>
        </w:rPr>
        <w:t>6.1</w:t>
      </w:r>
      <w:r>
        <w:rPr>
          <w:rFonts w:cs="Times New Roman" w:hint="eastAsia"/>
        </w:rPr>
        <w:t>4</w:t>
      </w:r>
      <w:r>
        <w:rPr>
          <w:rFonts w:cs="Times New Roman"/>
        </w:rPr>
        <w:t>所示。</w:t>
      </w:r>
    </w:p>
    <w:p w14:paraId="0EB8FFA6" w14:textId="77777777" w:rsidR="00A27FAC" w:rsidRDefault="00000000">
      <w:pPr>
        <w:pStyle w:val="05"/>
      </w:pPr>
      <w:r>
        <w:rPr>
          <w:noProof/>
        </w:rPr>
        <w:lastRenderedPageBreak/>
        <w:drawing>
          <wp:inline distT="0" distB="0" distL="0" distR="0" wp14:anchorId="6F5FA7A2" wp14:editId="43AEE3D1">
            <wp:extent cx="5400040" cy="2564765"/>
            <wp:effectExtent l="0" t="0" r="0" b="6985"/>
            <wp:docPr id="42183713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37130" name="图片 1" descr="图形用户界面, 应用程序&#10;&#10;AI 生成的内容可能不正确。"/>
                    <pic:cNvPicPr>
                      <a:picLocks noChangeAspect="1"/>
                    </pic:cNvPicPr>
                  </pic:nvPicPr>
                  <pic:blipFill>
                    <a:blip r:embed="rId152"/>
                    <a:stretch>
                      <a:fillRect/>
                    </a:stretch>
                  </pic:blipFill>
                  <pic:spPr>
                    <a:xfrm>
                      <a:off x="0" y="0"/>
                      <a:ext cx="5400040" cy="2564765"/>
                    </a:xfrm>
                    <a:prstGeom prst="rect">
                      <a:avLst/>
                    </a:prstGeom>
                  </pic:spPr>
                </pic:pic>
              </a:graphicData>
            </a:graphic>
          </wp:inline>
        </w:drawing>
      </w:r>
    </w:p>
    <w:p w14:paraId="4195D47F" w14:textId="77777777" w:rsidR="00A27FAC" w:rsidRDefault="00000000">
      <w:pPr>
        <w:pStyle w:val="04"/>
      </w:pPr>
      <w:r>
        <w:t>图</w:t>
      </w:r>
      <w:r>
        <w:t>6.1</w:t>
      </w:r>
      <w:r>
        <w:rPr>
          <w:rFonts w:hint="eastAsia"/>
        </w:rPr>
        <w:t>3</w:t>
      </w:r>
      <w:r>
        <w:rPr>
          <w:rFonts w:hint="eastAsia"/>
        </w:rPr>
        <w:t>处理投诉</w:t>
      </w:r>
      <w:r>
        <w:t>界面图</w:t>
      </w:r>
    </w:p>
    <w:p w14:paraId="44B228D2" w14:textId="77777777" w:rsidR="00A27FAC" w:rsidRDefault="00000000">
      <w:pPr>
        <w:pStyle w:val="04"/>
      </w:pPr>
      <w:r>
        <w:rPr>
          <w:noProof/>
        </w:rPr>
        <w:drawing>
          <wp:inline distT="0" distB="0" distL="0" distR="0" wp14:anchorId="2766AD68" wp14:editId="29173883">
            <wp:extent cx="5400040" cy="2564765"/>
            <wp:effectExtent l="0" t="0" r="0" b="6985"/>
            <wp:docPr id="1753014034"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14034" name="图片 1" descr="电脑软件截图&#10;&#10;AI 生成的内容可能不正确。"/>
                    <pic:cNvPicPr>
                      <a:picLocks noChangeAspect="1"/>
                    </pic:cNvPicPr>
                  </pic:nvPicPr>
                  <pic:blipFill>
                    <a:blip r:embed="rId153"/>
                    <a:stretch>
                      <a:fillRect/>
                    </a:stretch>
                  </pic:blipFill>
                  <pic:spPr>
                    <a:xfrm>
                      <a:off x="0" y="0"/>
                      <a:ext cx="5400040" cy="2564765"/>
                    </a:xfrm>
                    <a:prstGeom prst="rect">
                      <a:avLst/>
                    </a:prstGeom>
                  </pic:spPr>
                </pic:pic>
              </a:graphicData>
            </a:graphic>
          </wp:inline>
        </w:drawing>
      </w:r>
    </w:p>
    <w:p w14:paraId="72DC0344" w14:textId="77777777" w:rsidR="00A27FAC" w:rsidRDefault="00000000">
      <w:pPr>
        <w:pStyle w:val="04"/>
      </w:pPr>
      <w:r>
        <w:t>图</w:t>
      </w:r>
      <w:r>
        <w:t>6.1</w:t>
      </w:r>
      <w:r>
        <w:rPr>
          <w:rFonts w:hint="eastAsia"/>
        </w:rPr>
        <w:t>4</w:t>
      </w:r>
      <w:r>
        <w:rPr>
          <w:rFonts w:hint="eastAsia"/>
        </w:rPr>
        <w:t>测试成功</w:t>
      </w:r>
      <w:r>
        <w:t>界面图</w:t>
      </w:r>
    </w:p>
    <w:p w14:paraId="5EB80550" w14:textId="77777777" w:rsidR="00A27FAC" w:rsidRDefault="00000000">
      <w:pPr>
        <w:pStyle w:val="000"/>
        <w:ind w:firstLine="480"/>
        <w:rPr>
          <w:rFonts w:cs="Times New Roman"/>
        </w:rPr>
      </w:pPr>
      <w:r>
        <w:rPr>
          <w:rFonts w:cs="Times New Roman" w:hint="eastAsia"/>
        </w:rPr>
        <w:t>经测试，投诉处理功能符合需求且无异常，按照相同的测试方法测试发起投诉、查看投诉等功能，整个投诉管理模块测试均符合预期</w:t>
      </w:r>
      <w:r>
        <w:rPr>
          <w:rFonts w:cs="Times New Roman"/>
        </w:rPr>
        <w:t>。</w:t>
      </w:r>
    </w:p>
    <w:p w14:paraId="16FD8023" w14:textId="77777777" w:rsidR="00A27FAC" w:rsidRDefault="00000000">
      <w:pPr>
        <w:pStyle w:val="03"/>
        <w:rPr>
          <w:rFonts w:ascii="Times New Roman" w:hAnsi="Times New Roman" w:cs="Times New Roman"/>
        </w:rPr>
      </w:pPr>
      <w:bookmarkStart w:id="329" w:name="_Toc195902000"/>
      <w:r>
        <w:rPr>
          <w:rFonts w:ascii="Times New Roman" w:hAnsi="Times New Roman" w:cs="Times New Roman"/>
        </w:rPr>
        <w:t>6.2.7</w:t>
      </w:r>
      <w:r>
        <w:rPr>
          <w:rFonts w:ascii="Times New Roman" w:hAnsi="Times New Roman" w:cs="Times New Roman" w:hint="eastAsia"/>
        </w:rPr>
        <w:t>员工管理</w:t>
      </w:r>
      <w:bookmarkEnd w:id="329"/>
    </w:p>
    <w:p w14:paraId="1D23B7EA" w14:textId="77777777" w:rsidR="00A27FAC" w:rsidRDefault="00000000">
      <w:pPr>
        <w:pStyle w:val="000"/>
        <w:ind w:firstLine="480"/>
        <w:rPr>
          <w:rFonts w:cs="Times New Roman"/>
        </w:rPr>
      </w:pPr>
      <w:r>
        <w:rPr>
          <w:rFonts w:cs="Times New Roman" w:hint="eastAsia"/>
        </w:rPr>
        <w:t>员工管理主要包含是商家对员工进行新增、修改、</w:t>
      </w:r>
      <w:r>
        <w:rPr>
          <w:rFonts w:hint="eastAsia"/>
          <w:szCs w:val="21"/>
        </w:rPr>
        <w:t>禁用、启用</w:t>
      </w:r>
      <w:r>
        <w:rPr>
          <w:rFonts w:cs="Times New Roman" w:hint="eastAsia"/>
        </w:rPr>
        <w:t>等功能，以</w:t>
      </w:r>
      <w:proofErr w:type="gramStart"/>
      <w:r>
        <w:rPr>
          <w:rFonts w:hint="eastAsia"/>
          <w:szCs w:val="21"/>
        </w:rPr>
        <w:t>禁用</w:t>
      </w:r>
      <w:r>
        <w:rPr>
          <w:rFonts w:cs="Times New Roman" w:hint="eastAsia"/>
        </w:rPr>
        <w:t>员工</w:t>
      </w:r>
      <w:proofErr w:type="gramEnd"/>
      <w:r>
        <w:rPr>
          <w:rFonts w:cs="Times New Roman" w:hint="eastAsia"/>
        </w:rPr>
        <w:t>为例进行测试，其</w:t>
      </w:r>
      <w:r>
        <w:rPr>
          <w:rFonts w:cs="Times New Roman"/>
        </w:rPr>
        <w:t>测试用例表如表</w:t>
      </w:r>
      <w:r>
        <w:rPr>
          <w:rFonts w:cs="Times New Roman"/>
        </w:rPr>
        <w:t>6.7</w:t>
      </w:r>
      <w:r>
        <w:rPr>
          <w:rFonts w:cs="Times New Roman"/>
        </w:rPr>
        <w:t>所示。</w:t>
      </w:r>
    </w:p>
    <w:p w14:paraId="150A69B8" w14:textId="77777777" w:rsidR="00A27FAC" w:rsidRDefault="00000000">
      <w:pPr>
        <w:pStyle w:val="04"/>
      </w:pPr>
      <w:r>
        <w:t>表</w:t>
      </w:r>
      <w:r>
        <w:t>6.7</w:t>
      </w:r>
      <w:r>
        <w:rPr>
          <w:rFonts w:hint="eastAsia"/>
        </w:rPr>
        <w:t>删除员工</w:t>
      </w:r>
      <w:r>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A27FAC" w14:paraId="32EA317F" w14:textId="77777777">
        <w:trPr>
          <w:trHeight w:val="442"/>
        </w:trPr>
        <w:tc>
          <w:tcPr>
            <w:tcW w:w="1739" w:type="dxa"/>
            <w:vAlign w:val="center"/>
          </w:tcPr>
          <w:p w14:paraId="4B86756F" w14:textId="77777777" w:rsidR="00A27FAC" w:rsidRDefault="00000000">
            <w:pPr>
              <w:ind w:firstLineChars="67" w:firstLine="141"/>
              <w:jc w:val="center"/>
              <w:rPr>
                <w:szCs w:val="21"/>
              </w:rPr>
            </w:pPr>
            <w:r>
              <w:rPr>
                <w:szCs w:val="21"/>
              </w:rPr>
              <w:t>测试用例</w:t>
            </w:r>
          </w:p>
        </w:tc>
        <w:tc>
          <w:tcPr>
            <w:tcW w:w="6713" w:type="dxa"/>
            <w:gridSpan w:val="3"/>
            <w:vAlign w:val="center"/>
          </w:tcPr>
          <w:p w14:paraId="00540902" w14:textId="77777777" w:rsidR="00A27FAC" w:rsidRDefault="00000000">
            <w:pPr>
              <w:rPr>
                <w:szCs w:val="21"/>
              </w:rPr>
            </w:pPr>
            <w:proofErr w:type="spellStart"/>
            <w:r>
              <w:rPr>
                <w:rFonts w:hint="eastAsia"/>
                <w:szCs w:val="21"/>
              </w:rPr>
              <w:t>EmpDelete</w:t>
            </w:r>
            <w:r>
              <w:rPr>
                <w:szCs w:val="21"/>
              </w:rPr>
              <w:t>Test</w:t>
            </w:r>
            <w:proofErr w:type="spellEnd"/>
          </w:p>
        </w:tc>
      </w:tr>
      <w:tr w:rsidR="00A27FAC" w14:paraId="736EB774" w14:textId="77777777">
        <w:trPr>
          <w:trHeight w:val="442"/>
        </w:trPr>
        <w:tc>
          <w:tcPr>
            <w:tcW w:w="1739" w:type="dxa"/>
            <w:vAlign w:val="center"/>
          </w:tcPr>
          <w:p w14:paraId="5D79AF93" w14:textId="77777777" w:rsidR="00A27FAC" w:rsidRDefault="00000000">
            <w:pPr>
              <w:ind w:firstLineChars="67" w:firstLine="141"/>
              <w:jc w:val="center"/>
              <w:rPr>
                <w:szCs w:val="21"/>
              </w:rPr>
            </w:pPr>
            <w:r>
              <w:rPr>
                <w:szCs w:val="21"/>
              </w:rPr>
              <w:t>测试用例名称</w:t>
            </w:r>
          </w:p>
        </w:tc>
        <w:tc>
          <w:tcPr>
            <w:tcW w:w="6713" w:type="dxa"/>
            <w:gridSpan w:val="3"/>
            <w:vAlign w:val="center"/>
          </w:tcPr>
          <w:p w14:paraId="20518BD9" w14:textId="77777777" w:rsidR="00A27FAC" w:rsidRDefault="00000000">
            <w:pPr>
              <w:rPr>
                <w:szCs w:val="21"/>
              </w:rPr>
            </w:pPr>
            <w:proofErr w:type="gramStart"/>
            <w:r>
              <w:rPr>
                <w:rFonts w:hint="eastAsia"/>
                <w:szCs w:val="21"/>
              </w:rPr>
              <w:t>禁用员工</w:t>
            </w:r>
            <w:proofErr w:type="gramEnd"/>
            <w:r>
              <w:rPr>
                <w:szCs w:val="21"/>
              </w:rPr>
              <w:t>测试</w:t>
            </w:r>
          </w:p>
        </w:tc>
      </w:tr>
      <w:tr w:rsidR="00A27FAC" w14:paraId="2F3E9CD9" w14:textId="77777777">
        <w:trPr>
          <w:trHeight w:val="442"/>
        </w:trPr>
        <w:tc>
          <w:tcPr>
            <w:tcW w:w="1739" w:type="dxa"/>
            <w:vAlign w:val="center"/>
          </w:tcPr>
          <w:p w14:paraId="7980E31C" w14:textId="77777777" w:rsidR="00A27FAC" w:rsidRDefault="00000000">
            <w:pPr>
              <w:ind w:firstLineChars="67" w:firstLine="141"/>
              <w:jc w:val="center"/>
              <w:rPr>
                <w:szCs w:val="21"/>
              </w:rPr>
            </w:pPr>
            <w:r>
              <w:rPr>
                <w:szCs w:val="21"/>
              </w:rPr>
              <w:t>功能模块</w:t>
            </w:r>
          </w:p>
        </w:tc>
        <w:tc>
          <w:tcPr>
            <w:tcW w:w="2451" w:type="dxa"/>
            <w:vAlign w:val="center"/>
          </w:tcPr>
          <w:p w14:paraId="6095A0AE" w14:textId="77777777" w:rsidR="00A27FAC" w:rsidRDefault="00000000">
            <w:pPr>
              <w:rPr>
                <w:szCs w:val="21"/>
              </w:rPr>
            </w:pPr>
            <w:r>
              <w:rPr>
                <w:rFonts w:hint="eastAsia"/>
                <w:szCs w:val="21"/>
              </w:rPr>
              <w:t>员工</w:t>
            </w:r>
            <w:r>
              <w:rPr>
                <w:szCs w:val="21"/>
              </w:rPr>
              <w:t>管理模块</w:t>
            </w:r>
          </w:p>
        </w:tc>
        <w:tc>
          <w:tcPr>
            <w:tcW w:w="2131" w:type="dxa"/>
            <w:vAlign w:val="center"/>
          </w:tcPr>
          <w:p w14:paraId="6742289F" w14:textId="77777777" w:rsidR="00A27FAC" w:rsidRDefault="00000000">
            <w:pPr>
              <w:rPr>
                <w:szCs w:val="21"/>
              </w:rPr>
            </w:pPr>
            <w:r>
              <w:rPr>
                <w:szCs w:val="21"/>
              </w:rPr>
              <w:t>测试平台</w:t>
            </w:r>
          </w:p>
        </w:tc>
        <w:tc>
          <w:tcPr>
            <w:tcW w:w="2131" w:type="dxa"/>
            <w:vAlign w:val="center"/>
          </w:tcPr>
          <w:p w14:paraId="701D4DCD" w14:textId="77777777" w:rsidR="00A27FAC" w:rsidRDefault="00000000">
            <w:pPr>
              <w:rPr>
                <w:szCs w:val="21"/>
              </w:rPr>
            </w:pPr>
            <w:r>
              <w:rPr>
                <w:szCs w:val="21"/>
              </w:rPr>
              <w:t>所有</w:t>
            </w:r>
          </w:p>
        </w:tc>
      </w:tr>
      <w:tr w:rsidR="00A27FAC" w14:paraId="24342D81" w14:textId="77777777">
        <w:trPr>
          <w:trHeight w:val="442"/>
        </w:trPr>
        <w:tc>
          <w:tcPr>
            <w:tcW w:w="1739" w:type="dxa"/>
            <w:vAlign w:val="center"/>
          </w:tcPr>
          <w:p w14:paraId="1013EF8D" w14:textId="77777777" w:rsidR="00A27FAC" w:rsidRDefault="00000000">
            <w:pPr>
              <w:ind w:firstLineChars="67" w:firstLine="141"/>
              <w:jc w:val="center"/>
              <w:rPr>
                <w:szCs w:val="21"/>
              </w:rPr>
            </w:pPr>
            <w:r>
              <w:rPr>
                <w:szCs w:val="21"/>
              </w:rPr>
              <w:t>测试功能点</w:t>
            </w:r>
          </w:p>
        </w:tc>
        <w:tc>
          <w:tcPr>
            <w:tcW w:w="6713" w:type="dxa"/>
            <w:gridSpan w:val="3"/>
            <w:vAlign w:val="center"/>
          </w:tcPr>
          <w:p w14:paraId="67D9A8F8" w14:textId="77777777" w:rsidR="00A27FAC" w:rsidRDefault="00000000">
            <w:pPr>
              <w:rPr>
                <w:szCs w:val="21"/>
              </w:rPr>
            </w:pPr>
            <w:proofErr w:type="gramStart"/>
            <w:r>
              <w:rPr>
                <w:rFonts w:hint="eastAsia"/>
                <w:szCs w:val="21"/>
              </w:rPr>
              <w:t>禁用员工</w:t>
            </w:r>
            <w:proofErr w:type="gramEnd"/>
          </w:p>
        </w:tc>
      </w:tr>
      <w:tr w:rsidR="00A27FAC" w14:paraId="040D8A1D" w14:textId="77777777">
        <w:trPr>
          <w:trHeight w:val="442"/>
        </w:trPr>
        <w:tc>
          <w:tcPr>
            <w:tcW w:w="1739" w:type="dxa"/>
            <w:vAlign w:val="center"/>
          </w:tcPr>
          <w:p w14:paraId="00C26790" w14:textId="77777777" w:rsidR="00A27FAC" w:rsidRDefault="00000000">
            <w:pPr>
              <w:ind w:firstLineChars="67" w:firstLine="141"/>
              <w:jc w:val="center"/>
              <w:rPr>
                <w:szCs w:val="21"/>
              </w:rPr>
            </w:pPr>
            <w:r>
              <w:rPr>
                <w:szCs w:val="21"/>
              </w:rPr>
              <w:t>测试目的</w:t>
            </w:r>
          </w:p>
        </w:tc>
        <w:tc>
          <w:tcPr>
            <w:tcW w:w="6713" w:type="dxa"/>
            <w:gridSpan w:val="3"/>
            <w:vAlign w:val="center"/>
          </w:tcPr>
          <w:p w14:paraId="3D0BAD8B" w14:textId="77777777" w:rsidR="00A27FAC" w:rsidRDefault="00000000">
            <w:pPr>
              <w:rPr>
                <w:szCs w:val="21"/>
              </w:rPr>
            </w:pPr>
            <w:r>
              <w:rPr>
                <w:szCs w:val="21"/>
              </w:rPr>
              <w:t>确保</w:t>
            </w:r>
            <w:r>
              <w:rPr>
                <w:rFonts w:hint="eastAsia"/>
                <w:szCs w:val="21"/>
              </w:rPr>
              <w:t>商家可以</w:t>
            </w:r>
            <w:proofErr w:type="gramStart"/>
            <w:r>
              <w:rPr>
                <w:rFonts w:hint="eastAsia"/>
                <w:szCs w:val="21"/>
              </w:rPr>
              <w:t>禁用员工</w:t>
            </w:r>
            <w:proofErr w:type="gramEnd"/>
            <w:r>
              <w:rPr>
                <w:szCs w:val="21"/>
              </w:rPr>
              <w:t>并接收到成功提示</w:t>
            </w:r>
          </w:p>
        </w:tc>
      </w:tr>
      <w:tr w:rsidR="00A27FAC" w14:paraId="722AF10D" w14:textId="77777777">
        <w:trPr>
          <w:trHeight w:val="442"/>
        </w:trPr>
        <w:tc>
          <w:tcPr>
            <w:tcW w:w="1739" w:type="dxa"/>
            <w:vAlign w:val="center"/>
          </w:tcPr>
          <w:p w14:paraId="16782699" w14:textId="77777777" w:rsidR="00A27FAC" w:rsidRDefault="00000000">
            <w:pPr>
              <w:ind w:firstLineChars="67" w:firstLine="141"/>
              <w:jc w:val="center"/>
              <w:rPr>
                <w:szCs w:val="21"/>
              </w:rPr>
            </w:pPr>
            <w:r>
              <w:rPr>
                <w:szCs w:val="21"/>
              </w:rPr>
              <w:lastRenderedPageBreak/>
              <w:t>预置条件</w:t>
            </w:r>
          </w:p>
        </w:tc>
        <w:tc>
          <w:tcPr>
            <w:tcW w:w="6713" w:type="dxa"/>
            <w:gridSpan w:val="3"/>
            <w:vAlign w:val="center"/>
          </w:tcPr>
          <w:p w14:paraId="1A6D6791" w14:textId="77777777" w:rsidR="00A27FAC" w:rsidRDefault="00000000">
            <w:pPr>
              <w:rPr>
                <w:szCs w:val="21"/>
              </w:rPr>
            </w:pPr>
            <w:r>
              <w:rPr>
                <w:rFonts w:hint="eastAsia"/>
                <w:szCs w:val="21"/>
              </w:rPr>
              <w:t>商家</w:t>
            </w:r>
            <w:r>
              <w:rPr>
                <w:szCs w:val="21"/>
              </w:rPr>
              <w:t>已登录且处于</w:t>
            </w:r>
            <w:r>
              <w:rPr>
                <w:rFonts w:hint="eastAsia"/>
                <w:szCs w:val="21"/>
              </w:rPr>
              <w:t>员工</w:t>
            </w:r>
            <w:r>
              <w:rPr>
                <w:szCs w:val="21"/>
              </w:rPr>
              <w:t>管理界面</w:t>
            </w:r>
          </w:p>
        </w:tc>
      </w:tr>
      <w:tr w:rsidR="00A27FAC" w14:paraId="2F01BB5C" w14:textId="77777777">
        <w:trPr>
          <w:trHeight w:val="442"/>
        </w:trPr>
        <w:tc>
          <w:tcPr>
            <w:tcW w:w="1739" w:type="dxa"/>
            <w:vAlign w:val="center"/>
          </w:tcPr>
          <w:p w14:paraId="746E7595" w14:textId="77777777" w:rsidR="00A27FAC" w:rsidRDefault="00000000">
            <w:pPr>
              <w:ind w:firstLineChars="67" w:firstLine="141"/>
              <w:jc w:val="center"/>
              <w:rPr>
                <w:szCs w:val="21"/>
              </w:rPr>
            </w:pPr>
            <w:r>
              <w:rPr>
                <w:szCs w:val="21"/>
              </w:rPr>
              <w:t>测试步骤</w:t>
            </w:r>
          </w:p>
        </w:tc>
        <w:tc>
          <w:tcPr>
            <w:tcW w:w="6713" w:type="dxa"/>
            <w:gridSpan w:val="3"/>
            <w:vAlign w:val="center"/>
          </w:tcPr>
          <w:p w14:paraId="5EAA8AAB" w14:textId="77777777" w:rsidR="00A27FAC" w:rsidRDefault="00000000">
            <w:pPr>
              <w:pStyle w:val="aff9"/>
              <w:numPr>
                <w:ilvl w:val="0"/>
                <w:numId w:val="12"/>
              </w:numPr>
              <w:ind w:left="0" w:firstLineChars="0" w:firstLine="0"/>
              <w:rPr>
                <w:szCs w:val="21"/>
              </w:rPr>
            </w:pPr>
            <w:r>
              <w:rPr>
                <w:rFonts w:hint="eastAsia"/>
                <w:szCs w:val="21"/>
              </w:rPr>
              <w:t>商家</w:t>
            </w:r>
            <w:r>
              <w:rPr>
                <w:szCs w:val="21"/>
              </w:rPr>
              <w:t>登录并进入</w:t>
            </w:r>
            <w:r>
              <w:rPr>
                <w:rFonts w:hint="eastAsia"/>
                <w:szCs w:val="21"/>
              </w:rPr>
              <w:t>员工</w:t>
            </w:r>
            <w:r>
              <w:rPr>
                <w:szCs w:val="21"/>
              </w:rPr>
              <w:t>管理界面。</w:t>
            </w:r>
          </w:p>
          <w:p w14:paraId="4F96A0C1" w14:textId="77777777" w:rsidR="00A27FAC" w:rsidRDefault="00000000">
            <w:pPr>
              <w:pStyle w:val="aff9"/>
              <w:numPr>
                <w:ilvl w:val="0"/>
                <w:numId w:val="12"/>
              </w:numPr>
              <w:ind w:left="0" w:firstLineChars="0" w:firstLine="0"/>
              <w:rPr>
                <w:szCs w:val="21"/>
              </w:rPr>
            </w:pPr>
            <w:r>
              <w:rPr>
                <w:rFonts w:hint="eastAsia"/>
                <w:szCs w:val="21"/>
              </w:rPr>
              <w:t>商家选择需要禁用的员工数据</w:t>
            </w:r>
            <w:r>
              <w:rPr>
                <w:szCs w:val="21"/>
              </w:rPr>
              <w:t>。</w:t>
            </w:r>
          </w:p>
          <w:p w14:paraId="60A1F5C3" w14:textId="77777777" w:rsidR="00A27FAC" w:rsidRDefault="00000000">
            <w:pPr>
              <w:pStyle w:val="aff9"/>
              <w:numPr>
                <w:ilvl w:val="0"/>
                <w:numId w:val="12"/>
              </w:numPr>
              <w:ind w:left="0" w:firstLineChars="0" w:firstLine="0"/>
              <w:rPr>
                <w:szCs w:val="21"/>
              </w:rPr>
            </w:pPr>
            <w:r>
              <w:rPr>
                <w:rFonts w:hint="eastAsia"/>
                <w:szCs w:val="21"/>
              </w:rPr>
              <w:t>点击禁用并确认</w:t>
            </w:r>
            <w:r>
              <w:rPr>
                <w:szCs w:val="21"/>
              </w:rPr>
              <w:t>。</w:t>
            </w:r>
          </w:p>
          <w:p w14:paraId="23C3F103" w14:textId="77777777" w:rsidR="00A27FAC" w:rsidRDefault="00000000">
            <w:pPr>
              <w:pStyle w:val="aff9"/>
              <w:numPr>
                <w:ilvl w:val="0"/>
                <w:numId w:val="12"/>
              </w:numPr>
              <w:ind w:left="0" w:firstLineChars="0" w:firstLine="0"/>
              <w:rPr>
                <w:szCs w:val="21"/>
              </w:rPr>
            </w:pPr>
            <w:r>
              <w:rPr>
                <w:szCs w:val="21"/>
              </w:rPr>
              <w:t>系统处理</w:t>
            </w:r>
            <w:r>
              <w:rPr>
                <w:rFonts w:hint="eastAsia"/>
                <w:szCs w:val="21"/>
              </w:rPr>
              <w:t>禁用</w:t>
            </w:r>
            <w:r>
              <w:rPr>
                <w:szCs w:val="21"/>
              </w:rPr>
              <w:t>请求并返回操作结果提示。</w:t>
            </w:r>
          </w:p>
        </w:tc>
      </w:tr>
      <w:tr w:rsidR="00A27FAC" w14:paraId="39029A98" w14:textId="77777777">
        <w:trPr>
          <w:trHeight w:val="442"/>
        </w:trPr>
        <w:tc>
          <w:tcPr>
            <w:tcW w:w="1739" w:type="dxa"/>
            <w:vAlign w:val="center"/>
          </w:tcPr>
          <w:p w14:paraId="707D85E5" w14:textId="77777777" w:rsidR="00A27FAC" w:rsidRDefault="00000000">
            <w:pPr>
              <w:ind w:firstLineChars="67" w:firstLine="141"/>
              <w:jc w:val="center"/>
              <w:rPr>
                <w:szCs w:val="21"/>
              </w:rPr>
            </w:pPr>
            <w:r>
              <w:rPr>
                <w:szCs w:val="21"/>
              </w:rPr>
              <w:t>预期效果</w:t>
            </w:r>
          </w:p>
        </w:tc>
        <w:tc>
          <w:tcPr>
            <w:tcW w:w="6713" w:type="dxa"/>
            <w:gridSpan w:val="3"/>
            <w:vAlign w:val="center"/>
          </w:tcPr>
          <w:p w14:paraId="1A869B5A" w14:textId="77777777" w:rsidR="00A27FAC" w:rsidRDefault="00000000">
            <w:pPr>
              <w:rPr>
                <w:szCs w:val="21"/>
              </w:rPr>
            </w:pPr>
            <w:r>
              <w:rPr>
                <w:rFonts w:hint="eastAsia"/>
                <w:szCs w:val="21"/>
              </w:rPr>
              <w:t>员工禁用</w:t>
            </w:r>
            <w:r>
              <w:rPr>
                <w:szCs w:val="21"/>
              </w:rPr>
              <w:t>成功，系统显示</w:t>
            </w:r>
            <w:r>
              <w:rPr>
                <w:szCs w:val="21"/>
              </w:rPr>
              <w:t>“</w:t>
            </w:r>
            <w:r>
              <w:rPr>
                <w:rFonts w:hint="eastAsia"/>
                <w:szCs w:val="21"/>
              </w:rPr>
              <w:t>账号状态更改成功</w:t>
            </w:r>
            <w:r>
              <w:rPr>
                <w:szCs w:val="21"/>
              </w:rPr>
              <w:t>”</w:t>
            </w:r>
            <w:r>
              <w:rPr>
                <w:szCs w:val="21"/>
              </w:rPr>
              <w:t>提示</w:t>
            </w:r>
          </w:p>
        </w:tc>
      </w:tr>
      <w:tr w:rsidR="00A27FAC" w14:paraId="7EF2C1AB" w14:textId="77777777">
        <w:trPr>
          <w:trHeight w:val="442"/>
        </w:trPr>
        <w:tc>
          <w:tcPr>
            <w:tcW w:w="1739" w:type="dxa"/>
            <w:vAlign w:val="center"/>
          </w:tcPr>
          <w:p w14:paraId="33F19D53" w14:textId="77777777" w:rsidR="00A27FAC" w:rsidRDefault="00000000">
            <w:pPr>
              <w:ind w:firstLineChars="67" w:firstLine="141"/>
              <w:jc w:val="center"/>
              <w:rPr>
                <w:szCs w:val="21"/>
              </w:rPr>
            </w:pPr>
            <w:r>
              <w:rPr>
                <w:szCs w:val="21"/>
              </w:rPr>
              <w:t>实际效果</w:t>
            </w:r>
          </w:p>
        </w:tc>
        <w:tc>
          <w:tcPr>
            <w:tcW w:w="6713" w:type="dxa"/>
            <w:gridSpan w:val="3"/>
            <w:vAlign w:val="center"/>
          </w:tcPr>
          <w:p w14:paraId="572D4667" w14:textId="77777777" w:rsidR="00A27FAC" w:rsidRDefault="00000000">
            <w:pPr>
              <w:rPr>
                <w:szCs w:val="21"/>
              </w:rPr>
            </w:pPr>
            <w:r>
              <w:rPr>
                <w:szCs w:val="21"/>
              </w:rPr>
              <w:t>与预期效果一致</w:t>
            </w:r>
          </w:p>
        </w:tc>
      </w:tr>
      <w:tr w:rsidR="00A27FAC" w14:paraId="5DEECBF1" w14:textId="77777777">
        <w:trPr>
          <w:trHeight w:val="60"/>
        </w:trPr>
        <w:tc>
          <w:tcPr>
            <w:tcW w:w="1739" w:type="dxa"/>
            <w:vAlign w:val="center"/>
          </w:tcPr>
          <w:p w14:paraId="41FCBEAC" w14:textId="77777777" w:rsidR="00A27FAC" w:rsidRDefault="00000000">
            <w:pPr>
              <w:ind w:firstLineChars="67" w:firstLine="141"/>
              <w:jc w:val="center"/>
              <w:rPr>
                <w:szCs w:val="21"/>
              </w:rPr>
            </w:pPr>
            <w:r>
              <w:rPr>
                <w:szCs w:val="21"/>
              </w:rPr>
              <w:t>结论</w:t>
            </w:r>
          </w:p>
        </w:tc>
        <w:tc>
          <w:tcPr>
            <w:tcW w:w="6713" w:type="dxa"/>
            <w:gridSpan w:val="3"/>
            <w:vAlign w:val="center"/>
          </w:tcPr>
          <w:p w14:paraId="182BA893" w14:textId="77777777" w:rsidR="00A27FAC" w:rsidRDefault="00000000">
            <w:pPr>
              <w:rPr>
                <w:szCs w:val="21"/>
              </w:rPr>
            </w:pPr>
            <w:r>
              <w:rPr>
                <w:szCs w:val="21"/>
              </w:rPr>
              <w:t>测试通过</w:t>
            </w:r>
          </w:p>
        </w:tc>
      </w:tr>
    </w:tbl>
    <w:p w14:paraId="02972ECC" w14:textId="77777777" w:rsidR="00A27FAC" w:rsidRDefault="00000000">
      <w:pPr>
        <w:pStyle w:val="000"/>
        <w:ind w:firstLine="480"/>
        <w:rPr>
          <w:rFonts w:cs="Times New Roman"/>
        </w:rPr>
      </w:pPr>
      <w:r>
        <w:rPr>
          <w:rFonts w:cs="Times New Roman" w:hint="eastAsia"/>
        </w:rPr>
        <w:t>员工</w:t>
      </w:r>
      <w:r>
        <w:rPr>
          <w:rFonts w:hint="eastAsia"/>
          <w:szCs w:val="21"/>
        </w:rPr>
        <w:t>禁用</w:t>
      </w:r>
      <w:r>
        <w:rPr>
          <w:rFonts w:cs="Times New Roman"/>
        </w:rPr>
        <w:t>测试成功界面如图</w:t>
      </w:r>
      <w:r>
        <w:rPr>
          <w:rFonts w:cs="Times New Roman"/>
        </w:rPr>
        <w:t>6.1</w:t>
      </w:r>
      <w:r>
        <w:rPr>
          <w:rFonts w:cs="Times New Roman" w:hint="eastAsia"/>
        </w:rPr>
        <w:t>5</w:t>
      </w:r>
      <w:r>
        <w:rPr>
          <w:rFonts w:cs="Times New Roman"/>
        </w:rPr>
        <w:t>所示。</w:t>
      </w:r>
    </w:p>
    <w:p w14:paraId="18F24951" w14:textId="77777777" w:rsidR="00A27FAC" w:rsidRDefault="00000000">
      <w:pPr>
        <w:pStyle w:val="05"/>
      </w:pPr>
      <w:r>
        <w:rPr>
          <w:noProof/>
        </w:rPr>
        <w:drawing>
          <wp:inline distT="0" distB="0" distL="0" distR="0" wp14:anchorId="7ADFC93C" wp14:editId="76380638">
            <wp:extent cx="5400040" cy="2564765"/>
            <wp:effectExtent l="0" t="0" r="0" b="6985"/>
            <wp:docPr id="427852661" name="图片 1" descr="社交网络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52661" name="图片 1" descr="社交网络的手机截图&#10;&#10;AI 生成的内容可能不正确。"/>
                    <pic:cNvPicPr>
                      <a:picLocks noChangeAspect="1"/>
                    </pic:cNvPicPr>
                  </pic:nvPicPr>
                  <pic:blipFill>
                    <a:blip r:embed="rId154"/>
                    <a:stretch>
                      <a:fillRect/>
                    </a:stretch>
                  </pic:blipFill>
                  <pic:spPr>
                    <a:xfrm>
                      <a:off x="0" y="0"/>
                      <a:ext cx="5400040" cy="2564765"/>
                    </a:xfrm>
                    <a:prstGeom prst="rect">
                      <a:avLst/>
                    </a:prstGeom>
                  </pic:spPr>
                </pic:pic>
              </a:graphicData>
            </a:graphic>
          </wp:inline>
        </w:drawing>
      </w:r>
    </w:p>
    <w:p w14:paraId="62AD016A" w14:textId="77777777" w:rsidR="00A27FAC" w:rsidRDefault="00000000">
      <w:pPr>
        <w:pStyle w:val="05"/>
      </w:pPr>
      <w:r>
        <w:t>图</w:t>
      </w:r>
      <w:r>
        <w:t>6.1</w:t>
      </w:r>
      <w:r>
        <w:rPr>
          <w:rFonts w:hint="eastAsia"/>
        </w:rPr>
        <w:t>6</w:t>
      </w:r>
      <w:proofErr w:type="gramStart"/>
      <w:r>
        <w:rPr>
          <w:rFonts w:hint="eastAsia"/>
        </w:rPr>
        <w:t>禁用员工</w:t>
      </w:r>
      <w:proofErr w:type="gramEnd"/>
      <w:r>
        <w:t>测试成功界面</w:t>
      </w:r>
    </w:p>
    <w:p w14:paraId="5E0A2370" w14:textId="77777777" w:rsidR="00A27FAC" w:rsidRDefault="00000000">
      <w:pPr>
        <w:pStyle w:val="03"/>
        <w:rPr>
          <w:rFonts w:ascii="Times New Roman" w:hAnsi="Times New Roman" w:cs="Times New Roman"/>
        </w:rPr>
      </w:pPr>
      <w:bookmarkStart w:id="330" w:name="_Toc195902001"/>
      <w:r>
        <w:rPr>
          <w:rFonts w:ascii="Times New Roman" w:hAnsi="Times New Roman" w:cs="Times New Roman"/>
        </w:rPr>
        <w:t>6.2.8</w:t>
      </w:r>
      <w:r>
        <w:rPr>
          <w:rFonts w:ascii="Times New Roman" w:hAnsi="Times New Roman" w:cs="Times New Roman" w:hint="eastAsia"/>
        </w:rPr>
        <w:t>商家管理</w:t>
      </w:r>
      <w:bookmarkEnd w:id="330"/>
    </w:p>
    <w:p w14:paraId="071980A6" w14:textId="77777777" w:rsidR="00A27FAC" w:rsidRDefault="00000000">
      <w:pPr>
        <w:pStyle w:val="000"/>
        <w:ind w:firstLine="480"/>
        <w:rPr>
          <w:rFonts w:cs="Times New Roman"/>
        </w:rPr>
      </w:pPr>
      <w:r>
        <w:rPr>
          <w:rFonts w:cs="Times New Roman" w:hint="eastAsia"/>
        </w:rPr>
        <w:t>商家管理在整个点菜系统里面尤为重要，是一切的基础。其功能包含商家注册、商家审核、商家禁用等功能，以审核商家为例进行测试，</w:t>
      </w:r>
      <w:r>
        <w:rPr>
          <w:rFonts w:cs="Times New Roman"/>
        </w:rPr>
        <w:t>测试用例表如表</w:t>
      </w:r>
      <w:r>
        <w:rPr>
          <w:rFonts w:cs="Times New Roman"/>
        </w:rPr>
        <w:t>6.8</w:t>
      </w:r>
      <w:r>
        <w:rPr>
          <w:rFonts w:cs="Times New Roman"/>
        </w:rPr>
        <w:t>所示。</w:t>
      </w:r>
    </w:p>
    <w:p w14:paraId="0D172ACB" w14:textId="77777777" w:rsidR="00A27FAC" w:rsidRDefault="00000000">
      <w:pPr>
        <w:pStyle w:val="04"/>
      </w:pPr>
      <w:r>
        <w:t>表</w:t>
      </w:r>
      <w:r>
        <w:t>6.8</w:t>
      </w:r>
      <w:r>
        <w:rPr>
          <w:rFonts w:hint="eastAsia"/>
        </w:rPr>
        <w:t>商家审核</w:t>
      </w:r>
      <w:r>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A27FAC" w14:paraId="6DABFEA6" w14:textId="77777777">
        <w:trPr>
          <w:trHeight w:val="442"/>
        </w:trPr>
        <w:tc>
          <w:tcPr>
            <w:tcW w:w="1739" w:type="dxa"/>
            <w:vAlign w:val="center"/>
          </w:tcPr>
          <w:p w14:paraId="4CD1542F" w14:textId="77777777" w:rsidR="00A27FAC" w:rsidRDefault="00000000">
            <w:pPr>
              <w:ind w:firstLineChars="67" w:firstLine="141"/>
              <w:jc w:val="center"/>
              <w:rPr>
                <w:szCs w:val="21"/>
              </w:rPr>
            </w:pPr>
            <w:r>
              <w:rPr>
                <w:szCs w:val="21"/>
              </w:rPr>
              <w:t>测试用例</w:t>
            </w:r>
          </w:p>
        </w:tc>
        <w:tc>
          <w:tcPr>
            <w:tcW w:w="6713" w:type="dxa"/>
            <w:gridSpan w:val="3"/>
            <w:vAlign w:val="center"/>
          </w:tcPr>
          <w:p w14:paraId="15976FE2" w14:textId="77777777" w:rsidR="00A27FAC" w:rsidRDefault="00000000">
            <w:pPr>
              <w:rPr>
                <w:szCs w:val="21"/>
              </w:rPr>
            </w:pPr>
            <w:proofErr w:type="spellStart"/>
            <w:r>
              <w:rPr>
                <w:szCs w:val="21"/>
              </w:rPr>
              <w:t>MerchantAuditTest</w:t>
            </w:r>
            <w:proofErr w:type="spellEnd"/>
          </w:p>
        </w:tc>
      </w:tr>
      <w:tr w:rsidR="00A27FAC" w14:paraId="16DB18DF" w14:textId="77777777">
        <w:trPr>
          <w:trHeight w:val="442"/>
        </w:trPr>
        <w:tc>
          <w:tcPr>
            <w:tcW w:w="1739" w:type="dxa"/>
            <w:vAlign w:val="center"/>
          </w:tcPr>
          <w:p w14:paraId="7A55266E" w14:textId="77777777" w:rsidR="00A27FAC" w:rsidRDefault="00000000">
            <w:pPr>
              <w:ind w:firstLineChars="67" w:firstLine="141"/>
              <w:jc w:val="center"/>
              <w:rPr>
                <w:szCs w:val="21"/>
              </w:rPr>
            </w:pPr>
            <w:r>
              <w:rPr>
                <w:szCs w:val="21"/>
              </w:rPr>
              <w:t>测试用例名称</w:t>
            </w:r>
          </w:p>
        </w:tc>
        <w:tc>
          <w:tcPr>
            <w:tcW w:w="6713" w:type="dxa"/>
            <w:gridSpan w:val="3"/>
            <w:vAlign w:val="center"/>
          </w:tcPr>
          <w:p w14:paraId="2FB03B2E" w14:textId="77777777" w:rsidR="00A27FAC" w:rsidRDefault="00000000">
            <w:pPr>
              <w:rPr>
                <w:szCs w:val="21"/>
              </w:rPr>
            </w:pPr>
            <w:r>
              <w:rPr>
                <w:rFonts w:hint="eastAsia"/>
                <w:szCs w:val="21"/>
              </w:rPr>
              <w:t>审核商家</w:t>
            </w:r>
            <w:r>
              <w:rPr>
                <w:szCs w:val="21"/>
              </w:rPr>
              <w:t>测试</w:t>
            </w:r>
          </w:p>
        </w:tc>
      </w:tr>
      <w:tr w:rsidR="00A27FAC" w14:paraId="1E97D420" w14:textId="77777777">
        <w:trPr>
          <w:trHeight w:val="442"/>
        </w:trPr>
        <w:tc>
          <w:tcPr>
            <w:tcW w:w="1739" w:type="dxa"/>
            <w:vAlign w:val="center"/>
          </w:tcPr>
          <w:p w14:paraId="6E55EF96" w14:textId="77777777" w:rsidR="00A27FAC" w:rsidRDefault="00000000">
            <w:pPr>
              <w:ind w:firstLineChars="67" w:firstLine="141"/>
              <w:jc w:val="center"/>
              <w:rPr>
                <w:szCs w:val="21"/>
              </w:rPr>
            </w:pPr>
            <w:r>
              <w:rPr>
                <w:szCs w:val="21"/>
              </w:rPr>
              <w:t>功能模块</w:t>
            </w:r>
          </w:p>
        </w:tc>
        <w:tc>
          <w:tcPr>
            <w:tcW w:w="2451" w:type="dxa"/>
            <w:vAlign w:val="center"/>
          </w:tcPr>
          <w:p w14:paraId="71D53FC1" w14:textId="77777777" w:rsidR="00A27FAC" w:rsidRDefault="00000000">
            <w:pPr>
              <w:rPr>
                <w:szCs w:val="21"/>
              </w:rPr>
            </w:pPr>
            <w:r>
              <w:rPr>
                <w:rFonts w:hint="eastAsia"/>
                <w:szCs w:val="21"/>
              </w:rPr>
              <w:t>商家管理模块</w:t>
            </w:r>
          </w:p>
        </w:tc>
        <w:tc>
          <w:tcPr>
            <w:tcW w:w="2131" w:type="dxa"/>
            <w:vAlign w:val="center"/>
          </w:tcPr>
          <w:p w14:paraId="1CFBCF78" w14:textId="77777777" w:rsidR="00A27FAC" w:rsidRDefault="00000000">
            <w:pPr>
              <w:rPr>
                <w:szCs w:val="21"/>
              </w:rPr>
            </w:pPr>
            <w:r>
              <w:rPr>
                <w:szCs w:val="21"/>
              </w:rPr>
              <w:t>测试平台</w:t>
            </w:r>
          </w:p>
        </w:tc>
        <w:tc>
          <w:tcPr>
            <w:tcW w:w="2131" w:type="dxa"/>
            <w:vAlign w:val="center"/>
          </w:tcPr>
          <w:p w14:paraId="0352E7EB" w14:textId="77777777" w:rsidR="00A27FAC" w:rsidRDefault="00000000">
            <w:pPr>
              <w:rPr>
                <w:szCs w:val="21"/>
              </w:rPr>
            </w:pPr>
            <w:r>
              <w:rPr>
                <w:szCs w:val="21"/>
              </w:rPr>
              <w:t>所有</w:t>
            </w:r>
          </w:p>
        </w:tc>
      </w:tr>
      <w:tr w:rsidR="00A27FAC" w14:paraId="33A83479" w14:textId="77777777">
        <w:trPr>
          <w:trHeight w:val="442"/>
        </w:trPr>
        <w:tc>
          <w:tcPr>
            <w:tcW w:w="1739" w:type="dxa"/>
            <w:vAlign w:val="center"/>
          </w:tcPr>
          <w:p w14:paraId="41B19A7B" w14:textId="77777777" w:rsidR="00A27FAC" w:rsidRDefault="00000000">
            <w:pPr>
              <w:ind w:firstLineChars="67" w:firstLine="141"/>
              <w:jc w:val="center"/>
              <w:rPr>
                <w:szCs w:val="21"/>
              </w:rPr>
            </w:pPr>
            <w:r>
              <w:rPr>
                <w:szCs w:val="21"/>
              </w:rPr>
              <w:t>测试功能点</w:t>
            </w:r>
          </w:p>
        </w:tc>
        <w:tc>
          <w:tcPr>
            <w:tcW w:w="6713" w:type="dxa"/>
            <w:gridSpan w:val="3"/>
            <w:vAlign w:val="center"/>
          </w:tcPr>
          <w:p w14:paraId="55803CC5" w14:textId="77777777" w:rsidR="00A27FAC" w:rsidRDefault="00000000">
            <w:pPr>
              <w:rPr>
                <w:szCs w:val="21"/>
              </w:rPr>
            </w:pPr>
            <w:r>
              <w:rPr>
                <w:rFonts w:hint="eastAsia"/>
                <w:szCs w:val="21"/>
              </w:rPr>
              <w:t>对商家进行审核，并能够进行登录</w:t>
            </w:r>
          </w:p>
        </w:tc>
      </w:tr>
      <w:tr w:rsidR="00A27FAC" w14:paraId="70293D2A" w14:textId="77777777">
        <w:trPr>
          <w:trHeight w:val="442"/>
        </w:trPr>
        <w:tc>
          <w:tcPr>
            <w:tcW w:w="1739" w:type="dxa"/>
            <w:vAlign w:val="center"/>
          </w:tcPr>
          <w:p w14:paraId="56F1D6CE" w14:textId="77777777" w:rsidR="00A27FAC" w:rsidRDefault="00000000">
            <w:pPr>
              <w:ind w:firstLineChars="67" w:firstLine="141"/>
              <w:jc w:val="center"/>
              <w:rPr>
                <w:szCs w:val="21"/>
              </w:rPr>
            </w:pPr>
            <w:r>
              <w:rPr>
                <w:szCs w:val="21"/>
              </w:rPr>
              <w:t>测试目的</w:t>
            </w:r>
          </w:p>
        </w:tc>
        <w:tc>
          <w:tcPr>
            <w:tcW w:w="6713" w:type="dxa"/>
            <w:gridSpan w:val="3"/>
            <w:vAlign w:val="center"/>
          </w:tcPr>
          <w:p w14:paraId="16CA764E" w14:textId="77777777" w:rsidR="00A27FAC" w:rsidRDefault="00000000">
            <w:pPr>
              <w:rPr>
                <w:szCs w:val="21"/>
              </w:rPr>
            </w:pPr>
            <w:r>
              <w:rPr>
                <w:szCs w:val="21"/>
              </w:rPr>
              <w:t>确保</w:t>
            </w:r>
            <w:r>
              <w:rPr>
                <w:rFonts w:hint="eastAsia"/>
                <w:szCs w:val="21"/>
              </w:rPr>
              <w:t>商家能顺利审核</w:t>
            </w:r>
          </w:p>
        </w:tc>
      </w:tr>
      <w:tr w:rsidR="00A27FAC" w14:paraId="745A982A" w14:textId="77777777">
        <w:trPr>
          <w:trHeight w:val="442"/>
        </w:trPr>
        <w:tc>
          <w:tcPr>
            <w:tcW w:w="1739" w:type="dxa"/>
            <w:vAlign w:val="center"/>
          </w:tcPr>
          <w:p w14:paraId="791C6240" w14:textId="77777777" w:rsidR="00A27FAC" w:rsidRDefault="00000000">
            <w:pPr>
              <w:ind w:firstLineChars="67" w:firstLine="141"/>
              <w:jc w:val="center"/>
              <w:rPr>
                <w:szCs w:val="21"/>
              </w:rPr>
            </w:pPr>
            <w:r>
              <w:rPr>
                <w:szCs w:val="21"/>
              </w:rPr>
              <w:t>预置条件</w:t>
            </w:r>
          </w:p>
        </w:tc>
        <w:tc>
          <w:tcPr>
            <w:tcW w:w="6713" w:type="dxa"/>
            <w:gridSpan w:val="3"/>
            <w:vAlign w:val="center"/>
          </w:tcPr>
          <w:p w14:paraId="50F223F7" w14:textId="77777777" w:rsidR="00A27FAC" w:rsidRDefault="00000000">
            <w:pPr>
              <w:rPr>
                <w:szCs w:val="21"/>
              </w:rPr>
            </w:pPr>
            <w:r>
              <w:rPr>
                <w:rFonts w:hint="eastAsia"/>
                <w:szCs w:val="21"/>
              </w:rPr>
              <w:t>平台</w:t>
            </w:r>
            <w:r>
              <w:rPr>
                <w:szCs w:val="21"/>
              </w:rPr>
              <w:t>管理员已登录后台管理系统</w:t>
            </w:r>
          </w:p>
        </w:tc>
      </w:tr>
      <w:tr w:rsidR="00A27FAC" w14:paraId="4159A3D3" w14:textId="77777777">
        <w:trPr>
          <w:trHeight w:val="442"/>
        </w:trPr>
        <w:tc>
          <w:tcPr>
            <w:tcW w:w="1739" w:type="dxa"/>
            <w:vAlign w:val="center"/>
          </w:tcPr>
          <w:p w14:paraId="528C7081" w14:textId="77777777" w:rsidR="00A27FAC" w:rsidRDefault="00000000">
            <w:pPr>
              <w:ind w:firstLineChars="67" w:firstLine="141"/>
              <w:jc w:val="center"/>
              <w:rPr>
                <w:szCs w:val="21"/>
              </w:rPr>
            </w:pPr>
            <w:r>
              <w:rPr>
                <w:szCs w:val="21"/>
              </w:rPr>
              <w:t>测试步骤</w:t>
            </w:r>
          </w:p>
        </w:tc>
        <w:tc>
          <w:tcPr>
            <w:tcW w:w="6713" w:type="dxa"/>
            <w:gridSpan w:val="3"/>
            <w:vAlign w:val="center"/>
          </w:tcPr>
          <w:p w14:paraId="05CAB391" w14:textId="77777777" w:rsidR="00A27FAC" w:rsidRDefault="00000000">
            <w:pPr>
              <w:pStyle w:val="aff9"/>
              <w:numPr>
                <w:ilvl w:val="0"/>
                <w:numId w:val="13"/>
              </w:numPr>
              <w:ind w:firstLineChars="0"/>
              <w:rPr>
                <w:szCs w:val="21"/>
              </w:rPr>
            </w:pPr>
            <w:r>
              <w:rPr>
                <w:rFonts w:ascii="宋体" w:hAnsi="宋体" w:cs="宋体" w:hint="eastAsia"/>
                <w:szCs w:val="21"/>
              </w:rPr>
              <w:t>平台</w:t>
            </w:r>
            <w:r>
              <w:rPr>
                <w:szCs w:val="21"/>
              </w:rPr>
              <w:t>管理员登录后台管理系统。</w:t>
            </w:r>
          </w:p>
          <w:p w14:paraId="4C578483" w14:textId="77777777" w:rsidR="00A27FAC" w:rsidRDefault="00000000">
            <w:pPr>
              <w:pStyle w:val="aff9"/>
              <w:numPr>
                <w:ilvl w:val="0"/>
                <w:numId w:val="8"/>
              </w:numPr>
              <w:ind w:firstLineChars="0"/>
              <w:rPr>
                <w:szCs w:val="21"/>
              </w:rPr>
            </w:pPr>
            <w:r>
              <w:rPr>
                <w:szCs w:val="21"/>
              </w:rPr>
              <w:t>点击进入</w:t>
            </w:r>
            <w:r>
              <w:rPr>
                <w:rFonts w:hint="eastAsia"/>
                <w:szCs w:val="21"/>
              </w:rPr>
              <w:t>商家管理页面</w:t>
            </w:r>
            <w:r>
              <w:rPr>
                <w:szCs w:val="21"/>
              </w:rPr>
              <w:t>。</w:t>
            </w:r>
          </w:p>
          <w:p w14:paraId="7EB14BCF" w14:textId="77777777" w:rsidR="00A27FAC" w:rsidRDefault="00000000">
            <w:pPr>
              <w:pStyle w:val="aff9"/>
              <w:numPr>
                <w:ilvl w:val="0"/>
                <w:numId w:val="8"/>
              </w:numPr>
              <w:ind w:firstLineChars="0"/>
              <w:rPr>
                <w:szCs w:val="21"/>
              </w:rPr>
            </w:pPr>
            <w:r>
              <w:rPr>
                <w:rFonts w:hint="eastAsia"/>
                <w:szCs w:val="21"/>
              </w:rPr>
              <w:t>点击待审核商家对应的审核按钮</w:t>
            </w:r>
            <w:r>
              <w:rPr>
                <w:szCs w:val="21"/>
              </w:rPr>
              <w:t>。</w:t>
            </w:r>
          </w:p>
          <w:p w14:paraId="5E2567C0" w14:textId="77777777" w:rsidR="00A27FAC" w:rsidRDefault="00000000">
            <w:pPr>
              <w:pStyle w:val="aff9"/>
              <w:numPr>
                <w:ilvl w:val="0"/>
                <w:numId w:val="8"/>
              </w:numPr>
              <w:ind w:firstLineChars="0"/>
              <w:rPr>
                <w:szCs w:val="21"/>
              </w:rPr>
            </w:pPr>
            <w:r>
              <w:rPr>
                <w:rFonts w:hint="eastAsia"/>
                <w:szCs w:val="21"/>
              </w:rPr>
              <w:t>输入审核原因。</w:t>
            </w:r>
          </w:p>
          <w:p w14:paraId="36038D89" w14:textId="77777777" w:rsidR="00A27FAC" w:rsidRDefault="00000000">
            <w:pPr>
              <w:pStyle w:val="aff9"/>
              <w:numPr>
                <w:ilvl w:val="0"/>
                <w:numId w:val="8"/>
              </w:numPr>
              <w:ind w:firstLineChars="0"/>
              <w:rPr>
                <w:szCs w:val="21"/>
              </w:rPr>
            </w:pPr>
            <w:r>
              <w:rPr>
                <w:rFonts w:hint="eastAsia"/>
                <w:szCs w:val="21"/>
              </w:rPr>
              <w:t>点击确定。</w:t>
            </w:r>
          </w:p>
        </w:tc>
      </w:tr>
      <w:tr w:rsidR="00A27FAC" w14:paraId="71F5A996" w14:textId="77777777">
        <w:trPr>
          <w:trHeight w:val="442"/>
        </w:trPr>
        <w:tc>
          <w:tcPr>
            <w:tcW w:w="1739" w:type="dxa"/>
            <w:vAlign w:val="center"/>
          </w:tcPr>
          <w:p w14:paraId="26EEB470" w14:textId="77777777" w:rsidR="00A27FAC" w:rsidRDefault="00000000">
            <w:pPr>
              <w:ind w:firstLineChars="67" w:firstLine="141"/>
              <w:jc w:val="center"/>
              <w:rPr>
                <w:szCs w:val="21"/>
              </w:rPr>
            </w:pPr>
            <w:r>
              <w:rPr>
                <w:szCs w:val="21"/>
              </w:rPr>
              <w:lastRenderedPageBreak/>
              <w:t>预期效果</w:t>
            </w:r>
          </w:p>
        </w:tc>
        <w:tc>
          <w:tcPr>
            <w:tcW w:w="6713" w:type="dxa"/>
            <w:gridSpan w:val="3"/>
            <w:vAlign w:val="center"/>
          </w:tcPr>
          <w:p w14:paraId="2E8CFDE9" w14:textId="77777777" w:rsidR="00A27FAC" w:rsidRDefault="00000000">
            <w:pPr>
              <w:rPr>
                <w:szCs w:val="21"/>
              </w:rPr>
            </w:pPr>
            <w:r>
              <w:rPr>
                <w:rFonts w:hint="eastAsia"/>
                <w:szCs w:val="21"/>
              </w:rPr>
              <w:t>商家审核通过</w:t>
            </w:r>
          </w:p>
        </w:tc>
      </w:tr>
      <w:tr w:rsidR="00A27FAC" w14:paraId="213BF44C" w14:textId="77777777">
        <w:trPr>
          <w:trHeight w:val="442"/>
        </w:trPr>
        <w:tc>
          <w:tcPr>
            <w:tcW w:w="1739" w:type="dxa"/>
            <w:vAlign w:val="center"/>
          </w:tcPr>
          <w:p w14:paraId="7877C671" w14:textId="77777777" w:rsidR="00A27FAC" w:rsidRDefault="00000000">
            <w:pPr>
              <w:ind w:firstLineChars="67" w:firstLine="141"/>
              <w:jc w:val="center"/>
              <w:rPr>
                <w:szCs w:val="21"/>
              </w:rPr>
            </w:pPr>
            <w:r>
              <w:rPr>
                <w:szCs w:val="21"/>
              </w:rPr>
              <w:t>实际效果</w:t>
            </w:r>
          </w:p>
        </w:tc>
        <w:tc>
          <w:tcPr>
            <w:tcW w:w="6713" w:type="dxa"/>
            <w:gridSpan w:val="3"/>
            <w:vAlign w:val="center"/>
          </w:tcPr>
          <w:p w14:paraId="2604CD12" w14:textId="77777777" w:rsidR="00A27FAC" w:rsidRDefault="00000000">
            <w:pPr>
              <w:rPr>
                <w:szCs w:val="21"/>
              </w:rPr>
            </w:pPr>
            <w:r>
              <w:rPr>
                <w:szCs w:val="21"/>
              </w:rPr>
              <w:t>与预期效果一致</w:t>
            </w:r>
          </w:p>
        </w:tc>
      </w:tr>
      <w:tr w:rsidR="00A27FAC" w14:paraId="6B88B043" w14:textId="77777777">
        <w:trPr>
          <w:trHeight w:val="60"/>
        </w:trPr>
        <w:tc>
          <w:tcPr>
            <w:tcW w:w="1739" w:type="dxa"/>
            <w:vAlign w:val="center"/>
          </w:tcPr>
          <w:p w14:paraId="1417C966" w14:textId="77777777" w:rsidR="00A27FAC" w:rsidRDefault="00000000">
            <w:pPr>
              <w:ind w:firstLineChars="67" w:firstLine="141"/>
              <w:jc w:val="center"/>
              <w:rPr>
                <w:szCs w:val="21"/>
              </w:rPr>
            </w:pPr>
            <w:r>
              <w:rPr>
                <w:szCs w:val="21"/>
              </w:rPr>
              <w:t>结论</w:t>
            </w:r>
          </w:p>
        </w:tc>
        <w:tc>
          <w:tcPr>
            <w:tcW w:w="6713" w:type="dxa"/>
            <w:gridSpan w:val="3"/>
            <w:vAlign w:val="center"/>
          </w:tcPr>
          <w:p w14:paraId="6F9613F6" w14:textId="77777777" w:rsidR="00A27FAC" w:rsidRDefault="00000000">
            <w:pPr>
              <w:rPr>
                <w:szCs w:val="21"/>
              </w:rPr>
            </w:pPr>
            <w:r>
              <w:rPr>
                <w:szCs w:val="21"/>
              </w:rPr>
              <w:t>测试通过</w:t>
            </w:r>
          </w:p>
        </w:tc>
      </w:tr>
    </w:tbl>
    <w:p w14:paraId="7C45FBAE" w14:textId="77777777" w:rsidR="00A27FAC" w:rsidRDefault="00000000">
      <w:pPr>
        <w:pStyle w:val="000"/>
        <w:ind w:firstLine="480"/>
        <w:rPr>
          <w:rFonts w:cs="Times New Roman"/>
        </w:rPr>
      </w:pPr>
      <w:r>
        <w:rPr>
          <w:rFonts w:cs="Times New Roman" w:hint="eastAsia"/>
        </w:rPr>
        <w:t>商家测试</w:t>
      </w:r>
      <w:r>
        <w:rPr>
          <w:rFonts w:cs="Times New Roman"/>
        </w:rPr>
        <w:t>界面如图</w:t>
      </w:r>
      <w:r>
        <w:rPr>
          <w:rFonts w:cs="Times New Roman"/>
        </w:rPr>
        <w:t>6.1</w:t>
      </w:r>
      <w:r>
        <w:rPr>
          <w:rFonts w:cs="Times New Roman" w:hint="eastAsia"/>
        </w:rPr>
        <w:t>7</w:t>
      </w:r>
      <w:r>
        <w:rPr>
          <w:rFonts w:cs="Times New Roman"/>
        </w:rPr>
        <w:t>所示。</w:t>
      </w:r>
      <w:r>
        <w:rPr>
          <w:rFonts w:cs="Times New Roman" w:hint="eastAsia"/>
        </w:rPr>
        <w:t>商家登录成功</w:t>
      </w:r>
      <w:r>
        <w:rPr>
          <w:rFonts w:cs="Times New Roman"/>
        </w:rPr>
        <w:t>界面如图</w:t>
      </w:r>
      <w:r>
        <w:rPr>
          <w:rFonts w:cs="Times New Roman"/>
        </w:rPr>
        <w:t>6.1</w:t>
      </w:r>
      <w:r>
        <w:rPr>
          <w:rFonts w:cs="Times New Roman" w:hint="eastAsia"/>
        </w:rPr>
        <w:t>8</w:t>
      </w:r>
      <w:r>
        <w:rPr>
          <w:rFonts w:cs="Times New Roman"/>
        </w:rPr>
        <w:t>所示。</w:t>
      </w:r>
    </w:p>
    <w:p w14:paraId="5C63BAB0" w14:textId="77777777" w:rsidR="00A27FAC" w:rsidRDefault="00000000">
      <w:pPr>
        <w:pStyle w:val="05"/>
      </w:pPr>
      <w:r>
        <w:rPr>
          <w:noProof/>
        </w:rPr>
        <w:drawing>
          <wp:inline distT="0" distB="0" distL="0" distR="0" wp14:anchorId="5E538342" wp14:editId="44DF70FD">
            <wp:extent cx="5400040" cy="2564765"/>
            <wp:effectExtent l="0" t="0" r="0" b="6985"/>
            <wp:docPr id="980485797"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85797" name="图片 1" descr="图形用户界面, 应用程序, Teams&#10;&#10;AI 生成的内容可能不正确。"/>
                    <pic:cNvPicPr>
                      <a:picLocks noChangeAspect="1"/>
                    </pic:cNvPicPr>
                  </pic:nvPicPr>
                  <pic:blipFill>
                    <a:blip r:embed="rId155"/>
                    <a:stretch>
                      <a:fillRect/>
                    </a:stretch>
                  </pic:blipFill>
                  <pic:spPr>
                    <a:xfrm>
                      <a:off x="0" y="0"/>
                      <a:ext cx="5400040" cy="2564765"/>
                    </a:xfrm>
                    <a:prstGeom prst="rect">
                      <a:avLst/>
                    </a:prstGeom>
                  </pic:spPr>
                </pic:pic>
              </a:graphicData>
            </a:graphic>
          </wp:inline>
        </w:drawing>
      </w:r>
    </w:p>
    <w:p w14:paraId="6CA27B08" w14:textId="77777777" w:rsidR="00A27FAC" w:rsidRDefault="00000000">
      <w:pPr>
        <w:pStyle w:val="05"/>
      </w:pPr>
      <w:r>
        <w:t>图</w:t>
      </w:r>
      <w:r>
        <w:t>6.1</w:t>
      </w:r>
      <w:r>
        <w:rPr>
          <w:rFonts w:hint="eastAsia"/>
        </w:rPr>
        <w:t>7</w:t>
      </w:r>
      <w:r>
        <w:rPr>
          <w:rFonts w:hint="eastAsia"/>
        </w:rPr>
        <w:t>商家测试</w:t>
      </w:r>
      <w:r>
        <w:t>界面图</w:t>
      </w:r>
    </w:p>
    <w:p w14:paraId="3A6934E1" w14:textId="77777777" w:rsidR="00A27FAC" w:rsidRDefault="00000000">
      <w:pPr>
        <w:pStyle w:val="05"/>
      </w:pPr>
      <w:r>
        <w:rPr>
          <w:noProof/>
        </w:rPr>
        <w:drawing>
          <wp:inline distT="0" distB="0" distL="0" distR="0" wp14:anchorId="4AFE76F9" wp14:editId="1F26F8DD">
            <wp:extent cx="5400040" cy="2564765"/>
            <wp:effectExtent l="0" t="0" r="0" b="6985"/>
            <wp:docPr id="66586201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62019" name="图片 1" descr="图形用户界面, 应用程序&#10;&#10;AI 生成的内容可能不正确。"/>
                    <pic:cNvPicPr>
                      <a:picLocks noChangeAspect="1"/>
                    </pic:cNvPicPr>
                  </pic:nvPicPr>
                  <pic:blipFill>
                    <a:blip r:embed="rId156"/>
                    <a:stretch>
                      <a:fillRect/>
                    </a:stretch>
                  </pic:blipFill>
                  <pic:spPr>
                    <a:xfrm>
                      <a:off x="0" y="0"/>
                      <a:ext cx="5400040" cy="2564765"/>
                    </a:xfrm>
                    <a:prstGeom prst="rect">
                      <a:avLst/>
                    </a:prstGeom>
                  </pic:spPr>
                </pic:pic>
              </a:graphicData>
            </a:graphic>
          </wp:inline>
        </w:drawing>
      </w:r>
    </w:p>
    <w:p w14:paraId="47363A46" w14:textId="77777777" w:rsidR="00A27FAC" w:rsidRDefault="00000000">
      <w:pPr>
        <w:pStyle w:val="05"/>
      </w:pPr>
      <w:r>
        <w:t>图</w:t>
      </w:r>
      <w:r>
        <w:t>6.1</w:t>
      </w:r>
      <w:r>
        <w:rPr>
          <w:rFonts w:hint="eastAsia"/>
        </w:rPr>
        <w:t>8</w:t>
      </w:r>
      <w:r>
        <w:rPr>
          <w:rFonts w:hint="eastAsia"/>
        </w:rPr>
        <w:t>商家登录成功</w:t>
      </w:r>
      <w:r>
        <w:t>界面图</w:t>
      </w:r>
    </w:p>
    <w:p w14:paraId="603645D9" w14:textId="77777777" w:rsidR="00A27FAC" w:rsidRDefault="00000000">
      <w:pPr>
        <w:pStyle w:val="000"/>
        <w:ind w:firstLine="480"/>
        <w:rPr>
          <w:rFonts w:cs="Times New Roman"/>
        </w:rPr>
      </w:pPr>
      <w:r>
        <w:rPr>
          <w:rFonts w:cs="Times New Roman" w:hint="eastAsia"/>
        </w:rPr>
        <w:t>经测试，商家审核测试无误，并且商家注册账号能正常登录，符合测试预期。按照相同方式对商家注册、商家禁用等功能进行测试，均符合预期通过测试。</w:t>
      </w:r>
    </w:p>
    <w:p w14:paraId="740E7B78" w14:textId="77777777" w:rsidR="00A27FAC" w:rsidRDefault="00000000">
      <w:pPr>
        <w:pStyle w:val="03"/>
        <w:rPr>
          <w:rFonts w:ascii="Times New Roman" w:hAnsi="Times New Roman" w:cs="Times New Roman"/>
        </w:rPr>
      </w:pPr>
      <w:bookmarkStart w:id="331" w:name="_Toc195902002"/>
      <w:r>
        <w:rPr>
          <w:rFonts w:ascii="Times New Roman" w:hAnsi="Times New Roman" w:cs="Times New Roman"/>
        </w:rPr>
        <w:t>6.2.9</w:t>
      </w:r>
      <w:r>
        <w:rPr>
          <w:rFonts w:ascii="Times New Roman" w:hAnsi="Times New Roman" w:cs="Times New Roman"/>
        </w:rPr>
        <w:t>数据</w:t>
      </w:r>
      <w:r>
        <w:rPr>
          <w:rFonts w:ascii="Times New Roman" w:hAnsi="Times New Roman" w:cs="Times New Roman" w:hint="eastAsia"/>
        </w:rPr>
        <w:t>统计分析</w:t>
      </w:r>
      <w:r>
        <w:rPr>
          <w:rFonts w:ascii="Times New Roman" w:hAnsi="Times New Roman" w:cs="Times New Roman"/>
        </w:rPr>
        <w:t>测试</w:t>
      </w:r>
      <w:bookmarkEnd w:id="331"/>
    </w:p>
    <w:p w14:paraId="6F060F0D" w14:textId="77777777" w:rsidR="00A27FAC" w:rsidRDefault="00000000">
      <w:pPr>
        <w:pStyle w:val="000"/>
        <w:ind w:firstLine="480"/>
        <w:rPr>
          <w:rFonts w:cs="Times New Roman"/>
        </w:rPr>
      </w:pPr>
      <w:r>
        <w:rPr>
          <w:rFonts w:cs="Times New Roman"/>
        </w:rPr>
        <w:t>在</w:t>
      </w:r>
      <w:r>
        <w:rPr>
          <w:rFonts w:cs="Times New Roman" w:hint="eastAsia"/>
        </w:rPr>
        <w:t>“饭来了”校园</w:t>
      </w:r>
      <w:r>
        <w:rPr>
          <w:rFonts w:cs="Times New Roman"/>
        </w:rPr>
        <w:t>后台管理中，管理员</w:t>
      </w:r>
      <w:r>
        <w:rPr>
          <w:rFonts w:cs="Times New Roman" w:hint="eastAsia"/>
        </w:rPr>
        <w:t>、商家或员工能够查看系统销售的数据，其中包含最畅销菜品、总销售单数、各菜品销售柱状图、近七日销售数据等、以便于对商家整体销售情况能够有清晰的了解。</w:t>
      </w:r>
      <w:r>
        <w:rPr>
          <w:rFonts w:cs="Times New Roman"/>
        </w:rPr>
        <w:t>因此对数据</w:t>
      </w:r>
      <w:r>
        <w:rPr>
          <w:rFonts w:cs="Times New Roman" w:hint="eastAsia"/>
        </w:rPr>
        <w:t>统计分析</w:t>
      </w:r>
      <w:r>
        <w:rPr>
          <w:rFonts w:cs="Times New Roman"/>
        </w:rPr>
        <w:t>测试进行验证。测试用例表如表</w:t>
      </w:r>
      <w:r>
        <w:rPr>
          <w:rFonts w:cs="Times New Roman"/>
        </w:rPr>
        <w:t>6.9</w:t>
      </w:r>
      <w:r>
        <w:rPr>
          <w:rFonts w:cs="Times New Roman"/>
        </w:rPr>
        <w:t>所示。</w:t>
      </w:r>
    </w:p>
    <w:p w14:paraId="6A09894C" w14:textId="77777777" w:rsidR="00A27FAC" w:rsidRDefault="00000000">
      <w:pPr>
        <w:pStyle w:val="04"/>
      </w:pPr>
      <w:r>
        <w:t>表</w:t>
      </w:r>
      <w:r>
        <w:t>6.9</w:t>
      </w:r>
      <w:r>
        <w:rPr>
          <w:rFonts w:hint="eastAsia"/>
        </w:rPr>
        <w:t>数据统计分析</w:t>
      </w:r>
      <w:r>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A27FAC" w14:paraId="032D5CA9" w14:textId="77777777">
        <w:trPr>
          <w:trHeight w:val="442"/>
        </w:trPr>
        <w:tc>
          <w:tcPr>
            <w:tcW w:w="1739" w:type="dxa"/>
            <w:vAlign w:val="center"/>
          </w:tcPr>
          <w:p w14:paraId="0AE508F9" w14:textId="77777777" w:rsidR="00A27FAC" w:rsidRDefault="00000000">
            <w:pPr>
              <w:ind w:firstLineChars="67" w:firstLine="141"/>
              <w:jc w:val="center"/>
              <w:rPr>
                <w:szCs w:val="21"/>
              </w:rPr>
            </w:pPr>
            <w:r>
              <w:rPr>
                <w:szCs w:val="21"/>
              </w:rPr>
              <w:lastRenderedPageBreak/>
              <w:t>测试用例</w:t>
            </w:r>
          </w:p>
        </w:tc>
        <w:tc>
          <w:tcPr>
            <w:tcW w:w="6713" w:type="dxa"/>
            <w:gridSpan w:val="3"/>
            <w:vAlign w:val="center"/>
          </w:tcPr>
          <w:p w14:paraId="0F95DC33" w14:textId="77777777" w:rsidR="00A27FAC" w:rsidRDefault="00000000">
            <w:pPr>
              <w:rPr>
                <w:szCs w:val="21"/>
              </w:rPr>
            </w:pPr>
            <w:proofErr w:type="spellStart"/>
            <w:r>
              <w:rPr>
                <w:szCs w:val="21"/>
              </w:rPr>
              <w:t>Data</w:t>
            </w:r>
            <w:r>
              <w:rPr>
                <w:rFonts w:hint="eastAsia"/>
                <w:szCs w:val="21"/>
              </w:rPr>
              <w:t>Ststis</w:t>
            </w:r>
            <w:r>
              <w:rPr>
                <w:szCs w:val="21"/>
              </w:rPr>
              <w:t>Test</w:t>
            </w:r>
            <w:proofErr w:type="spellEnd"/>
          </w:p>
        </w:tc>
      </w:tr>
      <w:tr w:rsidR="00A27FAC" w14:paraId="19168169" w14:textId="77777777">
        <w:trPr>
          <w:trHeight w:val="442"/>
        </w:trPr>
        <w:tc>
          <w:tcPr>
            <w:tcW w:w="1739" w:type="dxa"/>
            <w:vAlign w:val="center"/>
          </w:tcPr>
          <w:p w14:paraId="7E48617C" w14:textId="77777777" w:rsidR="00A27FAC" w:rsidRDefault="00000000">
            <w:pPr>
              <w:ind w:firstLineChars="67" w:firstLine="141"/>
              <w:jc w:val="center"/>
              <w:rPr>
                <w:szCs w:val="21"/>
              </w:rPr>
            </w:pPr>
            <w:r>
              <w:rPr>
                <w:szCs w:val="21"/>
              </w:rPr>
              <w:t>测试用例名称</w:t>
            </w:r>
          </w:p>
        </w:tc>
        <w:tc>
          <w:tcPr>
            <w:tcW w:w="6713" w:type="dxa"/>
            <w:gridSpan w:val="3"/>
            <w:vAlign w:val="center"/>
          </w:tcPr>
          <w:p w14:paraId="39D0C4B1" w14:textId="77777777" w:rsidR="00A27FAC" w:rsidRDefault="00000000">
            <w:pPr>
              <w:rPr>
                <w:szCs w:val="21"/>
              </w:rPr>
            </w:pPr>
            <w:r>
              <w:rPr>
                <w:szCs w:val="21"/>
              </w:rPr>
              <w:t>数据</w:t>
            </w:r>
            <w:r>
              <w:rPr>
                <w:rFonts w:hint="eastAsia"/>
              </w:rPr>
              <w:t>统计分析</w:t>
            </w:r>
            <w:r>
              <w:rPr>
                <w:szCs w:val="21"/>
              </w:rPr>
              <w:t>查看测试</w:t>
            </w:r>
          </w:p>
        </w:tc>
      </w:tr>
      <w:tr w:rsidR="00A27FAC" w14:paraId="4CA833B9" w14:textId="77777777">
        <w:trPr>
          <w:trHeight w:val="442"/>
        </w:trPr>
        <w:tc>
          <w:tcPr>
            <w:tcW w:w="1739" w:type="dxa"/>
            <w:vAlign w:val="center"/>
          </w:tcPr>
          <w:p w14:paraId="0F6F5B16" w14:textId="77777777" w:rsidR="00A27FAC" w:rsidRDefault="00000000">
            <w:pPr>
              <w:ind w:firstLineChars="67" w:firstLine="141"/>
              <w:jc w:val="center"/>
              <w:rPr>
                <w:szCs w:val="21"/>
              </w:rPr>
            </w:pPr>
            <w:r>
              <w:rPr>
                <w:szCs w:val="21"/>
              </w:rPr>
              <w:t>功能模块</w:t>
            </w:r>
          </w:p>
        </w:tc>
        <w:tc>
          <w:tcPr>
            <w:tcW w:w="2451" w:type="dxa"/>
            <w:vAlign w:val="center"/>
          </w:tcPr>
          <w:p w14:paraId="3E060879" w14:textId="77777777" w:rsidR="00A27FAC" w:rsidRDefault="00000000">
            <w:pPr>
              <w:rPr>
                <w:szCs w:val="21"/>
              </w:rPr>
            </w:pPr>
            <w:r>
              <w:rPr>
                <w:szCs w:val="21"/>
              </w:rPr>
              <w:t>数据</w:t>
            </w:r>
            <w:r>
              <w:rPr>
                <w:rFonts w:hint="eastAsia"/>
              </w:rPr>
              <w:t>统计分析</w:t>
            </w:r>
            <w:r>
              <w:rPr>
                <w:szCs w:val="21"/>
              </w:rPr>
              <w:t>模块</w:t>
            </w:r>
          </w:p>
        </w:tc>
        <w:tc>
          <w:tcPr>
            <w:tcW w:w="2131" w:type="dxa"/>
            <w:vAlign w:val="center"/>
          </w:tcPr>
          <w:p w14:paraId="087FED9E" w14:textId="77777777" w:rsidR="00A27FAC" w:rsidRDefault="00000000">
            <w:pPr>
              <w:rPr>
                <w:szCs w:val="21"/>
              </w:rPr>
            </w:pPr>
            <w:r>
              <w:rPr>
                <w:szCs w:val="21"/>
              </w:rPr>
              <w:t>测试平台</w:t>
            </w:r>
          </w:p>
        </w:tc>
        <w:tc>
          <w:tcPr>
            <w:tcW w:w="2131" w:type="dxa"/>
            <w:vAlign w:val="center"/>
          </w:tcPr>
          <w:p w14:paraId="2ECB69D7" w14:textId="77777777" w:rsidR="00A27FAC" w:rsidRDefault="00000000">
            <w:pPr>
              <w:rPr>
                <w:szCs w:val="21"/>
              </w:rPr>
            </w:pPr>
            <w:r>
              <w:rPr>
                <w:szCs w:val="21"/>
              </w:rPr>
              <w:t>所有</w:t>
            </w:r>
          </w:p>
        </w:tc>
      </w:tr>
      <w:tr w:rsidR="00A27FAC" w14:paraId="5407E5C2" w14:textId="77777777">
        <w:trPr>
          <w:trHeight w:val="442"/>
        </w:trPr>
        <w:tc>
          <w:tcPr>
            <w:tcW w:w="1739" w:type="dxa"/>
            <w:vAlign w:val="center"/>
          </w:tcPr>
          <w:p w14:paraId="6BD51925" w14:textId="77777777" w:rsidR="00A27FAC" w:rsidRDefault="00000000">
            <w:pPr>
              <w:ind w:firstLineChars="67" w:firstLine="141"/>
              <w:jc w:val="center"/>
              <w:rPr>
                <w:szCs w:val="21"/>
              </w:rPr>
            </w:pPr>
            <w:r>
              <w:rPr>
                <w:szCs w:val="21"/>
              </w:rPr>
              <w:t>测试功能点</w:t>
            </w:r>
          </w:p>
        </w:tc>
        <w:tc>
          <w:tcPr>
            <w:tcW w:w="6713" w:type="dxa"/>
            <w:gridSpan w:val="3"/>
            <w:vAlign w:val="center"/>
          </w:tcPr>
          <w:p w14:paraId="69329195" w14:textId="77777777" w:rsidR="00A27FAC" w:rsidRDefault="00000000">
            <w:pPr>
              <w:rPr>
                <w:szCs w:val="21"/>
              </w:rPr>
            </w:pPr>
            <w:r>
              <w:rPr>
                <w:szCs w:val="21"/>
              </w:rPr>
              <w:t>数据</w:t>
            </w:r>
            <w:r>
              <w:rPr>
                <w:rFonts w:hint="eastAsia"/>
              </w:rPr>
              <w:t>统计分析</w:t>
            </w:r>
            <w:r>
              <w:rPr>
                <w:rFonts w:hint="eastAsia"/>
                <w:szCs w:val="21"/>
              </w:rPr>
              <w:t>渲染</w:t>
            </w:r>
          </w:p>
        </w:tc>
      </w:tr>
      <w:tr w:rsidR="00A27FAC" w14:paraId="12BB5FA5" w14:textId="77777777">
        <w:trPr>
          <w:trHeight w:val="442"/>
        </w:trPr>
        <w:tc>
          <w:tcPr>
            <w:tcW w:w="1739" w:type="dxa"/>
            <w:vAlign w:val="center"/>
          </w:tcPr>
          <w:p w14:paraId="4E061B24" w14:textId="77777777" w:rsidR="00A27FAC" w:rsidRDefault="00000000">
            <w:pPr>
              <w:ind w:firstLineChars="67" w:firstLine="141"/>
              <w:jc w:val="center"/>
              <w:rPr>
                <w:szCs w:val="21"/>
              </w:rPr>
            </w:pPr>
            <w:r>
              <w:rPr>
                <w:szCs w:val="21"/>
              </w:rPr>
              <w:t>测试目的</w:t>
            </w:r>
          </w:p>
        </w:tc>
        <w:tc>
          <w:tcPr>
            <w:tcW w:w="6713" w:type="dxa"/>
            <w:gridSpan w:val="3"/>
            <w:vAlign w:val="center"/>
          </w:tcPr>
          <w:p w14:paraId="5B4C21D9" w14:textId="77777777" w:rsidR="00A27FAC" w:rsidRDefault="00000000">
            <w:pPr>
              <w:rPr>
                <w:szCs w:val="21"/>
              </w:rPr>
            </w:pPr>
            <w:r>
              <w:rPr>
                <w:szCs w:val="21"/>
              </w:rPr>
              <w:t>确保</w:t>
            </w:r>
            <w:r>
              <w:rPr>
                <w:rFonts w:hint="eastAsia"/>
                <w:szCs w:val="21"/>
              </w:rPr>
              <w:t>商家</w:t>
            </w:r>
            <w:r>
              <w:rPr>
                <w:szCs w:val="21"/>
              </w:rPr>
              <w:t>进入后台管理系统能看到数据</w:t>
            </w:r>
            <w:r>
              <w:rPr>
                <w:rFonts w:hint="eastAsia"/>
              </w:rPr>
              <w:t>统计分析详情</w:t>
            </w:r>
          </w:p>
        </w:tc>
      </w:tr>
      <w:tr w:rsidR="00A27FAC" w14:paraId="610500B4" w14:textId="77777777">
        <w:trPr>
          <w:trHeight w:val="442"/>
        </w:trPr>
        <w:tc>
          <w:tcPr>
            <w:tcW w:w="1739" w:type="dxa"/>
            <w:vAlign w:val="center"/>
          </w:tcPr>
          <w:p w14:paraId="3951004D" w14:textId="77777777" w:rsidR="00A27FAC" w:rsidRDefault="00000000">
            <w:pPr>
              <w:ind w:firstLineChars="67" w:firstLine="141"/>
              <w:jc w:val="center"/>
              <w:rPr>
                <w:szCs w:val="21"/>
              </w:rPr>
            </w:pPr>
            <w:r>
              <w:rPr>
                <w:szCs w:val="21"/>
              </w:rPr>
              <w:t>预置条件</w:t>
            </w:r>
          </w:p>
        </w:tc>
        <w:tc>
          <w:tcPr>
            <w:tcW w:w="6713" w:type="dxa"/>
            <w:gridSpan w:val="3"/>
            <w:vAlign w:val="center"/>
          </w:tcPr>
          <w:p w14:paraId="73856F1F" w14:textId="77777777" w:rsidR="00A27FAC" w:rsidRDefault="00000000">
            <w:pPr>
              <w:rPr>
                <w:szCs w:val="21"/>
              </w:rPr>
            </w:pPr>
            <w:r>
              <w:rPr>
                <w:rFonts w:hint="eastAsia"/>
                <w:szCs w:val="21"/>
              </w:rPr>
              <w:t>商家</w:t>
            </w:r>
            <w:r>
              <w:rPr>
                <w:szCs w:val="21"/>
              </w:rPr>
              <w:t>已登录后台管理系统</w:t>
            </w:r>
          </w:p>
        </w:tc>
      </w:tr>
      <w:tr w:rsidR="00A27FAC" w14:paraId="4453CFC3" w14:textId="77777777">
        <w:trPr>
          <w:trHeight w:val="442"/>
        </w:trPr>
        <w:tc>
          <w:tcPr>
            <w:tcW w:w="1739" w:type="dxa"/>
            <w:vAlign w:val="center"/>
          </w:tcPr>
          <w:p w14:paraId="17F8F0C1" w14:textId="77777777" w:rsidR="00A27FAC" w:rsidRDefault="00000000">
            <w:pPr>
              <w:ind w:firstLineChars="67" w:firstLine="141"/>
              <w:jc w:val="center"/>
              <w:rPr>
                <w:szCs w:val="21"/>
              </w:rPr>
            </w:pPr>
            <w:r>
              <w:rPr>
                <w:szCs w:val="21"/>
              </w:rPr>
              <w:t>测试步骤</w:t>
            </w:r>
          </w:p>
        </w:tc>
        <w:tc>
          <w:tcPr>
            <w:tcW w:w="6713" w:type="dxa"/>
            <w:gridSpan w:val="3"/>
            <w:vAlign w:val="center"/>
          </w:tcPr>
          <w:p w14:paraId="00FEC8A6" w14:textId="77777777" w:rsidR="00A27FAC" w:rsidRDefault="00000000">
            <w:pPr>
              <w:pStyle w:val="aff9"/>
              <w:numPr>
                <w:ilvl w:val="0"/>
                <w:numId w:val="14"/>
              </w:numPr>
              <w:ind w:left="0" w:firstLineChars="0" w:firstLine="0"/>
              <w:rPr>
                <w:szCs w:val="21"/>
              </w:rPr>
            </w:pPr>
            <w:r>
              <w:rPr>
                <w:rFonts w:hint="eastAsia"/>
                <w:szCs w:val="21"/>
              </w:rPr>
              <w:t>商家</w:t>
            </w:r>
            <w:r>
              <w:rPr>
                <w:szCs w:val="21"/>
              </w:rPr>
              <w:t>登录后台管理系统。</w:t>
            </w:r>
          </w:p>
          <w:p w14:paraId="496441C6" w14:textId="77777777" w:rsidR="00A27FAC" w:rsidRDefault="00000000">
            <w:pPr>
              <w:pStyle w:val="aff9"/>
              <w:numPr>
                <w:ilvl w:val="0"/>
                <w:numId w:val="14"/>
              </w:numPr>
              <w:ind w:left="0" w:firstLineChars="0" w:firstLine="0"/>
              <w:rPr>
                <w:szCs w:val="21"/>
              </w:rPr>
            </w:pPr>
            <w:r>
              <w:rPr>
                <w:szCs w:val="21"/>
              </w:rPr>
              <w:t>进入后台管理系统首页。</w:t>
            </w:r>
          </w:p>
          <w:p w14:paraId="0FE0F641" w14:textId="77777777" w:rsidR="00A27FAC" w:rsidRDefault="00000000">
            <w:pPr>
              <w:rPr>
                <w:szCs w:val="21"/>
              </w:rPr>
            </w:pPr>
            <w:r>
              <w:rPr>
                <w:rFonts w:hint="eastAsia"/>
                <w:szCs w:val="21"/>
              </w:rPr>
              <w:t>③</w:t>
            </w:r>
            <w:r>
              <w:rPr>
                <w:szCs w:val="21"/>
              </w:rPr>
              <w:t>查看首页上的</w:t>
            </w:r>
            <w:r>
              <w:rPr>
                <w:rFonts w:hint="eastAsia"/>
              </w:rPr>
              <w:t>统计分析</w:t>
            </w:r>
            <w:r>
              <w:rPr>
                <w:szCs w:val="21"/>
              </w:rPr>
              <w:t>图。</w:t>
            </w:r>
          </w:p>
        </w:tc>
      </w:tr>
      <w:tr w:rsidR="00A27FAC" w14:paraId="073E10E1" w14:textId="77777777">
        <w:trPr>
          <w:trHeight w:val="442"/>
        </w:trPr>
        <w:tc>
          <w:tcPr>
            <w:tcW w:w="1739" w:type="dxa"/>
            <w:vAlign w:val="center"/>
          </w:tcPr>
          <w:p w14:paraId="5E5655DD" w14:textId="77777777" w:rsidR="00A27FAC" w:rsidRDefault="00000000">
            <w:pPr>
              <w:ind w:firstLineChars="67" w:firstLine="141"/>
              <w:jc w:val="center"/>
              <w:rPr>
                <w:szCs w:val="21"/>
              </w:rPr>
            </w:pPr>
            <w:r>
              <w:rPr>
                <w:szCs w:val="21"/>
              </w:rPr>
              <w:t>预期效果</w:t>
            </w:r>
          </w:p>
        </w:tc>
        <w:tc>
          <w:tcPr>
            <w:tcW w:w="6713" w:type="dxa"/>
            <w:gridSpan w:val="3"/>
            <w:vAlign w:val="center"/>
          </w:tcPr>
          <w:p w14:paraId="3128D9F3" w14:textId="77777777" w:rsidR="00A27FAC" w:rsidRDefault="00000000">
            <w:pPr>
              <w:rPr>
                <w:szCs w:val="21"/>
              </w:rPr>
            </w:pPr>
            <w:r>
              <w:rPr>
                <w:rFonts w:hint="eastAsia"/>
                <w:szCs w:val="21"/>
              </w:rPr>
              <w:t>商家</w:t>
            </w:r>
            <w:r>
              <w:rPr>
                <w:szCs w:val="21"/>
              </w:rPr>
              <w:t>能够在首页顺利查看到正确的数据</w:t>
            </w:r>
            <w:r>
              <w:rPr>
                <w:rFonts w:hint="eastAsia"/>
                <w:szCs w:val="21"/>
              </w:rPr>
              <w:t>统计分析详情</w:t>
            </w:r>
          </w:p>
        </w:tc>
      </w:tr>
      <w:tr w:rsidR="00A27FAC" w14:paraId="2EF2B2F5" w14:textId="77777777">
        <w:trPr>
          <w:trHeight w:val="442"/>
        </w:trPr>
        <w:tc>
          <w:tcPr>
            <w:tcW w:w="1739" w:type="dxa"/>
            <w:vAlign w:val="center"/>
          </w:tcPr>
          <w:p w14:paraId="731A33CB" w14:textId="77777777" w:rsidR="00A27FAC" w:rsidRDefault="00000000">
            <w:pPr>
              <w:ind w:firstLineChars="67" w:firstLine="141"/>
              <w:jc w:val="center"/>
              <w:rPr>
                <w:szCs w:val="21"/>
              </w:rPr>
            </w:pPr>
            <w:r>
              <w:rPr>
                <w:szCs w:val="21"/>
              </w:rPr>
              <w:t>实际效果</w:t>
            </w:r>
          </w:p>
        </w:tc>
        <w:tc>
          <w:tcPr>
            <w:tcW w:w="6713" w:type="dxa"/>
            <w:gridSpan w:val="3"/>
            <w:vAlign w:val="center"/>
          </w:tcPr>
          <w:p w14:paraId="4F41EB74" w14:textId="77777777" w:rsidR="00A27FAC" w:rsidRDefault="00000000">
            <w:pPr>
              <w:rPr>
                <w:szCs w:val="21"/>
              </w:rPr>
            </w:pPr>
            <w:r>
              <w:rPr>
                <w:szCs w:val="21"/>
              </w:rPr>
              <w:t>与预期效果一致</w:t>
            </w:r>
          </w:p>
        </w:tc>
      </w:tr>
      <w:tr w:rsidR="00A27FAC" w14:paraId="6A439B63" w14:textId="77777777">
        <w:trPr>
          <w:trHeight w:val="60"/>
        </w:trPr>
        <w:tc>
          <w:tcPr>
            <w:tcW w:w="1739" w:type="dxa"/>
            <w:vAlign w:val="center"/>
          </w:tcPr>
          <w:p w14:paraId="2FC83779" w14:textId="77777777" w:rsidR="00A27FAC" w:rsidRDefault="00000000">
            <w:pPr>
              <w:ind w:firstLineChars="67" w:firstLine="141"/>
              <w:jc w:val="center"/>
              <w:rPr>
                <w:szCs w:val="21"/>
              </w:rPr>
            </w:pPr>
            <w:r>
              <w:rPr>
                <w:szCs w:val="21"/>
              </w:rPr>
              <w:t>结论</w:t>
            </w:r>
          </w:p>
        </w:tc>
        <w:tc>
          <w:tcPr>
            <w:tcW w:w="6713" w:type="dxa"/>
            <w:gridSpan w:val="3"/>
            <w:vAlign w:val="center"/>
          </w:tcPr>
          <w:p w14:paraId="2F04E7F6" w14:textId="77777777" w:rsidR="00A27FAC" w:rsidRDefault="00000000">
            <w:pPr>
              <w:rPr>
                <w:szCs w:val="21"/>
              </w:rPr>
            </w:pPr>
            <w:r>
              <w:rPr>
                <w:szCs w:val="21"/>
              </w:rPr>
              <w:t>测试通过</w:t>
            </w:r>
          </w:p>
        </w:tc>
      </w:tr>
    </w:tbl>
    <w:p w14:paraId="77EFB6F7" w14:textId="77777777" w:rsidR="00A27FAC" w:rsidRDefault="00000000">
      <w:pPr>
        <w:pStyle w:val="000"/>
        <w:ind w:firstLine="480"/>
        <w:rPr>
          <w:rFonts w:cs="Times New Roman"/>
        </w:rPr>
      </w:pPr>
      <w:r>
        <w:rPr>
          <w:rFonts w:cs="Times New Roman"/>
        </w:rPr>
        <w:t>数据可视化界面如图</w:t>
      </w:r>
      <w:r>
        <w:rPr>
          <w:rFonts w:cs="Times New Roman"/>
        </w:rPr>
        <w:t>6.1</w:t>
      </w:r>
      <w:r>
        <w:rPr>
          <w:rFonts w:cs="Times New Roman" w:hint="eastAsia"/>
        </w:rPr>
        <w:t>9</w:t>
      </w:r>
      <w:r>
        <w:rPr>
          <w:rFonts w:cs="Times New Roman"/>
        </w:rPr>
        <w:t>所示。</w:t>
      </w:r>
    </w:p>
    <w:p w14:paraId="18201F98" w14:textId="77777777" w:rsidR="00A27FAC" w:rsidRDefault="00000000">
      <w:pPr>
        <w:pStyle w:val="04"/>
      </w:pPr>
      <w:r>
        <w:rPr>
          <w:noProof/>
        </w:rPr>
        <w:drawing>
          <wp:inline distT="0" distB="0" distL="0" distR="0" wp14:anchorId="3525F7EC" wp14:editId="0CA4F713">
            <wp:extent cx="5400040" cy="2564765"/>
            <wp:effectExtent l="0" t="0" r="0" b="6985"/>
            <wp:docPr id="139273182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31827" name="图片 1" descr="图表, 折线图&#10;&#10;AI 生成的内容可能不正确。"/>
                    <pic:cNvPicPr>
                      <a:picLocks noChangeAspect="1"/>
                    </pic:cNvPicPr>
                  </pic:nvPicPr>
                  <pic:blipFill>
                    <a:blip r:embed="rId157"/>
                    <a:stretch>
                      <a:fillRect/>
                    </a:stretch>
                  </pic:blipFill>
                  <pic:spPr>
                    <a:xfrm>
                      <a:off x="0" y="0"/>
                      <a:ext cx="5400040" cy="2564765"/>
                    </a:xfrm>
                    <a:prstGeom prst="rect">
                      <a:avLst/>
                    </a:prstGeom>
                  </pic:spPr>
                </pic:pic>
              </a:graphicData>
            </a:graphic>
          </wp:inline>
        </w:drawing>
      </w:r>
      <w:r>
        <w:br/>
      </w:r>
      <w:r>
        <w:t>图</w:t>
      </w:r>
      <w:r>
        <w:t>6.1</w:t>
      </w:r>
      <w:r>
        <w:rPr>
          <w:rFonts w:hint="eastAsia"/>
        </w:rPr>
        <w:t>9</w:t>
      </w:r>
      <w:r>
        <w:t>数据可视化界面图</w:t>
      </w:r>
    </w:p>
    <w:p w14:paraId="07675750" w14:textId="77777777" w:rsidR="00A27FAC" w:rsidRDefault="00000000">
      <w:pPr>
        <w:pStyle w:val="000"/>
        <w:ind w:firstLine="480"/>
        <w:rPr>
          <w:rFonts w:cs="Times New Roman"/>
        </w:rPr>
      </w:pPr>
      <w:r>
        <w:rPr>
          <w:rFonts w:cs="Times New Roman"/>
        </w:rPr>
        <w:t>登录</w:t>
      </w:r>
      <w:r>
        <w:rPr>
          <w:rFonts w:cs="Times New Roman" w:hint="eastAsia"/>
        </w:rPr>
        <w:t>商家</w:t>
      </w:r>
      <w:r>
        <w:rPr>
          <w:rFonts w:cs="Times New Roman"/>
        </w:rPr>
        <w:t>账号，</w:t>
      </w:r>
      <w:r>
        <w:rPr>
          <w:rFonts w:cs="Times New Roman" w:hint="eastAsia"/>
        </w:rPr>
        <w:t>经</w:t>
      </w:r>
      <w:r>
        <w:rPr>
          <w:rFonts w:cs="Times New Roman"/>
        </w:rPr>
        <w:t>测试</w:t>
      </w:r>
      <w:r>
        <w:rPr>
          <w:rFonts w:hint="eastAsia"/>
        </w:rPr>
        <w:t>统计分析渲染功能</w:t>
      </w:r>
      <w:r>
        <w:rPr>
          <w:rFonts w:cs="Times New Roman"/>
        </w:rPr>
        <w:t>正常。</w:t>
      </w:r>
    </w:p>
    <w:p w14:paraId="17D7F2D3" w14:textId="77777777" w:rsidR="00A27FAC" w:rsidRDefault="00000000">
      <w:pPr>
        <w:pStyle w:val="02"/>
        <w:rPr>
          <w:rFonts w:ascii="Times New Roman" w:hAnsi="Times New Roman" w:cs="Times New Roman"/>
        </w:rPr>
      </w:pPr>
      <w:bookmarkStart w:id="332" w:name="_Toc195902003"/>
      <w:r>
        <w:rPr>
          <w:rFonts w:ascii="Times New Roman" w:hAnsi="Times New Roman" w:cs="Times New Roman"/>
        </w:rPr>
        <w:t>6.3</w:t>
      </w:r>
      <w:r>
        <w:rPr>
          <w:rFonts w:ascii="Times New Roman" w:hAnsi="Times New Roman" w:cs="Times New Roman"/>
        </w:rPr>
        <w:t>系统性能测试</w:t>
      </w:r>
      <w:bookmarkEnd w:id="332"/>
    </w:p>
    <w:p w14:paraId="01538C5C" w14:textId="77777777" w:rsidR="00A27FAC" w:rsidRDefault="00000000">
      <w:pPr>
        <w:pStyle w:val="03"/>
        <w:rPr>
          <w:rFonts w:ascii="Times New Roman" w:hAnsi="Times New Roman" w:cs="Times New Roman"/>
        </w:rPr>
      </w:pPr>
      <w:bookmarkStart w:id="333" w:name="_Toc195902004"/>
      <w:r>
        <w:rPr>
          <w:rFonts w:ascii="Times New Roman" w:hAnsi="Times New Roman" w:cs="Times New Roman"/>
        </w:rPr>
        <w:t>6.3.1</w:t>
      </w:r>
      <w:r>
        <w:rPr>
          <w:rFonts w:ascii="Times New Roman" w:hAnsi="Times New Roman" w:cs="Times New Roman"/>
        </w:rPr>
        <w:t>响应时间</w:t>
      </w:r>
      <w:bookmarkEnd w:id="333"/>
    </w:p>
    <w:p w14:paraId="4888ED90" w14:textId="77777777" w:rsidR="00A27FAC" w:rsidRDefault="00000000">
      <w:pPr>
        <w:pStyle w:val="000"/>
        <w:ind w:firstLine="480"/>
        <w:rPr>
          <w:rFonts w:cs="Times New Roman"/>
        </w:rPr>
      </w:pPr>
      <w:r>
        <w:rPr>
          <w:rFonts w:cs="Times New Roman"/>
        </w:rPr>
        <w:t>响应时间作为衡量</w:t>
      </w:r>
      <w:r>
        <w:rPr>
          <w:rFonts w:cs="Times New Roman"/>
        </w:rPr>
        <w:t>“</w:t>
      </w:r>
      <w:r>
        <w:rPr>
          <w:rFonts w:cs="Times New Roman"/>
        </w:rPr>
        <w:t>饭来了</w:t>
      </w:r>
      <w:r>
        <w:rPr>
          <w:rFonts w:cs="Times New Roman"/>
        </w:rPr>
        <w:t>”</w:t>
      </w:r>
      <w:r>
        <w:rPr>
          <w:rFonts w:cs="Times New Roman"/>
        </w:rPr>
        <w:t>校园外卖平台性能的核心指标，是指平台从接收用户操作请求到完成响应反馈所需的时间周期。这一指标直接影响用户的操作体验流畅度，对平台服务质量起着决定性作用。</w:t>
      </w:r>
      <w:r>
        <w:rPr>
          <w:rFonts w:cs="Times New Roman" w:hint="eastAsia"/>
        </w:rPr>
        <w:t>登录系统运行相关功能，大多页面渲染以及接口响应时间均控制在</w:t>
      </w:r>
      <w:r>
        <w:rPr>
          <w:rFonts w:cs="Times New Roman" w:hint="eastAsia"/>
        </w:rPr>
        <w:t>50ms</w:t>
      </w:r>
      <w:r>
        <w:rPr>
          <w:rFonts w:cs="Times New Roman" w:hint="eastAsia"/>
        </w:rPr>
        <w:t>以内，该测试结果说明</w:t>
      </w:r>
      <w:r>
        <w:rPr>
          <w:rFonts w:cs="Times New Roman"/>
        </w:rPr>
        <w:t>“</w:t>
      </w:r>
      <w:r>
        <w:rPr>
          <w:rFonts w:cs="Times New Roman"/>
        </w:rPr>
        <w:t>饭来了</w:t>
      </w:r>
      <w:r>
        <w:rPr>
          <w:rFonts w:cs="Times New Roman"/>
        </w:rPr>
        <w:t>”</w:t>
      </w:r>
      <w:r>
        <w:rPr>
          <w:rFonts w:cs="Times New Roman"/>
        </w:rPr>
        <w:t>校园外卖平台</w:t>
      </w:r>
      <w:r>
        <w:rPr>
          <w:rFonts w:cs="Times New Roman" w:hint="eastAsia"/>
        </w:rPr>
        <w:t>的响应时间较短，符合系统设计的标准。其测试结果详情如图</w:t>
      </w:r>
      <w:r>
        <w:rPr>
          <w:rFonts w:cs="Times New Roman" w:hint="eastAsia"/>
        </w:rPr>
        <w:t>6.20</w:t>
      </w:r>
      <w:r>
        <w:rPr>
          <w:rFonts w:cs="Times New Roman" w:hint="eastAsia"/>
        </w:rPr>
        <w:t>所示。</w:t>
      </w:r>
    </w:p>
    <w:p w14:paraId="108FB132" w14:textId="77777777" w:rsidR="00A27FAC" w:rsidRDefault="00000000">
      <w:pPr>
        <w:pStyle w:val="04"/>
      </w:pPr>
      <w:r>
        <w:rPr>
          <w:noProof/>
        </w:rPr>
        <w:lastRenderedPageBreak/>
        <w:drawing>
          <wp:inline distT="0" distB="0" distL="0" distR="0" wp14:anchorId="2FA73B51" wp14:editId="3D9B5ABB">
            <wp:extent cx="5400040" cy="2691765"/>
            <wp:effectExtent l="0" t="0" r="0" b="0"/>
            <wp:docPr id="1934325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5376" name="图片 1"/>
                    <pic:cNvPicPr>
                      <a:picLocks noChangeAspect="1"/>
                    </pic:cNvPicPr>
                  </pic:nvPicPr>
                  <pic:blipFill>
                    <a:blip r:embed="rId158"/>
                    <a:stretch>
                      <a:fillRect/>
                    </a:stretch>
                  </pic:blipFill>
                  <pic:spPr>
                    <a:xfrm>
                      <a:off x="0" y="0"/>
                      <a:ext cx="5400040" cy="2691765"/>
                    </a:xfrm>
                    <a:prstGeom prst="rect">
                      <a:avLst/>
                    </a:prstGeom>
                  </pic:spPr>
                </pic:pic>
              </a:graphicData>
            </a:graphic>
          </wp:inline>
        </w:drawing>
      </w:r>
    </w:p>
    <w:p w14:paraId="738D7D70" w14:textId="77777777" w:rsidR="00A27FAC" w:rsidRDefault="00000000">
      <w:pPr>
        <w:pStyle w:val="04"/>
      </w:pPr>
      <w:r>
        <w:t>图</w:t>
      </w:r>
      <w:r>
        <w:t>6.</w:t>
      </w:r>
      <w:r>
        <w:rPr>
          <w:rFonts w:hint="eastAsia"/>
        </w:rPr>
        <w:t>20</w:t>
      </w:r>
      <w:r>
        <w:t>请求响应时间</w:t>
      </w:r>
    </w:p>
    <w:p w14:paraId="16122D52" w14:textId="77777777" w:rsidR="00A27FAC" w:rsidRDefault="00000000">
      <w:pPr>
        <w:pStyle w:val="03"/>
        <w:rPr>
          <w:rFonts w:ascii="Times New Roman" w:hAnsi="Times New Roman" w:cs="Times New Roman"/>
        </w:rPr>
      </w:pPr>
      <w:bookmarkStart w:id="334" w:name="_Toc195902005"/>
      <w:r>
        <w:rPr>
          <w:rFonts w:ascii="Times New Roman" w:hAnsi="Times New Roman" w:cs="Times New Roman"/>
        </w:rPr>
        <w:t>6.3.2</w:t>
      </w:r>
      <w:r>
        <w:rPr>
          <w:rFonts w:ascii="Times New Roman" w:hAnsi="Times New Roman" w:cs="Times New Roman" w:hint="eastAsia"/>
        </w:rPr>
        <w:t>安全性</w:t>
      </w:r>
      <w:bookmarkEnd w:id="334"/>
    </w:p>
    <w:p w14:paraId="6517F3D9" w14:textId="77777777" w:rsidR="00A27FAC" w:rsidRDefault="00000000">
      <w:pPr>
        <w:pStyle w:val="000"/>
        <w:ind w:firstLine="480"/>
        <w:rPr>
          <w:rFonts w:cs="Times New Roman"/>
        </w:rPr>
      </w:pPr>
      <w:r>
        <w:t>安全性是</w:t>
      </w:r>
      <w:r>
        <w:t>“</w:t>
      </w:r>
      <w:r>
        <w:t>饭来了</w:t>
      </w:r>
      <w:r>
        <w:t>”</w:t>
      </w:r>
      <w:r>
        <w:t>校园外卖平台稳定运行的重要保障。为验证平台在数据安全方面的防护能力，测试过程针对用户注册与登录阶段的密码验证及加密机制展开了专项测试。经测试，用户密码在传输过程中均以密文形式呈现，且无法通过常规手段解密还原，成功杜绝了数据在传输过程中被窃取或篡改的风险。同时，对数据库中存储的密码进行检查，也均为加密后的</w:t>
      </w:r>
      <w:r>
        <w:t>MD5</w:t>
      </w:r>
      <w:r>
        <w:t>值，进一步确保了数据存储的安全性。这一系列测试结果表明，</w:t>
      </w:r>
      <w:r>
        <w:t>“</w:t>
      </w:r>
      <w:r>
        <w:t>饭来了</w:t>
      </w:r>
      <w:r>
        <w:t>”</w:t>
      </w:r>
      <w:r>
        <w:t>校园外卖平台的安全防护机制切实有效，能够为用户数据安全筑牢防线。</w:t>
      </w:r>
      <w:r>
        <w:rPr>
          <w:rFonts w:cs="Times New Roman" w:hint="eastAsia"/>
        </w:rPr>
        <w:t>详情如图</w:t>
      </w:r>
      <w:r>
        <w:rPr>
          <w:rFonts w:cs="Times New Roman" w:hint="eastAsia"/>
        </w:rPr>
        <w:t>6.21</w:t>
      </w:r>
      <w:r>
        <w:rPr>
          <w:rFonts w:cs="Times New Roman" w:hint="eastAsia"/>
        </w:rPr>
        <w:t>所示。</w:t>
      </w:r>
    </w:p>
    <w:p w14:paraId="51CEEB36" w14:textId="77777777" w:rsidR="00A27FAC" w:rsidRDefault="00000000">
      <w:pPr>
        <w:pStyle w:val="04"/>
        <w:rPr>
          <w:kern w:val="0"/>
          <w:sz w:val="24"/>
        </w:rPr>
      </w:pPr>
      <w:r>
        <w:rPr>
          <w:noProof/>
        </w:rPr>
        <w:drawing>
          <wp:inline distT="0" distB="0" distL="0" distR="0" wp14:anchorId="0BF49CA4" wp14:editId="4229F7D9">
            <wp:extent cx="5400040" cy="1393825"/>
            <wp:effectExtent l="0" t="0" r="0" b="0"/>
            <wp:docPr id="145607143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71437" name="图片 1" descr="表格&#10;&#10;AI 生成的内容可能不正确。"/>
                    <pic:cNvPicPr>
                      <a:picLocks noChangeAspect="1"/>
                    </pic:cNvPicPr>
                  </pic:nvPicPr>
                  <pic:blipFill>
                    <a:blip r:embed="rId159"/>
                    <a:stretch>
                      <a:fillRect/>
                    </a:stretch>
                  </pic:blipFill>
                  <pic:spPr>
                    <a:xfrm>
                      <a:off x="0" y="0"/>
                      <a:ext cx="5400040" cy="1393825"/>
                    </a:xfrm>
                    <a:prstGeom prst="rect">
                      <a:avLst/>
                    </a:prstGeom>
                  </pic:spPr>
                </pic:pic>
              </a:graphicData>
            </a:graphic>
          </wp:inline>
        </w:drawing>
      </w:r>
    </w:p>
    <w:p w14:paraId="0F5EA68F" w14:textId="77777777" w:rsidR="00A27FAC" w:rsidRDefault="00000000">
      <w:pPr>
        <w:pStyle w:val="04"/>
      </w:pPr>
      <w:r>
        <w:t>图</w:t>
      </w:r>
      <w:r>
        <w:t>6.</w:t>
      </w:r>
      <w:r>
        <w:rPr>
          <w:rFonts w:hint="eastAsia"/>
        </w:rPr>
        <w:t>21</w:t>
      </w:r>
      <w:r>
        <w:rPr>
          <w:rFonts w:hint="eastAsia"/>
        </w:rPr>
        <w:t>数据库加密字段</w:t>
      </w:r>
    </w:p>
    <w:p w14:paraId="40C736B2" w14:textId="77777777" w:rsidR="00A27FAC" w:rsidRDefault="00A27FAC">
      <w:pPr>
        <w:pStyle w:val="000"/>
        <w:ind w:firstLine="480"/>
        <w:rPr>
          <w:rFonts w:cs="Times New Roman"/>
        </w:rPr>
      </w:pPr>
    </w:p>
    <w:p w14:paraId="7F4D914C" w14:textId="77777777" w:rsidR="00A27FAC" w:rsidRDefault="00000000">
      <w:pPr>
        <w:pStyle w:val="03"/>
        <w:rPr>
          <w:rFonts w:ascii="Times New Roman" w:hAnsi="Times New Roman" w:cs="Times New Roman"/>
        </w:rPr>
      </w:pPr>
      <w:bookmarkStart w:id="335" w:name="_Toc195902006"/>
      <w:r>
        <w:rPr>
          <w:rFonts w:ascii="Times New Roman" w:hAnsi="Times New Roman" w:cs="Times New Roman"/>
        </w:rPr>
        <w:t>6.3.3</w:t>
      </w:r>
      <w:r>
        <w:rPr>
          <w:rFonts w:ascii="Times New Roman" w:hAnsi="Times New Roman" w:cs="Times New Roman" w:hint="eastAsia"/>
        </w:rPr>
        <w:t>可靠性</w:t>
      </w:r>
      <w:bookmarkEnd w:id="335"/>
    </w:p>
    <w:p w14:paraId="1C16143B" w14:textId="77777777" w:rsidR="00A27FAC" w:rsidRDefault="00000000">
      <w:pPr>
        <w:pStyle w:val="000"/>
        <w:ind w:firstLine="480"/>
        <w:rPr>
          <w:rFonts w:cs="Times New Roman"/>
        </w:rPr>
      </w:pPr>
      <w:r>
        <w:rPr>
          <w:rFonts w:cs="Times New Roman" w:hint="eastAsia"/>
        </w:rPr>
        <w:t>“饭来了”校园外卖平台依托</w:t>
      </w:r>
      <w:r>
        <w:rPr>
          <w:rFonts w:cs="Times New Roman" w:hint="eastAsia"/>
        </w:rPr>
        <w:t>GitHub</w:t>
      </w:r>
      <w:r>
        <w:rPr>
          <w:rFonts w:cs="Times New Roman" w:hint="eastAsia"/>
        </w:rPr>
        <w:t>进行版本管理，为验证其可靠性保障能力，测试从多个维度展开。首先，模拟系统开发过程中的多次迭代，检查</w:t>
      </w:r>
      <w:r>
        <w:rPr>
          <w:rFonts w:cs="Times New Roman" w:hint="eastAsia"/>
        </w:rPr>
        <w:t>GitHub</w:t>
      </w:r>
      <w:r>
        <w:rPr>
          <w:rFonts w:cs="Times New Roman" w:hint="eastAsia"/>
        </w:rPr>
        <w:t>是否能完整保存各个版本的代码，经测试，不同迭代版本的代码均能准确存储，且版本回溯功能正常，方便开发团队随时调取历史版本，有效保障了代码资产的安全性</w:t>
      </w:r>
      <w:r>
        <w:rPr>
          <w:rFonts w:cs="Times New Roman"/>
        </w:rPr>
        <w:t>。详情如图</w:t>
      </w:r>
      <w:r>
        <w:rPr>
          <w:rFonts w:cs="Times New Roman"/>
        </w:rPr>
        <w:t>6.</w:t>
      </w:r>
      <w:r>
        <w:rPr>
          <w:rFonts w:cs="Times New Roman" w:hint="eastAsia"/>
        </w:rPr>
        <w:t>22</w:t>
      </w:r>
      <w:r>
        <w:rPr>
          <w:rFonts w:cs="Times New Roman"/>
        </w:rPr>
        <w:t>所示。</w:t>
      </w:r>
    </w:p>
    <w:p w14:paraId="726D918A" w14:textId="77777777" w:rsidR="00A27FAC" w:rsidRDefault="00000000">
      <w:pPr>
        <w:pStyle w:val="04"/>
      </w:pPr>
      <w:r>
        <w:rPr>
          <w:noProof/>
        </w:rPr>
        <w:lastRenderedPageBreak/>
        <w:drawing>
          <wp:inline distT="0" distB="0" distL="0" distR="0" wp14:anchorId="5F16297B" wp14:editId="704231DE">
            <wp:extent cx="5400040" cy="2866390"/>
            <wp:effectExtent l="0" t="0" r="0" b="0"/>
            <wp:docPr id="169572300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23007" name="图片 1" descr="文本&#10;&#10;AI 生成的内容可能不正确。"/>
                    <pic:cNvPicPr>
                      <a:picLocks noChangeAspect="1"/>
                    </pic:cNvPicPr>
                  </pic:nvPicPr>
                  <pic:blipFill>
                    <a:blip r:embed="rId160"/>
                    <a:stretch>
                      <a:fillRect/>
                    </a:stretch>
                  </pic:blipFill>
                  <pic:spPr>
                    <a:xfrm>
                      <a:off x="0" y="0"/>
                      <a:ext cx="5400040" cy="2866390"/>
                    </a:xfrm>
                    <a:prstGeom prst="rect">
                      <a:avLst/>
                    </a:prstGeom>
                  </pic:spPr>
                </pic:pic>
              </a:graphicData>
            </a:graphic>
          </wp:inline>
        </w:drawing>
      </w:r>
    </w:p>
    <w:p w14:paraId="67AD44FF" w14:textId="77777777" w:rsidR="00A27FAC" w:rsidRDefault="00000000">
      <w:pPr>
        <w:pStyle w:val="04"/>
      </w:pPr>
      <w:r>
        <w:t>图</w:t>
      </w:r>
      <w:r>
        <w:t>6.</w:t>
      </w:r>
      <w:r>
        <w:rPr>
          <w:rFonts w:hint="eastAsia"/>
        </w:rPr>
        <w:t>22 Git</w:t>
      </w:r>
      <w:r>
        <w:rPr>
          <w:rFonts w:hint="eastAsia"/>
        </w:rPr>
        <w:t>提交历史</w:t>
      </w:r>
    </w:p>
    <w:p w14:paraId="3AD38B89" w14:textId="77777777" w:rsidR="00A27FAC" w:rsidRDefault="00000000">
      <w:pPr>
        <w:pStyle w:val="02"/>
        <w:rPr>
          <w:rFonts w:ascii="Times New Roman" w:hAnsi="Times New Roman" w:cs="Times New Roman"/>
        </w:rPr>
      </w:pPr>
      <w:bookmarkStart w:id="336" w:name="_Toc195902007"/>
      <w:r>
        <w:rPr>
          <w:rFonts w:ascii="Times New Roman" w:hAnsi="Times New Roman" w:cs="Times New Roman"/>
        </w:rPr>
        <w:t>6.4</w:t>
      </w:r>
      <w:r>
        <w:rPr>
          <w:rFonts w:ascii="Times New Roman" w:hAnsi="Times New Roman" w:cs="Times New Roman"/>
        </w:rPr>
        <w:t>测试结论</w:t>
      </w:r>
      <w:bookmarkEnd w:id="336"/>
    </w:p>
    <w:p w14:paraId="41FF0D35" w14:textId="77777777" w:rsidR="00A27FAC" w:rsidRDefault="00000000">
      <w:pPr>
        <w:pStyle w:val="000"/>
        <w:ind w:firstLine="480"/>
        <w:rPr>
          <w:rFonts w:cs="Times New Roman"/>
        </w:rPr>
      </w:pPr>
      <w:r>
        <w:rPr>
          <w:rFonts w:cs="Times New Roman"/>
        </w:rPr>
        <w:t>“</w:t>
      </w:r>
      <w:r>
        <w:rPr>
          <w:rFonts w:cs="Times New Roman"/>
        </w:rPr>
        <w:t>饭来了</w:t>
      </w:r>
      <w:r>
        <w:rPr>
          <w:rFonts w:cs="Times New Roman"/>
        </w:rPr>
        <w:t>”</w:t>
      </w:r>
      <w:r>
        <w:rPr>
          <w:rFonts w:cs="Times New Roman"/>
        </w:rPr>
        <w:t>校园外卖平台的系统测试作为保障平台质量的关键环节，经过全面且严格的测试流程，对平台的各项功能、性能、安全性及可靠性等方面进行了深入验证，现得出如下测试结论</w:t>
      </w:r>
      <w:r>
        <w:rPr>
          <w:rFonts w:cs="Times New Roman" w:hint="eastAsia"/>
        </w:rPr>
        <w:t>。</w:t>
      </w:r>
    </w:p>
    <w:p w14:paraId="24E466C0" w14:textId="77777777" w:rsidR="00A27FAC" w:rsidRDefault="00000000">
      <w:pPr>
        <w:pStyle w:val="000"/>
        <w:ind w:firstLine="480"/>
        <w:rPr>
          <w:rFonts w:cs="Times New Roman"/>
        </w:rPr>
      </w:pPr>
      <w:r>
        <w:rPr>
          <w:rFonts w:cs="Times New Roman" w:hint="eastAsia"/>
        </w:rPr>
        <w:t>在单元测试期间，测试结果表明“饭来了”校园外卖平台功能均符合预期。在集成测试中，系统各个模块之间的交互、前后端联调以及系统整体稳定性都得到了保障。在系统性能测试中，通过对系统页面等响应时间的测试，其响应时间均在合理范围内，符合系统性能预期。安全测试主要证实了系统具有安全性以保障系统的安全性以及用户数据的安全。</w:t>
      </w:r>
    </w:p>
    <w:p w14:paraId="4B9FD1E9" w14:textId="77777777" w:rsidR="00A27FAC" w:rsidRDefault="00000000">
      <w:pPr>
        <w:pStyle w:val="000"/>
        <w:ind w:firstLine="480"/>
        <w:rPr>
          <w:rFonts w:cs="Times New Roman"/>
        </w:rPr>
      </w:pPr>
      <w:r>
        <w:rPr>
          <w:rFonts w:cs="Times New Roman"/>
        </w:rPr>
        <w:t>综上所述，</w:t>
      </w:r>
      <w:r>
        <w:rPr>
          <w:rFonts w:cs="Times New Roman"/>
        </w:rPr>
        <w:t>“</w:t>
      </w:r>
      <w:r>
        <w:rPr>
          <w:rFonts w:cs="Times New Roman"/>
        </w:rPr>
        <w:t>饭来了</w:t>
      </w:r>
      <w:r>
        <w:rPr>
          <w:rFonts w:cs="Times New Roman"/>
        </w:rPr>
        <w:t>”</w:t>
      </w:r>
      <w:r>
        <w:rPr>
          <w:rFonts w:cs="Times New Roman"/>
        </w:rPr>
        <w:t>校园外卖平台在功能、性能、安全性及可靠性等方面均表现良好，满足设计要求和用户需求，能够为校园师生提供稳定可靠、便捷高效且安全的外卖服务。</w:t>
      </w:r>
      <w:r>
        <w:rPr>
          <w:rFonts w:cs="Times New Roman" w:hint="eastAsia"/>
        </w:rPr>
        <w:t>尽管测试的内容较多，但是也有可能会存在未发现或者运行时间过长之后存在的缺陷，后续可能会通过用户、商家以及维护人员等持续反馈已优化系统并解决。</w:t>
      </w:r>
    </w:p>
    <w:p w14:paraId="4E4EC7C9" w14:textId="77777777" w:rsidR="00A27FAC" w:rsidRDefault="00A27FAC">
      <w:pPr>
        <w:pStyle w:val="000"/>
        <w:ind w:firstLine="480"/>
        <w:rPr>
          <w:rFonts w:cs="Times New Roman"/>
        </w:rPr>
      </w:pPr>
    </w:p>
    <w:p w14:paraId="495B3CEA" w14:textId="77777777" w:rsidR="00A27FAC" w:rsidRDefault="00A27FAC">
      <w:pPr>
        <w:rPr>
          <w:kern w:val="0"/>
          <w:sz w:val="24"/>
        </w:rPr>
        <w:sectPr w:rsidR="00A27FAC">
          <w:headerReference w:type="default" r:id="rId161"/>
          <w:pgSz w:w="11906" w:h="16838"/>
          <w:pgMar w:top="1701" w:right="1701" w:bottom="1417" w:left="1701" w:header="1247" w:footer="1021" w:gutter="0"/>
          <w:cols w:space="720"/>
          <w:docGrid w:type="lines" w:linePitch="319"/>
        </w:sectPr>
      </w:pPr>
    </w:p>
    <w:p w14:paraId="67D82EC3" w14:textId="77777777" w:rsidR="00A27FAC" w:rsidRDefault="00000000">
      <w:pPr>
        <w:pStyle w:val="010"/>
        <w:rPr>
          <w:rFonts w:ascii="Times New Roman" w:hAnsi="Times New Roman"/>
        </w:rPr>
      </w:pPr>
      <w:bookmarkStart w:id="337" w:name="_Toc195902008"/>
      <w:r>
        <w:rPr>
          <w:rFonts w:ascii="Times New Roman" w:hAnsi="Times New Roman"/>
        </w:rPr>
        <w:lastRenderedPageBreak/>
        <w:t>总结</w:t>
      </w:r>
      <w:bookmarkEnd w:id="289"/>
      <w:bookmarkEnd w:id="337"/>
    </w:p>
    <w:p w14:paraId="7507BABC" w14:textId="77777777" w:rsidR="00A27FAC" w:rsidRDefault="00000000">
      <w:pPr>
        <w:pStyle w:val="000"/>
        <w:ind w:firstLine="480"/>
        <w:rPr>
          <w:rFonts w:cs="Times New Roman"/>
        </w:rPr>
      </w:pPr>
      <w:r>
        <w:rPr>
          <w:rFonts w:cs="Times New Roman" w:hint="eastAsia"/>
          <w:highlight w:val="yellow"/>
          <w:rPrChange w:id="338" w:author="炏燚" w:date="2025-05-05T19:13:00Z">
            <w:rPr>
              <w:rFonts w:cs="Times New Roman" w:hint="eastAsia"/>
            </w:rPr>
          </w:rPrChange>
        </w:rPr>
        <w:t>“饭来了”</w:t>
      </w:r>
      <w:r>
        <w:rPr>
          <w:rFonts w:cs="Times New Roman"/>
        </w:rPr>
        <w:t>校园外卖平台的研究与开发，紧密围绕校园场景需求，在技术应用、功能实现、系统测试等方面展开深入探索，取得了一系列成果，同时也明确了未来发展方向</w:t>
      </w:r>
      <w:r>
        <w:rPr>
          <w:rFonts w:cs="Times New Roman" w:hint="eastAsia"/>
        </w:rPr>
        <w:t>。</w:t>
      </w:r>
    </w:p>
    <w:p w14:paraId="41249099" w14:textId="77777777" w:rsidR="00A27FAC" w:rsidRDefault="00000000">
      <w:pPr>
        <w:pStyle w:val="000"/>
        <w:ind w:firstLine="480"/>
      </w:pPr>
      <w:r>
        <w:rPr>
          <w:rFonts w:cs="Times New Roman" w:hint="eastAsia"/>
        </w:rPr>
        <w:t>在需求分析阶段中，</w:t>
      </w:r>
      <w:r>
        <w:t>对平台软件架构的各组件与开发需求规范进行了精准定位，</w:t>
      </w:r>
      <w:r>
        <w:rPr>
          <w:rFonts w:hint="eastAsia"/>
        </w:rPr>
        <w:t>明确了打造一个稳定可靠、高效便捷的校园外卖服务平台，并确保平台功能和性能能够</w:t>
      </w:r>
      <w:r>
        <w:t>满足校园师生、商家</w:t>
      </w:r>
      <w:r>
        <w:rPr>
          <w:rFonts w:hint="eastAsia"/>
        </w:rPr>
        <w:t>、平台管理员</w:t>
      </w:r>
      <w:r>
        <w:t>等不同角色的实际需求。在这一阶段，对平台的功能模块如用户注册登录体系、商家入驻管理模块、餐品展示交互界面、订单创建支付流程、配送状态追踪功能等基础模块进行了细致规划，为后续的开发与测试奠定了坚实基础。</w:t>
      </w:r>
    </w:p>
    <w:p w14:paraId="74D241FC" w14:textId="77777777" w:rsidR="00A27FAC" w:rsidRDefault="00000000">
      <w:pPr>
        <w:pStyle w:val="000"/>
        <w:ind w:firstLine="480"/>
      </w:pPr>
      <w:r>
        <w:rPr>
          <w:rFonts w:hint="eastAsia"/>
        </w:rPr>
        <w:t>在技术选型和系统开发阶段，综合考虑系统开发技术成熟度、系统稳定性等多个方面。采用了</w:t>
      </w:r>
      <w:r>
        <w:rPr>
          <w:rFonts w:hint="eastAsia"/>
        </w:rPr>
        <w:t>Java</w:t>
      </w:r>
      <w:r>
        <w:rPr>
          <w:rFonts w:hint="eastAsia"/>
        </w:rPr>
        <w:t>语言、</w:t>
      </w:r>
      <w:r>
        <w:rPr>
          <w:rFonts w:hint="eastAsia"/>
        </w:rPr>
        <w:t>Spring Boot</w:t>
      </w:r>
      <w:r>
        <w:rPr>
          <w:rFonts w:hint="eastAsia"/>
        </w:rPr>
        <w:t>框架、以及借助数据库开发框架</w:t>
      </w:r>
      <w:proofErr w:type="spellStart"/>
      <w:r>
        <w:rPr>
          <w:rFonts w:hint="eastAsia"/>
        </w:rPr>
        <w:t>MyBatis</w:t>
      </w:r>
      <w:proofErr w:type="spellEnd"/>
      <w:r>
        <w:rPr>
          <w:rFonts w:hint="eastAsia"/>
        </w:rPr>
        <w:t>-Plus</w:t>
      </w:r>
      <w:r>
        <w:rPr>
          <w:rFonts w:hint="eastAsia"/>
        </w:rPr>
        <w:t>来进行服务器端的开发。采用</w:t>
      </w:r>
      <w:r>
        <w:rPr>
          <w:rFonts w:hint="eastAsia"/>
        </w:rPr>
        <w:t>Vue.js</w:t>
      </w:r>
      <w:r>
        <w:rPr>
          <w:rFonts w:hint="eastAsia"/>
        </w:rPr>
        <w:t>框架借助</w:t>
      </w:r>
      <w:r>
        <w:rPr>
          <w:rFonts w:hint="eastAsia"/>
        </w:rPr>
        <w:t>Element UI</w:t>
      </w:r>
      <w:r>
        <w:rPr>
          <w:rFonts w:hint="eastAsia"/>
        </w:rPr>
        <w:t>来快速搭建前端页面。此外还采用</w:t>
      </w:r>
      <w:r>
        <w:rPr>
          <w:rFonts w:hint="eastAsia"/>
        </w:rPr>
        <w:t>MySQL</w:t>
      </w:r>
      <w:r>
        <w:rPr>
          <w:rFonts w:hint="eastAsia"/>
        </w:rPr>
        <w:t>作为持久化的数据库，使用</w:t>
      </w:r>
      <w:r>
        <w:rPr>
          <w:rFonts w:hint="eastAsia"/>
        </w:rPr>
        <w:t>Redis</w:t>
      </w:r>
      <w:r>
        <w:rPr>
          <w:rFonts w:hint="eastAsia"/>
        </w:rPr>
        <w:t>来辅助处理数据。运用这些技术系统最终实现了个人信息管理、购物车管理、订单管理、支付管理、地址管理、菜品管理、套餐管理、员工管理、商家管理等功能，为校园师生提供可靠便捷的外卖点餐服务。</w:t>
      </w:r>
    </w:p>
    <w:p w14:paraId="6C84054B" w14:textId="77777777" w:rsidR="00A27FAC" w:rsidRDefault="00000000">
      <w:pPr>
        <w:pStyle w:val="000"/>
        <w:ind w:firstLine="480"/>
        <w:rPr>
          <w:ins w:id="339" w:author="炏燚" w:date="2025-05-05T19:14:00Z"/>
        </w:rPr>
      </w:pPr>
      <w:r>
        <w:t>在系统测试阶段，经过严格的测试流程对平台进行了全面验证。单元测试贯穿始终，用于验证单个功能模块的可靠性，确保各模块的功能正确性。性能测试中，平台的响应时间大多控制在</w:t>
      </w:r>
      <w:r>
        <w:t>50ms</w:t>
      </w:r>
      <w:r>
        <w:t>以内，安全性上用户密码传输加密且存储为</w:t>
      </w:r>
      <w:r>
        <w:t>MD5</w:t>
      </w:r>
      <w:r>
        <w:t>值，可靠性上依托</w:t>
      </w:r>
      <w:r>
        <w:t>GitHub</w:t>
      </w:r>
      <w:r>
        <w:t>版本管理能准确存储不同迭代版本代码且版本回溯功能正常。</w:t>
      </w:r>
    </w:p>
    <w:p w14:paraId="01D5D86E" w14:textId="77777777" w:rsidR="00A27FAC" w:rsidRDefault="00000000">
      <w:pPr>
        <w:pStyle w:val="000"/>
        <w:ind w:firstLine="480"/>
      </w:pPr>
      <w:r>
        <w:t>虽然系统在各方面表现良好，但由于测试场景的局限性，在正式运行中仍需持续关注用户反馈，以便进一步优化和完善平台，确保</w:t>
      </w:r>
      <w:r>
        <w:t>“</w:t>
      </w:r>
      <w:r>
        <w:t>饭来了</w:t>
      </w:r>
      <w:r>
        <w:t>”</w:t>
      </w:r>
      <w:r>
        <w:t>校园外卖平台能够长效稳定地为用户提供优质服务。</w:t>
      </w:r>
      <w:commentRangeStart w:id="340"/>
      <w:commentRangeEnd w:id="340"/>
      <w:r>
        <w:commentReference w:id="340"/>
      </w:r>
    </w:p>
    <w:p w14:paraId="426C86BD" w14:textId="77777777" w:rsidR="00A27FAC" w:rsidRDefault="00A27FAC">
      <w:pPr>
        <w:pStyle w:val="000"/>
        <w:ind w:firstLine="480"/>
        <w:rPr>
          <w:rFonts w:cs="Times New Roman"/>
        </w:rPr>
      </w:pPr>
      <w:bookmarkStart w:id="341" w:name="_Toc199311747"/>
      <w:bookmarkStart w:id="342" w:name="_Toc197797527"/>
      <w:bookmarkStart w:id="343" w:name="_Toc197796632"/>
      <w:bookmarkStart w:id="344" w:name="_Toc198452449"/>
      <w:bookmarkStart w:id="345" w:name="_Toc198633832"/>
      <w:bookmarkStart w:id="346" w:name="_Toc198965768"/>
      <w:bookmarkStart w:id="347" w:name="_Toc197796228"/>
      <w:bookmarkStart w:id="348" w:name="_Toc197796341"/>
      <w:bookmarkStart w:id="349" w:name="_Toc198015072"/>
      <w:bookmarkStart w:id="350" w:name="_Toc197843082"/>
      <w:bookmarkStart w:id="351" w:name="_Toc197797333"/>
      <w:bookmarkStart w:id="352" w:name="_Toc197586763"/>
      <w:bookmarkStart w:id="353" w:name="_Toc197796480"/>
      <w:bookmarkStart w:id="354" w:name="_Toc8406408"/>
      <w:bookmarkStart w:id="355" w:name="_Toc197796954"/>
      <w:bookmarkStart w:id="356" w:name="_Toc6274"/>
      <w:bookmarkStart w:id="357" w:name="_Toc416635041"/>
      <w:bookmarkStart w:id="358" w:name="_Toc197797289"/>
    </w:p>
    <w:p w14:paraId="60B6A536" w14:textId="77777777" w:rsidR="00A27FAC" w:rsidRDefault="00A27FAC">
      <w:pPr>
        <w:pStyle w:val="000"/>
        <w:ind w:firstLineChars="0" w:firstLine="0"/>
        <w:rPr>
          <w:rFonts w:cs="Times New Roman"/>
        </w:rPr>
        <w:sectPr w:rsidR="00A27FAC">
          <w:headerReference w:type="default" r:id="rId162"/>
          <w:pgSz w:w="11906" w:h="16838"/>
          <w:pgMar w:top="1701" w:right="1701" w:bottom="1417" w:left="1701" w:header="1247" w:footer="1021" w:gutter="0"/>
          <w:cols w:space="720"/>
          <w:docGrid w:type="lines" w:linePitch="319"/>
        </w:sectPr>
      </w:pPr>
    </w:p>
    <w:p w14:paraId="735BCA45" w14:textId="77777777" w:rsidR="00A27FAC" w:rsidRDefault="00000000">
      <w:pPr>
        <w:pStyle w:val="010"/>
        <w:spacing w:afterLines="200" w:after="638"/>
        <w:rPr>
          <w:rFonts w:ascii="Times New Roman" w:hAnsi="Times New Roman"/>
        </w:rPr>
      </w:pPr>
      <w:bookmarkStart w:id="359" w:name="_Toc195902009"/>
      <w:r>
        <w:rPr>
          <w:rFonts w:ascii="Times New Roman" w:hAnsi="Times New Roman"/>
        </w:rPr>
        <w:lastRenderedPageBreak/>
        <w:t>参考文献</w:t>
      </w:r>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p>
    <w:p w14:paraId="7FD6B6D9" w14:textId="77777777" w:rsidR="00A27FAC" w:rsidRDefault="00000000">
      <w:pPr>
        <w:pStyle w:val="23"/>
        <w:numPr>
          <w:ilvl w:val="0"/>
          <w:numId w:val="15"/>
        </w:numPr>
        <w:wordWrap w:val="0"/>
        <w:spacing w:line="400" w:lineRule="exact"/>
        <w:ind w:left="420" w:hangingChars="200" w:hanging="420"/>
        <w:rPr>
          <w:szCs w:val="21"/>
        </w:rPr>
        <w:pPrChange w:id="360" w:author="炏燚" w:date="2025-05-05T19:14:00Z">
          <w:pPr>
            <w:pStyle w:val="23"/>
            <w:numPr>
              <w:numId w:val="15"/>
            </w:numPr>
            <w:spacing w:line="400" w:lineRule="exact"/>
            <w:ind w:left="420" w:hangingChars="200" w:hanging="420"/>
            <w:jc w:val="both"/>
          </w:pPr>
        </w:pPrChange>
      </w:pPr>
      <w:bookmarkStart w:id="361" w:name="_Ref169643313"/>
      <w:r>
        <w:rPr>
          <w:rFonts w:hint="eastAsia"/>
          <w:szCs w:val="21"/>
        </w:rPr>
        <w:t>曹亚霖</w:t>
      </w:r>
      <w:r>
        <w:rPr>
          <w:rFonts w:hint="eastAsia"/>
          <w:szCs w:val="21"/>
        </w:rPr>
        <w:t>.</w:t>
      </w:r>
      <w:r>
        <w:rPr>
          <w:rFonts w:hint="eastAsia"/>
          <w:szCs w:val="21"/>
        </w:rPr>
        <w:t>基于</w:t>
      </w:r>
      <w:r>
        <w:rPr>
          <w:rFonts w:hint="eastAsia"/>
          <w:szCs w:val="21"/>
        </w:rPr>
        <w:t>B/S</w:t>
      </w:r>
      <w:r>
        <w:rPr>
          <w:rFonts w:hint="eastAsia"/>
          <w:szCs w:val="21"/>
        </w:rPr>
        <w:t>架构的高校物资管理系统设计与开发</w:t>
      </w:r>
      <w:r>
        <w:rPr>
          <w:rFonts w:hint="eastAsia"/>
          <w:szCs w:val="21"/>
        </w:rPr>
        <w:t>[J].</w:t>
      </w:r>
      <w:r>
        <w:rPr>
          <w:rFonts w:hint="eastAsia"/>
          <w:szCs w:val="21"/>
        </w:rPr>
        <w:t>网络安全和信息化</w:t>
      </w:r>
      <w:r>
        <w:rPr>
          <w:rFonts w:hint="eastAsia"/>
          <w:szCs w:val="21"/>
        </w:rPr>
        <w:t>,2025,(02):83-85.</w:t>
      </w:r>
    </w:p>
    <w:bookmarkEnd w:id="361"/>
    <w:p w14:paraId="49A58BA2" w14:textId="77777777" w:rsidR="00A27FAC" w:rsidRDefault="00000000">
      <w:pPr>
        <w:pStyle w:val="23"/>
        <w:numPr>
          <w:ilvl w:val="0"/>
          <w:numId w:val="15"/>
        </w:numPr>
        <w:wordWrap w:val="0"/>
        <w:spacing w:line="400" w:lineRule="exact"/>
        <w:ind w:left="420" w:hangingChars="200" w:hanging="420"/>
        <w:rPr>
          <w:szCs w:val="21"/>
        </w:rPr>
        <w:pPrChange w:id="362" w:author="炏燚" w:date="2025-05-05T19:14:00Z">
          <w:pPr>
            <w:pStyle w:val="23"/>
            <w:numPr>
              <w:numId w:val="15"/>
            </w:numPr>
            <w:spacing w:line="400" w:lineRule="exact"/>
            <w:ind w:left="420" w:hangingChars="200" w:hanging="420"/>
            <w:jc w:val="both"/>
          </w:pPr>
        </w:pPrChange>
      </w:pPr>
      <w:r>
        <w:rPr>
          <w:rFonts w:hint="eastAsia"/>
          <w:szCs w:val="21"/>
        </w:rPr>
        <w:t>钱志森</w:t>
      </w:r>
      <w:r>
        <w:rPr>
          <w:rFonts w:hint="eastAsia"/>
          <w:szCs w:val="21"/>
        </w:rPr>
        <w:t>.</w:t>
      </w:r>
      <w:r>
        <w:rPr>
          <w:rFonts w:hint="eastAsia"/>
          <w:szCs w:val="21"/>
        </w:rPr>
        <w:t>基于</w:t>
      </w:r>
      <w:r>
        <w:rPr>
          <w:rFonts w:hint="eastAsia"/>
          <w:szCs w:val="21"/>
        </w:rPr>
        <w:t>B/S</w:t>
      </w:r>
      <w:r>
        <w:rPr>
          <w:rFonts w:hint="eastAsia"/>
          <w:szCs w:val="21"/>
        </w:rPr>
        <w:t>架构的计量公共服务平台设计与应用</w:t>
      </w:r>
      <w:r>
        <w:rPr>
          <w:rFonts w:hint="eastAsia"/>
          <w:szCs w:val="21"/>
        </w:rPr>
        <w:t>[J].</w:t>
      </w:r>
      <w:r>
        <w:rPr>
          <w:rFonts w:hint="eastAsia"/>
          <w:szCs w:val="21"/>
        </w:rPr>
        <w:t>市场监管与质量技术研究</w:t>
      </w:r>
      <w:r>
        <w:rPr>
          <w:rFonts w:hint="eastAsia"/>
          <w:szCs w:val="21"/>
        </w:rPr>
        <w:t>,2024,(02):23-25+33.</w:t>
      </w:r>
    </w:p>
    <w:p w14:paraId="099BAB26" w14:textId="77777777" w:rsidR="00A27FAC" w:rsidRDefault="00000000">
      <w:pPr>
        <w:pStyle w:val="23"/>
        <w:numPr>
          <w:ilvl w:val="0"/>
          <w:numId w:val="15"/>
        </w:numPr>
        <w:wordWrap w:val="0"/>
        <w:spacing w:line="400" w:lineRule="exact"/>
        <w:ind w:left="420" w:hangingChars="200" w:hanging="420"/>
        <w:rPr>
          <w:szCs w:val="21"/>
        </w:rPr>
        <w:pPrChange w:id="363" w:author="炏燚" w:date="2025-05-05T19:14:00Z">
          <w:pPr>
            <w:pStyle w:val="23"/>
            <w:numPr>
              <w:numId w:val="15"/>
            </w:numPr>
            <w:spacing w:line="400" w:lineRule="exact"/>
            <w:ind w:left="420" w:hangingChars="200" w:hanging="420"/>
            <w:jc w:val="both"/>
          </w:pPr>
        </w:pPrChange>
      </w:pPr>
      <w:r>
        <w:rPr>
          <w:rFonts w:hint="eastAsia"/>
          <w:szCs w:val="21"/>
        </w:rPr>
        <w:t>刘宇辰</w:t>
      </w:r>
      <w:r>
        <w:rPr>
          <w:rFonts w:hint="eastAsia"/>
          <w:szCs w:val="21"/>
        </w:rPr>
        <w:t>.</w:t>
      </w:r>
      <w:r>
        <w:rPr>
          <w:rFonts w:hint="eastAsia"/>
          <w:szCs w:val="21"/>
        </w:rPr>
        <w:t>基于</w:t>
      </w:r>
      <w:r>
        <w:rPr>
          <w:rFonts w:hint="eastAsia"/>
          <w:szCs w:val="21"/>
        </w:rPr>
        <w:t>BS</w:t>
      </w:r>
      <w:r>
        <w:rPr>
          <w:rFonts w:hint="eastAsia"/>
          <w:szCs w:val="21"/>
        </w:rPr>
        <w:t>架构的教育资源集成共享平台设计与应用</w:t>
      </w:r>
      <w:r>
        <w:rPr>
          <w:rFonts w:hint="eastAsia"/>
          <w:szCs w:val="21"/>
        </w:rPr>
        <w:t>[J].</w:t>
      </w:r>
      <w:r>
        <w:rPr>
          <w:rFonts w:hint="eastAsia"/>
          <w:szCs w:val="21"/>
        </w:rPr>
        <w:t>无线互联科技</w:t>
      </w:r>
      <w:r>
        <w:rPr>
          <w:rFonts w:hint="eastAsia"/>
          <w:szCs w:val="21"/>
        </w:rPr>
        <w:t>,2024,21(11):42-44.</w:t>
      </w:r>
    </w:p>
    <w:p w14:paraId="293E7F6A" w14:textId="77777777" w:rsidR="00A27FAC" w:rsidRDefault="00000000">
      <w:pPr>
        <w:pStyle w:val="23"/>
        <w:numPr>
          <w:ilvl w:val="0"/>
          <w:numId w:val="15"/>
        </w:numPr>
        <w:wordWrap w:val="0"/>
        <w:spacing w:line="400" w:lineRule="exact"/>
        <w:ind w:left="420" w:hangingChars="200" w:hanging="420"/>
        <w:rPr>
          <w:szCs w:val="21"/>
        </w:rPr>
        <w:pPrChange w:id="364" w:author="炏燚" w:date="2025-05-05T19:14:00Z">
          <w:pPr>
            <w:pStyle w:val="23"/>
            <w:numPr>
              <w:numId w:val="15"/>
            </w:numPr>
            <w:spacing w:line="400" w:lineRule="exact"/>
            <w:ind w:left="420" w:hangingChars="200" w:hanging="420"/>
            <w:jc w:val="both"/>
          </w:pPr>
        </w:pPrChange>
      </w:pPr>
      <w:proofErr w:type="gramStart"/>
      <w:r>
        <w:rPr>
          <w:rFonts w:hint="eastAsia"/>
          <w:szCs w:val="21"/>
        </w:rPr>
        <w:t>相景丽</w:t>
      </w:r>
      <w:proofErr w:type="gramEnd"/>
      <w:r>
        <w:rPr>
          <w:rFonts w:hint="eastAsia"/>
          <w:szCs w:val="21"/>
        </w:rPr>
        <w:t>.MySQL</w:t>
      </w:r>
      <w:r>
        <w:rPr>
          <w:rFonts w:hint="eastAsia"/>
          <w:szCs w:val="21"/>
        </w:rPr>
        <w:t>数据库技术在校园信息管理中的应用研究</w:t>
      </w:r>
      <w:r>
        <w:rPr>
          <w:rFonts w:hint="eastAsia"/>
          <w:szCs w:val="21"/>
        </w:rPr>
        <w:t>[J].</w:t>
      </w:r>
      <w:r>
        <w:rPr>
          <w:rFonts w:hint="eastAsia"/>
          <w:szCs w:val="21"/>
        </w:rPr>
        <w:t>信息记录材料</w:t>
      </w:r>
      <w:r>
        <w:rPr>
          <w:rFonts w:hint="eastAsia"/>
          <w:szCs w:val="21"/>
        </w:rPr>
        <w:t>,2025,26(03):104-106+131.</w:t>
      </w:r>
    </w:p>
    <w:p w14:paraId="75A100EE" w14:textId="77777777" w:rsidR="00A27FAC" w:rsidRDefault="00000000">
      <w:pPr>
        <w:pStyle w:val="23"/>
        <w:numPr>
          <w:ilvl w:val="0"/>
          <w:numId w:val="15"/>
        </w:numPr>
        <w:wordWrap w:val="0"/>
        <w:spacing w:line="400" w:lineRule="exact"/>
        <w:ind w:left="420" w:hangingChars="200" w:hanging="420"/>
        <w:rPr>
          <w:szCs w:val="21"/>
        </w:rPr>
        <w:pPrChange w:id="365" w:author="炏燚" w:date="2025-05-05T19:14:00Z">
          <w:pPr>
            <w:pStyle w:val="23"/>
            <w:numPr>
              <w:numId w:val="15"/>
            </w:numPr>
            <w:spacing w:line="400" w:lineRule="exact"/>
            <w:ind w:left="420" w:hangingChars="200" w:hanging="420"/>
            <w:jc w:val="both"/>
          </w:pPr>
        </w:pPrChange>
      </w:pPr>
      <w:r>
        <w:rPr>
          <w:rFonts w:hint="eastAsia"/>
          <w:szCs w:val="21"/>
        </w:rPr>
        <w:t>昝国宁</w:t>
      </w:r>
      <w:r>
        <w:rPr>
          <w:rFonts w:hint="eastAsia"/>
          <w:szCs w:val="21"/>
        </w:rPr>
        <w:t>,</w:t>
      </w:r>
      <w:r>
        <w:rPr>
          <w:rFonts w:hint="eastAsia"/>
          <w:szCs w:val="21"/>
        </w:rPr>
        <w:t>王雨晴</w:t>
      </w:r>
      <w:r>
        <w:rPr>
          <w:rFonts w:hint="eastAsia"/>
          <w:szCs w:val="21"/>
        </w:rPr>
        <w:t>,</w:t>
      </w:r>
      <w:r>
        <w:rPr>
          <w:rFonts w:hint="eastAsia"/>
          <w:szCs w:val="21"/>
        </w:rPr>
        <w:t>刘娇龙</w:t>
      </w:r>
      <w:r>
        <w:rPr>
          <w:rFonts w:hint="eastAsia"/>
          <w:szCs w:val="21"/>
        </w:rPr>
        <w:t>,</w:t>
      </w:r>
      <w:r>
        <w:rPr>
          <w:rFonts w:hint="eastAsia"/>
          <w:szCs w:val="21"/>
        </w:rPr>
        <w:t>等</w:t>
      </w:r>
      <w:r>
        <w:rPr>
          <w:rFonts w:hint="eastAsia"/>
          <w:szCs w:val="21"/>
        </w:rPr>
        <w:t>.MySQL</w:t>
      </w:r>
      <w:r>
        <w:rPr>
          <w:rFonts w:hint="eastAsia"/>
          <w:szCs w:val="21"/>
        </w:rPr>
        <w:t>数据库自动化运维管理系统的设计与实现</w:t>
      </w:r>
      <w:r>
        <w:rPr>
          <w:rFonts w:hint="eastAsia"/>
          <w:szCs w:val="21"/>
        </w:rPr>
        <w:t>[J].</w:t>
      </w:r>
      <w:r>
        <w:rPr>
          <w:rFonts w:hint="eastAsia"/>
          <w:szCs w:val="21"/>
        </w:rPr>
        <w:t>铁路计算机应用</w:t>
      </w:r>
      <w:r>
        <w:rPr>
          <w:rFonts w:hint="eastAsia"/>
          <w:szCs w:val="21"/>
        </w:rPr>
        <w:t>,2024,33(09):39-43.</w:t>
      </w:r>
    </w:p>
    <w:p w14:paraId="79F86D0A" w14:textId="77777777" w:rsidR="00A27FAC" w:rsidRDefault="00000000">
      <w:pPr>
        <w:pStyle w:val="23"/>
        <w:numPr>
          <w:ilvl w:val="0"/>
          <w:numId w:val="15"/>
        </w:numPr>
        <w:wordWrap w:val="0"/>
        <w:spacing w:line="400" w:lineRule="exact"/>
        <w:ind w:left="420" w:hangingChars="200" w:hanging="420"/>
        <w:rPr>
          <w:szCs w:val="21"/>
        </w:rPr>
        <w:pPrChange w:id="366" w:author="炏燚" w:date="2025-05-05T19:14:00Z">
          <w:pPr>
            <w:pStyle w:val="23"/>
            <w:numPr>
              <w:numId w:val="15"/>
            </w:numPr>
            <w:spacing w:line="400" w:lineRule="exact"/>
            <w:ind w:left="420" w:hangingChars="200" w:hanging="420"/>
            <w:jc w:val="both"/>
          </w:pPr>
        </w:pPrChange>
      </w:pPr>
      <w:proofErr w:type="gramStart"/>
      <w:r>
        <w:rPr>
          <w:rFonts w:hint="eastAsia"/>
          <w:szCs w:val="21"/>
        </w:rPr>
        <w:t>刘杰逾</w:t>
      </w:r>
      <w:proofErr w:type="gramEnd"/>
      <w:r>
        <w:rPr>
          <w:rFonts w:hint="eastAsia"/>
          <w:szCs w:val="21"/>
        </w:rPr>
        <w:t>.SQL</w:t>
      </w:r>
      <w:r>
        <w:rPr>
          <w:rFonts w:hint="eastAsia"/>
          <w:szCs w:val="21"/>
        </w:rPr>
        <w:t>数据库性能优化必要性及其优化策略分析</w:t>
      </w:r>
      <w:r>
        <w:rPr>
          <w:rFonts w:hint="eastAsia"/>
          <w:szCs w:val="21"/>
        </w:rPr>
        <w:t>[J].</w:t>
      </w:r>
      <w:r>
        <w:rPr>
          <w:rFonts w:hint="eastAsia"/>
          <w:szCs w:val="21"/>
        </w:rPr>
        <w:t>电脑编程技巧与维护</w:t>
      </w:r>
      <w:r>
        <w:rPr>
          <w:rFonts w:hint="eastAsia"/>
          <w:szCs w:val="21"/>
        </w:rPr>
        <w:t>,2021,(07):104-105.</w:t>
      </w:r>
      <w:r>
        <w:rPr>
          <w:rFonts w:ascii="微软雅黑" w:eastAsia="微软雅黑" w:hAnsi="微软雅黑" w:hint="eastAsia"/>
          <w:color w:val="666666"/>
          <w:sz w:val="18"/>
          <w:szCs w:val="18"/>
          <w:shd w:val="clear" w:color="auto" w:fill="FFFFFF"/>
        </w:rPr>
        <w:t xml:space="preserve"> </w:t>
      </w:r>
    </w:p>
    <w:p w14:paraId="7F59E0F1" w14:textId="77777777" w:rsidR="00A27FAC" w:rsidRDefault="00000000">
      <w:pPr>
        <w:pStyle w:val="23"/>
        <w:numPr>
          <w:ilvl w:val="0"/>
          <w:numId w:val="15"/>
        </w:numPr>
        <w:wordWrap w:val="0"/>
        <w:spacing w:line="400" w:lineRule="exact"/>
        <w:ind w:left="420" w:hangingChars="200" w:hanging="420"/>
        <w:rPr>
          <w:szCs w:val="21"/>
        </w:rPr>
        <w:pPrChange w:id="367" w:author="炏燚" w:date="2025-05-05T19:14:00Z">
          <w:pPr>
            <w:pStyle w:val="23"/>
            <w:numPr>
              <w:numId w:val="15"/>
            </w:numPr>
            <w:spacing w:line="400" w:lineRule="exact"/>
            <w:ind w:left="420" w:hangingChars="200" w:hanging="420"/>
            <w:jc w:val="both"/>
          </w:pPr>
        </w:pPrChange>
      </w:pPr>
      <w:r>
        <w:rPr>
          <w:rFonts w:hint="eastAsia"/>
          <w:szCs w:val="21"/>
        </w:rPr>
        <w:t>张</w:t>
      </w:r>
      <w:proofErr w:type="gramStart"/>
      <w:r>
        <w:rPr>
          <w:rFonts w:hint="eastAsia"/>
          <w:szCs w:val="21"/>
        </w:rPr>
        <w:t>浩</w:t>
      </w:r>
      <w:proofErr w:type="gramEnd"/>
      <w:r>
        <w:rPr>
          <w:rFonts w:hint="eastAsia"/>
          <w:szCs w:val="21"/>
        </w:rPr>
        <w:t>华</w:t>
      </w:r>
      <w:r>
        <w:rPr>
          <w:rFonts w:hint="eastAsia"/>
          <w:szCs w:val="21"/>
        </w:rPr>
        <w:t>,</w:t>
      </w:r>
      <w:r>
        <w:rPr>
          <w:rFonts w:hint="eastAsia"/>
          <w:szCs w:val="21"/>
        </w:rPr>
        <w:t>齐维毅</w:t>
      </w:r>
      <w:r>
        <w:rPr>
          <w:rFonts w:hint="eastAsia"/>
          <w:szCs w:val="21"/>
        </w:rPr>
        <w:t>,</w:t>
      </w:r>
      <w:r>
        <w:rPr>
          <w:rFonts w:hint="eastAsia"/>
          <w:szCs w:val="21"/>
        </w:rPr>
        <w:t>赵子夫</w:t>
      </w:r>
      <w:r>
        <w:rPr>
          <w:rFonts w:hint="eastAsia"/>
          <w:szCs w:val="21"/>
        </w:rPr>
        <w:t>,</w:t>
      </w:r>
      <w:r>
        <w:rPr>
          <w:rFonts w:hint="eastAsia"/>
          <w:szCs w:val="21"/>
        </w:rPr>
        <w:t>等</w:t>
      </w:r>
      <w:r>
        <w:rPr>
          <w:rFonts w:hint="eastAsia"/>
          <w:szCs w:val="21"/>
        </w:rPr>
        <w:t>.</w:t>
      </w:r>
      <w:r>
        <w:rPr>
          <w:rFonts w:hint="eastAsia"/>
          <w:szCs w:val="21"/>
        </w:rPr>
        <w:t>基于</w:t>
      </w:r>
      <w:r>
        <w:rPr>
          <w:rFonts w:hint="eastAsia"/>
          <w:szCs w:val="21"/>
        </w:rPr>
        <w:t>JAVA</w:t>
      </w:r>
      <w:r>
        <w:rPr>
          <w:rFonts w:hint="eastAsia"/>
          <w:szCs w:val="21"/>
        </w:rPr>
        <w:t>技术的</w:t>
      </w:r>
      <w:r>
        <w:rPr>
          <w:rFonts w:hint="eastAsia"/>
          <w:szCs w:val="21"/>
        </w:rPr>
        <w:t>MD5</w:t>
      </w:r>
      <w:r>
        <w:rPr>
          <w:rFonts w:hint="eastAsia"/>
          <w:szCs w:val="21"/>
        </w:rPr>
        <w:t>加密算法的设计与实现</w:t>
      </w:r>
      <w:r>
        <w:rPr>
          <w:rFonts w:hint="eastAsia"/>
          <w:szCs w:val="21"/>
        </w:rPr>
        <w:t>[J].</w:t>
      </w:r>
      <w:r>
        <w:rPr>
          <w:rFonts w:hint="eastAsia"/>
          <w:szCs w:val="21"/>
        </w:rPr>
        <w:t>沈阳师范大学学报</w:t>
      </w:r>
      <w:r>
        <w:rPr>
          <w:rFonts w:hint="eastAsia"/>
          <w:szCs w:val="21"/>
        </w:rPr>
        <w:t>(</w:t>
      </w:r>
      <w:r>
        <w:rPr>
          <w:rFonts w:hint="eastAsia"/>
          <w:szCs w:val="21"/>
        </w:rPr>
        <w:t>自然科学版</w:t>
      </w:r>
      <w:r>
        <w:rPr>
          <w:rFonts w:hint="eastAsia"/>
          <w:szCs w:val="21"/>
        </w:rPr>
        <w:t>),2009,27(01):75-77.</w:t>
      </w:r>
      <w:r>
        <w:rPr>
          <w:rFonts w:ascii="微软雅黑" w:eastAsia="微软雅黑" w:hAnsi="微软雅黑" w:hint="eastAsia"/>
          <w:color w:val="666666"/>
          <w:sz w:val="18"/>
          <w:szCs w:val="18"/>
          <w:shd w:val="clear" w:color="auto" w:fill="FFFFFF"/>
        </w:rPr>
        <w:t xml:space="preserve"> </w:t>
      </w:r>
    </w:p>
    <w:p w14:paraId="003AC252" w14:textId="77777777" w:rsidR="00A27FAC" w:rsidRDefault="00000000">
      <w:pPr>
        <w:pStyle w:val="23"/>
        <w:numPr>
          <w:ilvl w:val="0"/>
          <w:numId w:val="15"/>
        </w:numPr>
        <w:wordWrap w:val="0"/>
        <w:spacing w:line="400" w:lineRule="exact"/>
        <w:ind w:left="420" w:hangingChars="200" w:hanging="420"/>
        <w:rPr>
          <w:szCs w:val="21"/>
        </w:rPr>
        <w:pPrChange w:id="368" w:author="炏燚" w:date="2025-05-05T19:14:00Z">
          <w:pPr>
            <w:pStyle w:val="23"/>
            <w:numPr>
              <w:numId w:val="15"/>
            </w:numPr>
            <w:spacing w:line="400" w:lineRule="exact"/>
            <w:ind w:left="420" w:hangingChars="200" w:hanging="420"/>
            <w:jc w:val="both"/>
          </w:pPr>
        </w:pPrChange>
      </w:pPr>
      <w:r>
        <w:rPr>
          <w:rFonts w:hint="eastAsia"/>
          <w:szCs w:val="21"/>
        </w:rPr>
        <w:t>何梦花</w:t>
      </w:r>
      <w:r>
        <w:rPr>
          <w:rFonts w:hint="eastAsia"/>
          <w:szCs w:val="21"/>
        </w:rPr>
        <w:t>,</w:t>
      </w:r>
      <w:r>
        <w:rPr>
          <w:rFonts w:hint="eastAsia"/>
          <w:szCs w:val="21"/>
        </w:rPr>
        <w:t>张超群</w:t>
      </w:r>
      <w:r>
        <w:rPr>
          <w:rFonts w:hint="eastAsia"/>
          <w:szCs w:val="21"/>
        </w:rPr>
        <w:t>,</w:t>
      </w:r>
      <w:r>
        <w:rPr>
          <w:rFonts w:hint="eastAsia"/>
          <w:szCs w:val="21"/>
        </w:rPr>
        <w:t>金建</w:t>
      </w:r>
      <w:r>
        <w:rPr>
          <w:rFonts w:hint="eastAsia"/>
          <w:szCs w:val="21"/>
        </w:rPr>
        <w:t>.</w:t>
      </w:r>
      <w:r>
        <w:rPr>
          <w:rFonts w:hint="eastAsia"/>
          <w:szCs w:val="21"/>
        </w:rPr>
        <w:t>基于模块化开发思想的小型图书信息管理系统的设计与实现</w:t>
      </w:r>
      <w:r>
        <w:rPr>
          <w:rFonts w:hint="eastAsia"/>
          <w:szCs w:val="21"/>
        </w:rPr>
        <w:t>[J].</w:t>
      </w:r>
      <w:r>
        <w:rPr>
          <w:rFonts w:hint="eastAsia"/>
          <w:szCs w:val="21"/>
        </w:rPr>
        <w:t>信息与电脑</w:t>
      </w:r>
      <w:r>
        <w:rPr>
          <w:rFonts w:hint="eastAsia"/>
          <w:szCs w:val="21"/>
        </w:rPr>
        <w:t>(</w:t>
      </w:r>
      <w:r>
        <w:rPr>
          <w:rFonts w:hint="eastAsia"/>
          <w:szCs w:val="21"/>
        </w:rPr>
        <w:t>理论版</w:t>
      </w:r>
      <w:r>
        <w:rPr>
          <w:rFonts w:hint="eastAsia"/>
          <w:szCs w:val="21"/>
        </w:rPr>
        <w:t>),2017,(18):107-109.</w:t>
      </w:r>
    </w:p>
    <w:p w14:paraId="1A88D82A" w14:textId="77777777" w:rsidR="00A27FAC" w:rsidRDefault="00000000">
      <w:pPr>
        <w:pStyle w:val="23"/>
        <w:numPr>
          <w:ilvl w:val="0"/>
          <w:numId w:val="15"/>
        </w:numPr>
        <w:wordWrap w:val="0"/>
        <w:spacing w:line="400" w:lineRule="exact"/>
        <w:ind w:left="420" w:hangingChars="200" w:hanging="420"/>
        <w:rPr>
          <w:szCs w:val="21"/>
        </w:rPr>
        <w:pPrChange w:id="369" w:author="炏燚" w:date="2025-05-05T19:14:00Z">
          <w:pPr>
            <w:pStyle w:val="23"/>
            <w:numPr>
              <w:numId w:val="15"/>
            </w:numPr>
            <w:spacing w:line="400" w:lineRule="exact"/>
            <w:ind w:left="420" w:hangingChars="200" w:hanging="420"/>
            <w:jc w:val="both"/>
          </w:pPr>
        </w:pPrChange>
      </w:pPr>
      <w:proofErr w:type="gramStart"/>
      <w:r>
        <w:rPr>
          <w:rFonts w:hint="eastAsia"/>
          <w:szCs w:val="21"/>
        </w:rPr>
        <w:t>刘艳东</w:t>
      </w:r>
      <w:proofErr w:type="gramEnd"/>
      <w:r>
        <w:rPr>
          <w:rFonts w:hint="eastAsia"/>
          <w:szCs w:val="21"/>
        </w:rPr>
        <w:t>.</w:t>
      </w:r>
      <w:r>
        <w:rPr>
          <w:rFonts w:hint="eastAsia"/>
          <w:szCs w:val="21"/>
        </w:rPr>
        <w:t>基于服务器负载均衡技术分析</w:t>
      </w:r>
      <w:r>
        <w:rPr>
          <w:rFonts w:hint="eastAsia"/>
          <w:szCs w:val="21"/>
        </w:rPr>
        <w:t>[J].</w:t>
      </w:r>
      <w:r>
        <w:rPr>
          <w:rFonts w:hint="eastAsia"/>
          <w:szCs w:val="21"/>
        </w:rPr>
        <w:t>软件</w:t>
      </w:r>
      <w:r>
        <w:rPr>
          <w:rFonts w:hint="eastAsia"/>
          <w:szCs w:val="21"/>
        </w:rPr>
        <w:t>,2023,44(09):133-135.</w:t>
      </w:r>
    </w:p>
    <w:p w14:paraId="5E7854F5" w14:textId="77777777" w:rsidR="00A27FAC" w:rsidRDefault="00000000">
      <w:pPr>
        <w:pStyle w:val="23"/>
        <w:spacing w:line="400" w:lineRule="exact"/>
        <w:ind w:firstLineChars="0"/>
        <w:jc w:val="both"/>
        <w:rPr>
          <w:szCs w:val="21"/>
        </w:rPr>
      </w:pPr>
      <w:ins w:id="370" w:author="炏燚" w:date="2025-05-05T19:15:00Z">
        <w:r>
          <w:rPr>
            <w:rFonts w:hint="eastAsia"/>
            <w:szCs w:val="21"/>
          </w:rPr>
          <w:t>10</w:t>
        </w:r>
        <w:r>
          <w:rPr>
            <w:rFonts w:hint="eastAsia"/>
            <w:szCs w:val="21"/>
          </w:rPr>
          <w:t>中</w:t>
        </w:r>
        <w:r>
          <w:rPr>
            <w:rFonts w:hint="eastAsia"/>
            <w:szCs w:val="21"/>
          </w:rPr>
          <w:t>+5</w:t>
        </w:r>
        <w:r>
          <w:rPr>
            <w:rFonts w:hint="eastAsia"/>
            <w:szCs w:val="21"/>
          </w:rPr>
          <w:t>英</w:t>
        </w:r>
      </w:ins>
    </w:p>
    <w:p w14:paraId="76E15431" w14:textId="77777777" w:rsidR="00A27FAC" w:rsidRDefault="00A27FAC">
      <w:pPr>
        <w:pStyle w:val="23"/>
        <w:spacing w:line="400" w:lineRule="exact"/>
        <w:ind w:firstLineChars="0"/>
        <w:jc w:val="both"/>
        <w:rPr>
          <w:szCs w:val="21"/>
        </w:rPr>
      </w:pPr>
    </w:p>
    <w:p w14:paraId="52EBD57E" w14:textId="77777777" w:rsidR="00A27FAC" w:rsidRDefault="00A27FAC">
      <w:pPr>
        <w:pStyle w:val="23"/>
        <w:spacing w:line="400" w:lineRule="exact"/>
        <w:ind w:firstLineChars="0"/>
        <w:jc w:val="both"/>
        <w:rPr>
          <w:szCs w:val="21"/>
        </w:rPr>
      </w:pPr>
    </w:p>
    <w:p w14:paraId="50AA043F" w14:textId="77777777" w:rsidR="00A27FAC" w:rsidRDefault="00A27FAC">
      <w:pPr>
        <w:pStyle w:val="23"/>
        <w:spacing w:line="400" w:lineRule="exact"/>
        <w:ind w:firstLineChars="0"/>
        <w:jc w:val="both"/>
        <w:rPr>
          <w:szCs w:val="21"/>
        </w:rPr>
      </w:pPr>
    </w:p>
    <w:p w14:paraId="17D41590" w14:textId="77777777" w:rsidR="00A27FAC" w:rsidRDefault="00A27FAC">
      <w:pPr>
        <w:pStyle w:val="23"/>
        <w:spacing w:line="400" w:lineRule="exact"/>
        <w:ind w:firstLineChars="0"/>
        <w:jc w:val="both"/>
        <w:rPr>
          <w:szCs w:val="21"/>
        </w:rPr>
      </w:pPr>
    </w:p>
    <w:p w14:paraId="049557DF" w14:textId="77777777" w:rsidR="00A27FAC" w:rsidRDefault="00A27FAC">
      <w:pPr>
        <w:pStyle w:val="23"/>
        <w:spacing w:line="400" w:lineRule="exact"/>
        <w:ind w:firstLineChars="0"/>
        <w:jc w:val="both"/>
        <w:rPr>
          <w:szCs w:val="21"/>
        </w:rPr>
      </w:pPr>
    </w:p>
    <w:p w14:paraId="2E57A7B3" w14:textId="77777777" w:rsidR="00A27FAC" w:rsidRDefault="00A27FAC">
      <w:pPr>
        <w:pStyle w:val="23"/>
        <w:spacing w:line="400" w:lineRule="exact"/>
        <w:ind w:firstLineChars="0"/>
        <w:rPr>
          <w:szCs w:val="21"/>
        </w:rPr>
        <w:sectPr w:rsidR="00A27FAC">
          <w:headerReference w:type="default" r:id="rId163"/>
          <w:footerReference w:type="default" r:id="rId164"/>
          <w:pgSz w:w="11906" w:h="16838"/>
          <w:pgMar w:top="1701" w:right="1701" w:bottom="1417" w:left="1701" w:header="1247" w:footer="1021" w:gutter="0"/>
          <w:cols w:space="720"/>
          <w:docGrid w:type="lines" w:linePitch="319"/>
        </w:sectPr>
      </w:pPr>
    </w:p>
    <w:p w14:paraId="0C14CA28" w14:textId="77777777" w:rsidR="00A27FAC" w:rsidRDefault="00000000">
      <w:pPr>
        <w:pStyle w:val="010"/>
        <w:rPr>
          <w:rFonts w:ascii="Times New Roman" w:hAnsi="Times New Roman"/>
        </w:rPr>
      </w:pPr>
      <w:bookmarkStart w:id="371" w:name="_Toc195902010"/>
      <w:bookmarkStart w:id="372" w:name="_Toc40349634"/>
      <w:r>
        <w:rPr>
          <w:rFonts w:ascii="Times New Roman" w:hAnsi="Times New Roman"/>
        </w:rPr>
        <w:lastRenderedPageBreak/>
        <w:t>致谢</w:t>
      </w:r>
      <w:bookmarkEnd w:id="371"/>
      <w:bookmarkEnd w:id="372"/>
    </w:p>
    <w:p w14:paraId="6E3076F4" w14:textId="77777777" w:rsidR="00A27FAC" w:rsidRDefault="00000000">
      <w:pPr>
        <w:pStyle w:val="000"/>
        <w:autoSpaceDN w:val="0"/>
        <w:ind w:firstLine="480"/>
        <w:rPr>
          <w:rFonts w:cs="Times New Roman"/>
        </w:rPr>
      </w:pPr>
      <w:r>
        <w:rPr>
          <w:rFonts w:cs="Times New Roman" w:hint="eastAsia"/>
        </w:rPr>
        <w:t>落笔匆匆，十七年的求学生涯也划上了句号，古人都说是十年寒窗苦读，听起来如此漫长，走完这段路程也不过尔尔。</w:t>
      </w:r>
    </w:p>
    <w:sectPr w:rsidR="00A27FAC">
      <w:headerReference w:type="default" r:id="rId165"/>
      <w:pgSz w:w="11906" w:h="16838"/>
      <w:pgMar w:top="1701" w:right="1701" w:bottom="1417" w:left="1701" w:header="1247" w:footer="1021" w:gutter="0"/>
      <w:cols w:space="720"/>
      <w:docGrid w:type="lines" w:linePitch="31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4" w:author="炏燚" w:date="2025-05-05T18:11:00Z" w:initials="">
    <w:p w14:paraId="6B3E1448" w14:textId="77777777" w:rsidR="00A27FAC" w:rsidRDefault="00000000">
      <w:pPr>
        <w:pStyle w:val="a6"/>
      </w:pPr>
      <w:r>
        <w:rPr>
          <w:rFonts w:hint="eastAsia"/>
        </w:rPr>
        <w:t>重新翻译</w:t>
      </w:r>
    </w:p>
  </w:comment>
  <w:comment w:id="55" w:author="炏燚" w:date="2025-05-05T18:11:00Z" w:initials="">
    <w:p w14:paraId="0148E446" w14:textId="77777777" w:rsidR="00A27FAC" w:rsidRDefault="00000000">
      <w:pPr>
        <w:pStyle w:val="a6"/>
      </w:pPr>
      <w:r>
        <w:rPr>
          <w:rFonts w:hint="eastAsia"/>
        </w:rPr>
        <w:t>重新翻译</w:t>
      </w:r>
    </w:p>
  </w:comment>
  <w:comment w:id="78" w:author="炏燚" w:date="2025-05-05T18:11:00Z" w:initials="">
    <w:p w14:paraId="2CB91738" w14:textId="77777777" w:rsidR="00A27FAC" w:rsidRDefault="00000000">
      <w:pPr>
        <w:pStyle w:val="a6"/>
      </w:pPr>
      <w:r>
        <w:rPr>
          <w:rFonts w:hint="eastAsia"/>
        </w:rPr>
        <w:t>20</w:t>
      </w:r>
      <w:r>
        <w:rPr>
          <w:rFonts w:hint="eastAsia"/>
        </w:rPr>
        <w:t>磅</w:t>
      </w:r>
    </w:p>
  </w:comment>
  <w:comment w:id="94" w:author="炏燚" w:date="2025-05-05T18:12:00Z" w:initials="">
    <w:p w14:paraId="16D6BE5C" w14:textId="77777777" w:rsidR="00A27FAC" w:rsidRDefault="00000000">
      <w:pPr>
        <w:pStyle w:val="a6"/>
      </w:pPr>
      <w:r>
        <w:rPr>
          <w:rFonts w:hint="eastAsia"/>
        </w:rPr>
        <w:t>文献</w:t>
      </w:r>
    </w:p>
  </w:comment>
  <w:comment w:id="95" w:author="炏燚" w:date="2025-05-05T18:12:00Z" w:initials="">
    <w:p w14:paraId="521201E3" w14:textId="77777777" w:rsidR="00A27FAC" w:rsidRDefault="00000000">
      <w:pPr>
        <w:pStyle w:val="a6"/>
      </w:pPr>
      <w:r>
        <w:rPr>
          <w:rFonts w:hint="eastAsia"/>
        </w:rPr>
        <w:t>文献</w:t>
      </w:r>
    </w:p>
  </w:comment>
  <w:comment w:id="125" w:author="炏燚" w:date="2025-05-05T18:14:00Z" w:initials="">
    <w:p w14:paraId="7B6CB70B" w14:textId="77777777" w:rsidR="00A27FAC" w:rsidRDefault="00000000">
      <w:pPr>
        <w:pStyle w:val="a6"/>
      </w:pPr>
      <w:r>
        <w:rPr>
          <w:rFonts w:hint="eastAsia"/>
        </w:rPr>
        <w:t>参考开题报告（</w:t>
      </w:r>
      <w:r>
        <w:rPr>
          <w:rFonts w:hint="eastAsia"/>
        </w:rPr>
        <w:t>研究内容</w:t>
      </w:r>
      <w:r>
        <w:rPr>
          <w:rFonts w:hint="eastAsia"/>
        </w:rPr>
        <w:t>+</w:t>
      </w:r>
      <w:r>
        <w:rPr>
          <w:rFonts w:hint="eastAsia"/>
        </w:rPr>
        <w:t>研究方案）</w:t>
      </w:r>
    </w:p>
    <w:p w14:paraId="02073553" w14:textId="77777777" w:rsidR="00A27FAC" w:rsidRDefault="00000000">
      <w:pPr>
        <w:pStyle w:val="a6"/>
      </w:pPr>
      <w:r>
        <w:rPr>
          <w:rFonts w:hint="eastAsia"/>
        </w:rPr>
        <w:t>学习通：示例</w:t>
      </w:r>
    </w:p>
  </w:comment>
  <w:comment w:id="130" w:author="炏燚" w:date="2025-05-05T18:15:00Z" w:initials="">
    <w:p w14:paraId="1393EA2F" w14:textId="77777777" w:rsidR="00A27FAC" w:rsidRDefault="00000000">
      <w:pPr>
        <w:pStyle w:val="a6"/>
      </w:pPr>
      <w:r>
        <w:rPr>
          <w:rFonts w:hint="eastAsia"/>
        </w:rPr>
        <w:t>王凯琪，第二段开始</w:t>
      </w:r>
    </w:p>
    <w:p w14:paraId="6252E365" w14:textId="77777777" w:rsidR="00A27FAC" w:rsidRDefault="00000000">
      <w:pPr>
        <w:pStyle w:val="a6"/>
      </w:pPr>
      <w:r>
        <w:rPr>
          <w:rFonts w:hint="eastAsia"/>
        </w:rPr>
        <w:t>学习通：示例</w:t>
      </w:r>
    </w:p>
  </w:comment>
  <w:comment w:id="135" w:author="炏燚" w:date="2025-05-05T18:16:00Z" w:initials="">
    <w:p w14:paraId="71FE42B3" w14:textId="77777777" w:rsidR="00A27FAC" w:rsidRDefault="00000000">
      <w:pPr>
        <w:pStyle w:val="a6"/>
      </w:pPr>
      <w:r>
        <w:rPr>
          <w:rFonts w:hint="eastAsia"/>
        </w:rPr>
        <w:t>重新组织语言</w:t>
      </w:r>
    </w:p>
  </w:comment>
  <w:comment w:id="198" w:author="炏燚" w:date="2025-05-05T18:27:00Z" w:initials="">
    <w:p w14:paraId="3FAEDB70" w14:textId="77777777" w:rsidR="00A27FAC" w:rsidRDefault="00000000">
      <w:pPr>
        <w:pStyle w:val="a6"/>
      </w:pPr>
      <w:r>
        <w:rPr>
          <w:rFonts w:hint="eastAsia"/>
        </w:rPr>
        <w:t>增加二级</w:t>
      </w:r>
    </w:p>
    <w:p w14:paraId="1FA5355B" w14:textId="77777777" w:rsidR="00A27FAC" w:rsidRDefault="00000000">
      <w:pPr>
        <w:pStyle w:val="a6"/>
      </w:pPr>
      <w:r>
        <w:rPr>
          <w:rFonts w:hint="eastAsia"/>
        </w:rPr>
        <w:t>Include</w:t>
      </w:r>
    </w:p>
    <w:p w14:paraId="4BA49C6E" w14:textId="77777777" w:rsidR="00A27FAC" w:rsidRDefault="00000000">
      <w:pPr>
        <w:pStyle w:val="a6"/>
      </w:pPr>
      <w:r>
        <w:rPr>
          <w:rFonts w:hint="eastAsia"/>
        </w:rPr>
        <w:t>浏览菜品</w:t>
      </w:r>
      <w:r>
        <w:rPr>
          <w:rFonts w:hint="eastAsia"/>
        </w:rPr>
        <w:t xml:space="preserve">--include </w:t>
      </w:r>
      <w:r>
        <w:rPr>
          <w:rFonts w:hint="eastAsia"/>
        </w:rPr>
        <w:t>分类查看</w:t>
      </w:r>
    </w:p>
  </w:comment>
  <w:comment w:id="203" w:author="炏燚" w:date="2025-05-05T18:28:00Z" w:initials="">
    <w:p w14:paraId="22C5DCB2" w14:textId="77777777" w:rsidR="00A27FAC" w:rsidRDefault="00000000">
      <w:pPr>
        <w:pStyle w:val="a6"/>
      </w:pPr>
      <w:r>
        <w:rPr>
          <w:rFonts w:hint="eastAsia"/>
        </w:rPr>
        <w:t>这个功能的必要性</w:t>
      </w:r>
    </w:p>
    <w:p w14:paraId="3CC6459C" w14:textId="77777777" w:rsidR="00A27FAC" w:rsidRDefault="00000000">
      <w:pPr>
        <w:pStyle w:val="a6"/>
      </w:pPr>
      <w:r>
        <w:rPr>
          <w:rFonts w:hint="eastAsia"/>
        </w:rPr>
        <w:t>这个功能的具体需求</w:t>
      </w:r>
    </w:p>
  </w:comment>
  <w:comment w:id="205" w:author="炏燚" w:date="2025-05-05T18:30:00Z" w:initials="">
    <w:p w14:paraId="75EE5894" w14:textId="77777777" w:rsidR="00A27FAC" w:rsidRDefault="00000000">
      <w:pPr>
        <w:pStyle w:val="a6"/>
      </w:pPr>
      <w:r>
        <w:rPr>
          <w:rFonts w:hint="eastAsia"/>
        </w:rPr>
        <w:t>评价</w:t>
      </w:r>
    </w:p>
    <w:p w14:paraId="5BC27B6F" w14:textId="77777777" w:rsidR="00A27FAC" w:rsidRDefault="00000000">
      <w:pPr>
        <w:pStyle w:val="a6"/>
      </w:pPr>
      <w:r>
        <w:rPr>
          <w:rFonts w:hint="eastAsia"/>
        </w:rPr>
        <w:t>类别管理</w:t>
      </w:r>
    </w:p>
  </w:comment>
  <w:comment w:id="209" w:author="炏燚" w:date="2025-05-05T18:32:00Z" w:initials="">
    <w:p w14:paraId="7165DB28" w14:textId="77777777" w:rsidR="00A27FAC" w:rsidRDefault="00000000">
      <w:pPr>
        <w:pStyle w:val="a6"/>
      </w:pPr>
      <w:r>
        <w:rPr>
          <w:rFonts w:hint="eastAsia"/>
        </w:rPr>
        <w:t>商家管理</w:t>
      </w:r>
    </w:p>
  </w:comment>
  <w:comment w:id="210" w:author="炏燚" w:date="2025-05-05T18:38:00Z" w:initials="">
    <w:p w14:paraId="2315BAB3" w14:textId="77777777" w:rsidR="00A27FAC" w:rsidRDefault="00000000">
      <w:pPr>
        <w:pStyle w:val="a6"/>
      </w:pPr>
      <w:r>
        <w:rPr>
          <w:rFonts w:hint="eastAsia"/>
        </w:rPr>
        <w:t>Extends</w:t>
      </w:r>
    </w:p>
  </w:comment>
  <w:comment w:id="215" w:author="炏燚" w:date="2025-05-05T18:33:00Z" w:initials="">
    <w:p w14:paraId="7675B70F" w14:textId="77777777" w:rsidR="00A27FAC" w:rsidRDefault="00000000">
      <w:pPr>
        <w:pStyle w:val="a6"/>
      </w:pPr>
      <w:r>
        <w:rPr>
          <w:rFonts w:hint="eastAsia"/>
        </w:rPr>
        <w:t>为了保证。。。项目应采用版本控制</w:t>
      </w:r>
    </w:p>
  </w:comment>
  <w:comment w:id="220" w:author="炏燚" w:date="2025-05-05T18:34:00Z" w:initials="">
    <w:p w14:paraId="39318E28" w14:textId="77777777" w:rsidR="00A27FAC" w:rsidRDefault="00000000">
      <w:pPr>
        <w:pStyle w:val="a6"/>
      </w:pPr>
      <w:r>
        <w:rPr>
          <w:rFonts w:hint="eastAsia"/>
        </w:rPr>
        <w:t>技术</w:t>
      </w:r>
    </w:p>
    <w:p w14:paraId="7235D641" w14:textId="77777777" w:rsidR="00A27FAC" w:rsidRDefault="00000000">
      <w:pPr>
        <w:pStyle w:val="a6"/>
      </w:pPr>
      <w:r>
        <w:rPr>
          <w:rFonts w:hint="eastAsia"/>
        </w:rPr>
        <w:t>摘要、技术介绍、技术选型</w:t>
      </w:r>
    </w:p>
    <w:p w14:paraId="4F1524FC" w14:textId="77777777" w:rsidR="00A27FAC" w:rsidRDefault="00000000">
      <w:pPr>
        <w:pStyle w:val="a6"/>
      </w:pPr>
      <w:r>
        <w:rPr>
          <w:rFonts w:hint="eastAsia"/>
        </w:rPr>
        <w:t>架构设计（核心技术）</w:t>
      </w:r>
    </w:p>
  </w:comment>
  <w:comment w:id="221" w:author="炏燚" w:date="2025-05-05T18:35:00Z" w:initials="">
    <w:p w14:paraId="4258801E" w14:textId="77777777" w:rsidR="00A27FAC" w:rsidRDefault="00000000">
      <w:pPr>
        <w:pStyle w:val="a6"/>
      </w:pPr>
      <w:r>
        <w:rPr>
          <w:rFonts w:hint="eastAsia"/>
        </w:rPr>
        <w:t>字变大</w:t>
      </w:r>
    </w:p>
  </w:comment>
  <w:comment w:id="239" w:author="炏燚" w:date="2025-05-05T18:44:00Z" w:initials="">
    <w:p w14:paraId="3B36B0F5" w14:textId="77777777" w:rsidR="00A27FAC" w:rsidRDefault="00000000">
      <w:pPr>
        <w:pStyle w:val="a6"/>
      </w:pPr>
      <w:r>
        <w:rPr>
          <w:rFonts w:hint="eastAsia"/>
        </w:rPr>
        <w:t>字的大小</w:t>
      </w:r>
    </w:p>
  </w:comment>
  <w:comment w:id="243" w:author="炏燚" w:date="2025-05-05T18:52:00Z" w:initials="">
    <w:p w14:paraId="4C505B8E" w14:textId="77777777" w:rsidR="00A27FAC" w:rsidRDefault="00000000">
      <w:pPr>
        <w:pStyle w:val="a6"/>
      </w:pPr>
      <w:r>
        <w:rPr>
          <w:rFonts w:hint="eastAsia"/>
        </w:rPr>
        <w:t>西文</w:t>
      </w:r>
    </w:p>
    <w:p w14:paraId="28EF4FCE" w14:textId="77777777" w:rsidR="00A27FAC" w:rsidRDefault="00000000">
      <w:pPr>
        <w:pStyle w:val="a6"/>
      </w:pPr>
      <w:r>
        <w:rPr>
          <w:rFonts w:hint="eastAsia"/>
        </w:rPr>
        <w:t>新罗马</w:t>
      </w:r>
    </w:p>
    <w:p w14:paraId="0C158741" w14:textId="77777777" w:rsidR="00A27FAC" w:rsidRDefault="00000000">
      <w:pPr>
        <w:pStyle w:val="a6"/>
      </w:pPr>
      <w:r>
        <w:rPr>
          <w:rFonts w:hint="eastAsia"/>
        </w:rPr>
        <w:t>字体大小</w:t>
      </w:r>
    </w:p>
  </w:comment>
  <w:comment w:id="272" w:author="炏燚" w:date="2025-05-05T18:56:00Z" w:initials="">
    <w:p w14:paraId="288A7CA0" w14:textId="77777777" w:rsidR="00A27FAC" w:rsidRDefault="00000000">
      <w:pPr>
        <w:pStyle w:val="a6"/>
      </w:pPr>
      <w:r>
        <w:rPr>
          <w:rFonts w:hint="eastAsia"/>
        </w:rPr>
        <w:t>设置</w:t>
      </w:r>
      <w:r>
        <w:rPr>
          <w:rFonts w:hint="eastAsia"/>
        </w:rPr>
        <w:t>11</w:t>
      </w:r>
      <w:r>
        <w:rPr>
          <w:rFonts w:hint="eastAsia"/>
        </w:rPr>
        <w:t>位</w:t>
      </w:r>
    </w:p>
    <w:p w14:paraId="6AF6950D" w14:textId="77777777" w:rsidR="00A27FAC" w:rsidRDefault="00000000">
      <w:pPr>
        <w:pStyle w:val="a6"/>
      </w:pPr>
      <w:r>
        <w:rPr>
          <w:rFonts w:hint="eastAsia"/>
        </w:rPr>
        <w:t>能不能输入</w:t>
      </w:r>
      <w:r>
        <w:rPr>
          <w:rFonts w:hint="eastAsia"/>
        </w:rPr>
        <w:t>11</w:t>
      </w:r>
      <w:r>
        <w:rPr>
          <w:rFonts w:hint="eastAsia"/>
        </w:rPr>
        <w:t>位</w:t>
      </w:r>
    </w:p>
  </w:comment>
  <w:comment w:id="295" w:author="炏燚" w:date="2025-05-05T19:01:00Z" w:initials="">
    <w:p w14:paraId="560657C7" w14:textId="77777777" w:rsidR="00A27FAC" w:rsidRDefault="00000000">
      <w:pPr>
        <w:pStyle w:val="a6"/>
      </w:pPr>
      <w:r>
        <w:rPr>
          <w:rFonts w:hint="eastAsia"/>
        </w:rPr>
        <w:t>西文</w:t>
      </w:r>
    </w:p>
  </w:comment>
  <w:comment w:id="322" w:author="炏燚" w:date="2025-05-05T19:12:00Z" w:initials="">
    <w:p w14:paraId="760A1C84" w14:textId="77777777" w:rsidR="00A27FAC" w:rsidRDefault="00000000">
      <w:pPr>
        <w:pStyle w:val="a6"/>
      </w:pPr>
      <w:r>
        <w:rPr>
          <w:rFonts w:hint="eastAsia"/>
        </w:rPr>
        <w:t>取消自动编号</w:t>
      </w:r>
    </w:p>
  </w:comment>
  <w:comment w:id="340" w:author="炏燚" w:date="2025-05-05T19:14:00Z" w:initials="">
    <w:p w14:paraId="3F3CECF4" w14:textId="77777777" w:rsidR="00A27FAC" w:rsidRDefault="00000000">
      <w:pPr>
        <w:pStyle w:val="a6"/>
      </w:pPr>
      <w:r>
        <w:rPr>
          <w:rFonts w:hint="eastAsia"/>
        </w:rPr>
        <w:t>不足之处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3E1448" w15:done="0"/>
  <w15:commentEx w15:paraId="0148E446" w15:done="0"/>
  <w15:commentEx w15:paraId="2CB91738" w15:done="0"/>
  <w15:commentEx w15:paraId="16D6BE5C" w15:done="0"/>
  <w15:commentEx w15:paraId="521201E3" w15:done="0"/>
  <w15:commentEx w15:paraId="02073553" w15:done="0"/>
  <w15:commentEx w15:paraId="6252E365" w15:done="0"/>
  <w15:commentEx w15:paraId="71FE42B3" w15:done="0"/>
  <w15:commentEx w15:paraId="4BA49C6E" w15:done="0"/>
  <w15:commentEx w15:paraId="3CC6459C" w15:done="0"/>
  <w15:commentEx w15:paraId="5BC27B6F" w15:done="0"/>
  <w15:commentEx w15:paraId="7165DB28" w15:done="0"/>
  <w15:commentEx w15:paraId="2315BAB3" w15:done="0"/>
  <w15:commentEx w15:paraId="7675B70F" w15:done="0"/>
  <w15:commentEx w15:paraId="4F1524FC" w15:done="0"/>
  <w15:commentEx w15:paraId="4258801E" w15:done="0"/>
  <w15:commentEx w15:paraId="3B36B0F5" w15:done="0"/>
  <w15:commentEx w15:paraId="0C158741" w15:done="0"/>
  <w15:commentEx w15:paraId="6AF6950D" w15:done="0"/>
  <w15:commentEx w15:paraId="560657C7" w15:done="0"/>
  <w15:commentEx w15:paraId="760A1C84" w15:done="0"/>
  <w15:commentEx w15:paraId="3F3CECF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3E1448" w16cid:durableId="6B3E1448"/>
  <w16cid:commentId w16cid:paraId="0148E446" w16cid:durableId="0148E446"/>
  <w16cid:commentId w16cid:paraId="2CB91738" w16cid:durableId="2CB91738"/>
  <w16cid:commentId w16cid:paraId="16D6BE5C" w16cid:durableId="16D6BE5C"/>
  <w16cid:commentId w16cid:paraId="521201E3" w16cid:durableId="521201E3"/>
  <w16cid:commentId w16cid:paraId="02073553" w16cid:durableId="02073553"/>
  <w16cid:commentId w16cid:paraId="6252E365" w16cid:durableId="6252E365"/>
  <w16cid:commentId w16cid:paraId="71FE42B3" w16cid:durableId="71FE42B3"/>
  <w16cid:commentId w16cid:paraId="4BA49C6E" w16cid:durableId="4BA49C6E"/>
  <w16cid:commentId w16cid:paraId="3CC6459C" w16cid:durableId="3CC6459C"/>
  <w16cid:commentId w16cid:paraId="5BC27B6F" w16cid:durableId="5BC27B6F"/>
  <w16cid:commentId w16cid:paraId="7165DB28" w16cid:durableId="7165DB28"/>
  <w16cid:commentId w16cid:paraId="2315BAB3" w16cid:durableId="2315BAB3"/>
  <w16cid:commentId w16cid:paraId="7675B70F" w16cid:durableId="7675B70F"/>
  <w16cid:commentId w16cid:paraId="4F1524FC" w16cid:durableId="4F1524FC"/>
  <w16cid:commentId w16cid:paraId="4258801E" w16cid:durableId="4258801E"/>
  <w16cid:commentId w16cid:paraId="3B36B0F5" w16cid:durableId="3B36B0F5"/>
  <w16cid:commentId w16cid:paraId="0C158741" w16cid:durableId="0C158741"/>
  <w16cid:commentId w16cid:paraId="6AF6950D" w16cid:durableId="6AF6950D"/>
  <w16cid:commentId w16cid:paraId="560657C7" w16cid:durableId="560657C7"/>
  <w16cid:commentId w16cid:paraId="760A1C84" w16cid:durableId="760A1C84"/>
  <w16cid:commentId w16cid:paraId="3F3CECF4" w16cid:durableId="3F3CEC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4155C" w14:textId="77777777" w:rsidR="00962FFC" w:rsidRDefault="00962FFC">
      <w:r>
        <w:separator/>
      </w:r>
    </w:p>
  </w:endnote>
  <w:endnote w:type="continuationSeparator" w:id="0">
    <w:p w14:paraId="0BD55839" w14:textId="77777777" w:rsidR="00962FFC" w:rsidRDefault="00962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23B16" w14:textId="77777777" w:rsidR="00A27FAC" w:rsidRDefault="00000000">
    <w:pPr>
      <w:pStyle w:val="af0"/>
      <w:ind w:firstLine="420"/>
      <w:jc w:val="center"/>
    </w:pPr>
    <w:r>
      <w:fldChar w:fldCharType="begin"/>
    </w:r>
    <w:r>
      <w:instrText>PAGE   \* MERGEFORMAT</w:instrText>
    </w:r>
    <w:r>
      <w:fldChar w:fldCharType="separate"/>
    </w:r>
    <w: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ABB4" w14:textId="77777777" w:rsidR="00A27FAC" w:rsidRDefault="00A27FAC">
    <w:pPr>
      <w:pStyle w:val="af0"/>
      <w:ind w:firstLine="42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9B7F" w14:textId="77777777" w:rsidR="00A27FAC" w:rsidRDefault="00A27FAC">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F8434" w14:textId="77777777" w:rsidR="00A27FAC" w:rsidRDefault="00A27FAC">
    <w:pPr>
      <w:pStyle w:val="af0"/>
      <w:ind w:firstLine="42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038D" w14:textId="77777777" w:rsidR="00A27FAC" w:rsidRDefault="00000000">
    <w:pPr>
      <w:pStyle w:val="af0"/>
      <w:ind w:firstLine="420"/>
      <w:jc w:val="center"/>
    </w:pPr>
    <w:r>
      <w:fldChar w:fldCharType="begin"/>
    </w:r>
    <w:r>
      <w:instrText>PAGE   \* MERGEFORMAT</w:instrText>
    </w:r>
    <w:r>
      <w:fldChar w:fldCharType="separate"/>
    </w:r>
    <w:r>
      <w:t>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87B5" w14:textId="77777777" w:rsidR="00A27FAC" w:rsidRDefault="00000000">
    <w:pPr>
      <w:pStyle w:val="af0"/>
      <w:jc w:val="center"/>
    </w:pPr>
    <w:r>
      <w:fldChar w:fldCharType="begin"/>
    </w:r>
    <w:r>
      <w:instrText>PAGE   \* MERGEFORMAT</w:instrText>
    </w:r>
    <w:r>
      <w:fldChar w:fldCharType="separate"/>
    </w:r>
    <w:r>
      <w:rPr>
        <w:lang w:val="zh-CN"/>
      </w:rPr>
      <w:t>I</w:t>
    </w:r>
    <w:r>
      <w:rPr>
        <w:lang w:val="zh-CN"/>
      </w:rPr>
      <w:t>V</w:t>
    </w:r>
    <w:r>
      <w:fldChar w:fldCharType="end"/>
    </w:r>
  </w:p>
  <w:p w14:paraId="0BF6373F" w14:textId="77777777" w:rsidR="00A27FAC" w:rsidRDefault="00A27FAC">
    <w:pPr>
      <w:pStyle w:val="af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660154"/>
      <w:docPartObj>
        <w:docPartGallery w:val="AutoText"/>
      </w:docPartObj>
    </w:sdtPr>
    <w:sdtEndPr>
      <w:rPr>
        <w:sz w:val="21"/>
        <w:szCs w:val="21"/>
      </w:rPr>
    </w:sdtEndPr>
    <w:sdtContent>
      <w:p w14:paraId="30FE3F6B" w14:textId="77777777" w:rsidR="00A27FAC" w:rsidRDefault="00000000">
        <w:pPr>
          <w:pStyle w:val="af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0D61" w14:textId="77777777" w:rsidR="00A27FAC" w:rsidRDefault="00000000">
    <w:pPr>
      <w:pStyle w:val="af0"/>
      <w:ind w:firstLine="420"/>
      <w:jc w:val="center"/>
    </w:pPr>
    <w:r>
      <w:rPr>
        <w:rFonts w:hint="eastAsia"/>
      </w:rPr>
      <w:t>2</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466022"/>
      <w:docPartObj>
        <w:docPartGallery w:val="AutoText"/>
      </w:docPartObj>
    </w:sdtPr>
    <w:sdtContent>
      <w:p w14:paraId="7C38EC3C" w14:textId="77777777" w:rsidR="00A27FAC" w:rsidRDefault="00000000">
        <w:pPr>
          <w:pStyle w:val="af0"/>
          <w:jc w:val="center"/>
        </w:pPr>
        <w:r>
          <w:fldChar w:fldCharType="begin"/>
        </w:r>
        <w:r>
          <w:instrText>PAGE   \* MERGEFORMAT</w:instrText>
        </w:r>
        <w:r>
          <w:fldChar w:fldCharType="separate"/>
        </w:r>
        <w:r>
          <w:rPr>
            <w:lang w:val="zh-CN"/>
          </w:rPr>
          <w:t>2</w:t>
        </w:r>
        <w:r>
          <w:fldChar w:fldCharType="end"/>
        </w:r>
      </w:p>
    </w:sdtContent>
  </w:sdt>
  <w:p w14:paraId="5A494997" w14:textId="77777777" w:rsidR="00A27FAC" w:rsidRDefault="00A27FAC">
    <w:pPr>
      <w:pStyle w:val="af0"/>
      <w:rPr>
        <w:lang w:val="zh-CN"/>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952693"/>
      <w:docPartObj>
        <w:docPartGallery w:val="AutoText"/>
      </w:docPartObj>
    </w:sdtPr>
    <w:sdtContent>
      <w:p w14:paraId="68A5D25B" w14:textId="77777777" w:rsidR="00A27FAC" w:rsidRDefault="00000000">
        <w:pPr>
          <w:pStyle w:val="af0"/>
          <w:jc w:val="center"/>
        </w:pPr>
        <w:r>
          <w:fldChar w:fldCharType="begin"/>
        </w:r>
        <w:r>
          <w:instrText>PAGE   \* MERGEFORMAT</w:instrText>
        </w:r>
        <w:r>
          <w:fldChar w:fldCharType="separate"/>
        </w:r>
        <w:r>
          <w:rPr>
            <w:lang w:val="zh-CN"/>
          </w:rPr>
          <w:t>2</w:t>
        </w:r>
        <w:r>
          <w:fldChar w:fldCharType="end"/>
        </w:r>
      </w:p>
    </w:sdtContent>
  </w:sdt>
  <w:p w14:paraId="3C83DA9B" w14:textId="77777777" w:rsidR="00A27FAC" w:rsidRDefault="00A27FAC">
    <w:pPr>
      <w:pStyle w:val="af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A4A84" w14:textId="77777777" w:rsidR="00A27FAC" w:rsidRDefault="00000000">
    <w:pPr>
      <w:pStyle w:val="af0"/>
      <w:ind w:firstLine="420"/>
      <w:jc w:val="center"/>
    </w:pPr>
    <w:r>
      <w:rPr>
        <w:rFonts w:hint="eastAsia"/>
      </w:rPr>
      <w:t>2</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027043"/>
      <w:docPartObj>
        <w:docPartGallery w:val="AutoText"/>
      </w:docPartObj>
    </w:sdtPr>
    <w:sdtContent>
      <w:p w14:paraId="41F7CE66" w14:textId="77777777" w:rsidR="00A27FAC" w:rsidRDefault="00000000">
        <w:pPr>
          <w:pStyle w:val="af0"/>
          <w:jc w:val="center"/>
        </w:pPr>
        <w:r>
          <w:fldChar w:fldCharType="begin"/>
        </w:r>
        <w:r>
          <w:instrText>PAGE   \* MERGEFORMAT</w:instrText>
        </w:r>
        <w:r>
          <w:fldChar w:fldCharType="separate"/>
        </w:r>
        <w:r>
          <w:rPr>
            <w:lang w:val="zh-CN"/>
          </w:rPr>
          <w:t>2</w:t>
        </w:r>
        <w:r>
          <w:fldChar w:fldCharType="end"/>
        </w:r>
      </w:p>
    </w:sdtContent>
  </w:sdt>
  <w:p w14:paraId="5AB5F6DF" w14:textId="77777777" w:rsidR="00A27FAC" w:rsidRDefault="00A27FAC">
    <w:pPr>
      <w:pStyle w:val="af0"/>
      <w:rPr>
        <w:lang w:val="zh-CN"/>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874987"/>
      <w:docPartObj>
        <w:docPartGallery w:val="AutoText"/>
      </w:docPartObj>
    </w:sdtPr>
    <w:sdtContent>
      <w:p w14:paraId="3A31EDC4" w14:textId="77777777" w:rsidR="00A27FAC" w:rsidRDefault="00000000">
        <w:pPr>
          <w:pStyle w:val="af0"/>
          <w:jc w:val="center"/>
        </w:pPr>
        <w:r>
          <w:fldChar w:fldCharType="begin"/>
        </w:r>
        <w:r>
          <w:instrText>PAGE   \* MERGEFORMAT</w:instrText>
        </w:r>
        <w:r>
          <w:fldChar w:fldCharType="separate"/>
        </w:r>
        <w:r>
          <w:rPr>
            <w:lang w:val="zh-CN"/>
          </w:rPr>
          <w:t>2</w:t>
        </w:r>
        <w:r>
          <w:fldChar w:fldCharType="end"/>
        </w:r>
      </w:p>
    </w:sdtContent>
  </w:sdt>
  <w:p w14:paraId="287B5E68" w14:textId="77777777" w:rsidR="00A27FAC" w:rsidRDefault="00A27FAC">
    <w:pPr>
      <w:pStyle w:val="af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190422"/>
    </w:sdtPr>
    <w:sdtEndPr>
      <w:rPr>
        <w:lang w:val="zh-CN"/>
      </w:rPr>
    </w:sdtEndPr>
    <w:sdtContent>
      <w:p w14:paraId="553AE688" w14:textId="77777777" w:rsidR="00A27FAC" w:rsidRDefault="00000000">
        <w:pPr>
          <w:pStyle w:val="af0"/>
          <w:jc w:val="center"/>
          <w:rPr>
            <w:lang w:val="zh-CN"/>
          </w:rPr>
        </w:pPr>
        <w:r>
          <w:rPr>
            <w:lang w:val="zh-CN"/>
          </w:rPr>
          <w:fldChar w:fldCharType="begin"/>
        </w:r>
        <w:r>
          <w:rPr>
            <w:lang w:val="zh-CN"/>
          </w:rPr>
          <w:instrText>PAGE   \* MERGEFORMAT</w:instrText>
        </w:r>
        <w:r>
          <w:rPr>
            <w:lang w:val="zh-CN"/>
          </w:rPr>
          <w:fldChar w:fldCharType="separate"/>
        </w:r>
        <w:r>
          <w:rPr>
            <w:lang w:val="zh-CN"/>
          </w:rPr>
          <w:t>22</w:t>
        </w:r>
        <w:r>
          <w:rPr>
            <w:lang w:val="zh-CN"/>
          </w:rP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600495"/>
    </w:sdtPr>
    <w:sdtEndPr>
      <w:rPr>
        <w:lang w:val="zh-CN"/>
      </w:rPr>
    </w:sdtEndPr>
    <w:sdtContent>
      <w:p w14:paraId="1508108E" w14:textId="77777777" w:rsidR="00A27FAC" w:rsidRDefault="00000000">
        <w:pPr>
          <w:pStyle w:val="af0"/>
          <w:jc w:val="center"/>
          <w:rPr>
            <w:lang w:val="zh-CN"/>
          </w:rPr>
        </w:pPr>
        <w:r>
          <w:rPr>
            <w:lang w:val="zh-CN"/>
          </w:rPr>
          <w:fldChar w:fldCharType="begin"/>
        </w:r>
        <w:r>
          <w:rPr>
            <w:lang w:val="zh-CN"/>
          </w:rPr>
          <w:instrText>PAGE   \* MERGEFORMAT</w:instrText>
        </w:r>
        <w:r>
          <w:rPr>
            <w:lang w:val="zh-CN"/>
          </w:rPr>
          <w:fldChar w:fldCharType="separate"/>
        </w:r>
        <w:r>
          <w:rPr>
            <w:lang w:val="zh-CN"/>
          </w:rPr>
          <w:t>2</w:t>
        </w:r>
        <w:r>
          <w:rPr>
            <w:lang w:val="zh-CN"/>
          </w:rPr>
          <w:t>5</w:t>
        </w:r>
        <w:r>
          <w:rPr>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0D83E" w14:textId="77777777" w:rsidR="00962FFC" w:rsidRDefault="00962FFC">
      <w:r>
        <w:separator/>
      </w:r>
    </w:p>
  </w:footnote>
  <w:footnote w:type="continuationSeparator" w:id="0">
    <w:p w14:paraId="1313A343" w14:textId="77777777" w:rsidR="00962FFC" w:rsidRDefault="00962F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5A3D" w14:textId="77777777" w:rsidR="00A27FAC" w:rsidRDefault="00A27FAC">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BB77" w14:textId="77777777" w:rsidR="00A27FAC" w:rsidRDefault="00A27FAC">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009B7" w14:textId="77777777" w:rsidR="00A27FAC" w:rsidRDefault="00A27FAC">
    <w:pPr>
      <w:pStyle w:val="af2"/>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2E98D" w14:textId="77777777" w:rsidR="00A27FAC" w:rsidRDefault="00A27FA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48595" w14:textId="77777777" w:rsidR="00A27FAC" w:rsidRDefault="00000000">
    <w:pPr>
      <w:pStyle w:val="af2"/>
      <w:rPr>
        <w:sz w:val="21"/>
        <w:szCs w:val="21"/>
      </w:rPr>
    </w:pPr>
    <w:r>
      <w:rPr>
        <w:rFonts w:hint="eastAsia"/>
        <w:sz w:val="21"/>
        <w:szCs w:val="21"/>
      </w:rPr>
      <w:t>摘</w:t>
    </w:r>
    <w:r>
      <w:rPr>
        <w:rFonts w:hint="eastAsia"/>
        <w:sz w:val="21"/>
        <w:szCs w:val="21"/>
      </w:rPr>
      <w:t xml:space="preserve">  </w:t>
    </w:r>
    <w:r>
      <w:rPr>
        <w:rFonts w:hint="eastAsia"/>
        <w:sz w:val="21"/>
        <w:szCs w:val="21"/>
      </w:rPr>
      <w:t>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F80DE" w14:textId="77777777" w:rsidR="00A27FAC" w:rsidRDefault="00000000">
    <w:pPr>
      <w:pStyle w:val="af2"/>
      <w:ind w:firstLine="420"/>
      <w:rPr>
        <w:sz w:val="21"/>
        <w:szCs w:val="21"/>
      </w:rPr>
    </w:pPr>
    <w:r>
      <w:rPr>
        <w:rFonts w:hint="eastAsia"/>
        <w:sz w:val="21"/>
        <w:szCs w:val="21"/>
      </w:rPr>
      <w:t>攀枝花学院本科毕业设计（论文）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5AC4" w14:textId="77777777" w:rsidR="00A27FAC" w:rsidRDefault="00000000">
    <w:pPr>
      <w:pStyle w:val="af2"/>
      <w:rPr>
        <w:sz w:val="21"/>
        <w:szCs w:val="21"/>
      </w:rPr>
    </w:pPr>
    <w:r>
      <w:rPr>
        <w:rFonts w:hint="eastAsia"/>
        <w:sz w:val="21"/>
        <w:szCs w:val="21"/>
      </w:rPr>
      <w:t>攀枝花学院本科毕业设计（</w:t>
    </w:r>
    <w:r>
      <w:rPr>
        <w:rFonts w:hint="eastAsia"/>
        <w:sz w:val="21"/>
        <w:szCs w:val="21"/>
      </w:rPr>
      <w:t>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99BA" w14:textId="77777777" w:rsidR="00A27FAC" w:rsidRDefault="00000000">
    <w:pPr>
      <w:pStyle w:val="af2"/>
    </w:pPr>
    <w:r>
      <w:rPr>
        <w:rFonts w:hint="eastAsia"/>
      </w:rPr>
      <w:t>目录</w:t>
    </w:r>
  </w:p>
  <w:p w14:paraId="5F871D7B" w14:textId="77777777" w:rsidR="00A27FAC" w:rsidRDefault="00A27FAC">
    <w:pPr>
      <w:pStyle w:val="01"/>
      <w:rPr>
        <w:rFonts w:asciiTheme="majorEastAsia" w:eastAsiaTheme="majorEastAsia" w:hAnsiTheme="majorEastAsia" w:hint="eastAsia"/>
        <w:sz w:val="21"/>
        <w:szCs w:val="21"/>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CDE2C" w14:textId="77777777" w:rsidR="00A27FAC" w:rsidRDefault="00000000">
    <w:pPr>
      <w:pStyle w:val="af2"/>
    </w:pPr>
    <w:r>
      <w:rPr>
        <w:rFonts w:hint="eastAsia"/>
      </w:rPr>
      <w:t>目</w:t>
    </w:r>
    <w:r>
      <w:rPr>
        <w:rFonts w:hint="eastAsia"/>
      </w:rPr>
      <w:t xml:space="preserve">  </w:t>
    </w:r>
    <w:r>
      <w:rPr>
        <w:rFonts w:hint="eastAsia"/>
      </w:rPr>
      <w:t>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0EBFE" w14:textId="77777777" w:rsidR="00A27FAC" w:rsidRDefault="00000000">
    <w:pPr>
      <w:pStyle w:val="af2"/>
    </w:pPr>
    <w:r>
      <w:rPr>
        <w:rFonts w:hint="eastAsia"/>
      </w:rPr>
      <w:t xml:space="preserve">1  </w:t>
    </w:r>
    <w:r>
      <w:rPr>
        <w:rFonts w:hint="eastAsia"/>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67CE" w14:textId="77777777" w:rsidR="00A27FAC" w:rsidRDefault="00000000">
    <w:pPr>
      <w:pStyle w:val="af2"/>
      <w:rPr>
        <w:sz w:val="21"/>
        <w:szCs w:val="21"/>
      </w:rPr>
    </w:pPr>
    <w:r>
      <w:rPr>
        <w:rFonts w:hint="eastAsia"/>
        <w:sz w:val="21"/>
        <w:szCs w:val="21"/>
      </w:rPr>
      <w:t xml:space="preserve">1  </w:t>
    </w:r>
    <w:r>
      <w:rPr>
        <w:rFonts w:hint="eastAsia"/>
        <w:sz w:val="21"/>
        <w:szCs w:val="21"/>
      </w:rPr>
      <w:t>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A6BF8" w14:textId="77777777" w:rsidR="00A27FAC" w:rsidRDefault="00000000">
    <w:pPr>
      <w:pStyle w:val="af2"/>
    </w:pPr>
    <w:r>
      <w:rPr>
        <w:rFonts w:hint="eastAsia"/>
      </w:rPr>
      <w:t xml:space="preserve">2  </w:t>
    </w:r>
    <w:r>
      <w:rPr>
        <w:rFonts w:hint="eastAsia"/>
      </w:rPr>
      <w:t>技术研究及选型</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3DEA0" w14:textId="77777777" w:rsidR="00A27FAC" w:rsidRDefault="00000000">
    <w:pPr>
      <w:pStyle w:val="af2"/>
      <w:rPr>
        <w:sz w:val="21"/>
        <w:szCs w:val="21"/>
      </w:rPr>
    </w:pPr>
    <w:r>
      <w:rPr>
        <w:rFonts w:hint="eastAsia"/>
        <w:sz w:val="21"/>
        <w:szCs w:val="21"/>
      </w:rPr>
      <w:t xml:space="preserve">1  </w:t>
    </w:r>
    <w:r>
      <w:rPr>
        <w:rFonts w:hint="eastAsia"/>
        <w:sz w:val="21"/>
        <w:szCs w:val="21"/>
      </w:rPr>
      <w:t>绪论</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005A" w14:textId="77777777" w:rsidR="00A27FAC" w:rsidRDefault="00000000">
    <w:pPr>
      <w:pStyle w:val="af2"/>
      <w:ind w:firstLine="420"/>
      <w:rPr>
        <w:sz w:val="21"/>
        <w:szCs w:val="21"/>
      </w:rPr>
    </w:pPr>
    <w:r>
      <w:rPr>
        <w:rFonts w:hint="eastAsia"/>
        <w:sz w:val="21"/>
        <w:szCs w:val="21"/>
      </w:rPr>
      <w:t xml:space="preserve">3 </w:t>
    </w:r>
    <w:r>
      <w:rPr>
        <w:sz w:val="21"/>
        <w:szCs w:val="21"/>
      </w:rPr>
      <w:t xml:space="preserve"> </w:t>
    </w:r>
    <w:r>
      <w:rPr>
        <w:rFonts w:hint="eastAsia"/>
        <w:sz w:val="21"/>
        <w:szCs w:val="21"/>
      </w:rPr>
      <w:t>系统分析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EF189" w14:textId="77777777" w:rsidR="00A27FAC" w:rsidRDefault="00000000">
    <w:pPr>
      <w:pStyle w:val="af2"/>
      <w:rPr>
        <w:sz w:val="21"/>
        <w:szCs w:val="21"/>
      </w:rPr>
    </w:pPr>
    <w:r>
      <w:rPr>
        <w:rFonts w:hint="eastAsia"/>
        <w:sz w:val="21"/>
        <w:szCs w:val="21"/>
      </w:rPr>
      <w:t xml:space="preserve">4  </w:t>
    </w:r>
    <w:r>
      <w:rPr>
        <w:rFonts w:hint="eastAsia"/>
        <w:sz w:val="21"/>
        <w:szCs w:val="21"/>
      </w:rPr>
      <w:t>系统设计</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AD553" w14:textId="77777777" w:rsidR="00A27FAC" w:rsidRDefault="00000000">
    <w:pPr>
      <w:pStyle w:val="af2"/>
      <w:rPr>
        <w:sz w:val="21"/>
        <w:szCs w:val="21"/>
      </w:rPr>
    </w:pPr>
    <w:r>
      <w:rPr>
        <w:rFonts w:hint="eastAsia"/>
        <w:sz w:val="21"/>
        <w:szCs w:val="21"/>
      </w:rPr>
      <w:t xml:space="preserve">5  </w:t>
    </w:r>
    <w:r>
      <w:rPr>
        <w:rFonts w:hint="eastAsia"/>
        <w:sz w:val="21"/>
        <w:szCs w:val="21"/>
      </w:rPr>
      <w:t>系统功能实现</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9E79E" w14:textId="77777777" w:rsidR="00A27FAC" w:rsidRDefault="00000000">
    <w:pPr>
      <w:pStyle w:val="af2"/>
      <w:rPr>
        <w:sz w:val="21"/>
        <w:szCs w:val="21"/>
      </w:rPr>
    </w:pPr>
    <w:r>
      <w:rPr>
        <w:rFonts w:hint="eastAsia"/>
        <w:sz w:val="21"/>
        <w:szCs w:val="21"/>
      </w:rPr>
      <w:t xml:space="preserve">6  </w:t>
    </w:r>
    <w:r>
      <w:rPr>
        <w:rFonts w:hint="eastAsia"/>
        <w:sz w:val="21"/>
        <w:szCs w:val="21"/>
      </w:rPr>
      <w:t>系统测试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226B" w14:textId="77777777" w:rsidR="00A27FAC" w:rsidRDefault="00000000">
    <w:pPr>
      <w:pStyle w:val="af2"/>
      <w:rPr>
        <w:sz w:val="21"/>
        <w:szCs w:val="21"/>
      </w:rPr>
    </w:pPr>
    <w:r>
      <w:rPr>
        <w:rFonts w:hint="eastAsia"/>
        <w:sz w:val="21"/>
        <w:szCs w:val="21"/>
      </w:rPr>
      <w:t>总</w:t>
    </w:r>
    <w:r>
      <w:rPr>
        <w:rFonts w:hint="eastAsia"/>
        <w:sz w:val="21"/>
        <w:szCs w:val="21"/>
      </w:rPr>
      <w:t xml:space="preserve">  </w:t>
    </w:r>
    <w:r>
      <w:rPr>
        <w:rFonts w:hint="eastAsia"/>
        <w:sz w:val="21"/>
        <w:szCs w:val="21"/>
      </w:rPr>
      <w:t>结</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3E7D" w14:textId="77777777" w:rsidR="00A27FAC" w:rsidRDefault="00000000">
    <w:pPr>
      <w:pStyle w:val="af2"/>
    </w:pPr>
    <w:r>
      <w:rPr>
        <w:rFonts w:hint="eastAsia"/>
      </w:rPr>
      <w:t>参考文献</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79F68" w14:textId="77777777" w:rsidR="00A27FAC" w:rsidRDefault="00000000">
    <w:pPr>
      <w:pStyle w:val="af2"/>
      <w:rPr>
        <w:sz w:val="21"/>
        <w:szCs w:val="21"/>
      </w:rPr>
    </w:pPr>
    <w:r>
      <w:rPr>
        <w:rFonts w:hint="eastAsia"/>
        <w:sz w:val="21"/>
        <w:szCs w:val="21"/>
      </w:rPr>
      <w:t>致</w:t>
    </w:r>
    <w:r>
      <w:rPr>
        <w:rFonts w:hint="eastAsia"/>
        <w:sz w:val="21"/>
        <w:szCs w:val="21"/>
      </w:rPr>
      <w:t xml:space="preserve">  </w:t>
    </w:r>
    <w:r>
      <w:rPr>
        <w:rFonts w:hint="eastAsia"/>
        <w:sz w:val="21"/>
        <w:szCs w:val="21"/>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540E"/>
    <w:multiLevelType w:val="multilevel"/>
    <w:tmpl w:val="03D9540E"/>
    <w:lvl w:ilvl="0">
      <w:start w:val="2"/>
      <w:numFmt w:val="decimalEnclosedCircle"/>
      <w:lvlText w:val="%1"/>
      <w:lvlJc w:val="left"/>
      <w:pPr>
        <w:ind w:left="360" w:hanging="360"/>
      </w:pPr>
      <w:rPr>
        <w:rFonts w:ascii="宋体" w:hAnsi="宋体" w:cs="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1A21809"/>
    <w:multiLevelType w:val="multilevel"/>
    <w:tmpl w:val="11A21809"/>
    <w:lvl w:ilvl="0">
      <w:start w:val="1"/>
      <w:numFmt w:val="decimalEnclosedCircle"/>
      <w:lvlText w:val="%1"/>
      <w:lvlJc w:val="left"/>
      <w:pPr>
        <w:ind w:left="360" w:hanging="360"/>
      </w:pPr>
      <w:rPr>
        <w:rFonts w:ascii="宋体" w:hAnsi="宋体" w:cs="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50F1D18"/>
    <w:multiLevelType w:val="multilevel"/>
    <w:tmpl w:val="150F1D18"/>
    <w:lvl w:ilvl="0">
      <w:start w:val="1"/>
      <w:numFmt w:val="decimalEnclosedCircle"/>
      <w:lvlText w:val="%1"/>
      <w:lvlJc w:val="left"/>
      <w:pPr>
        <w:ind w:left="840" w:hanging="360"/>
      </w:pPr>
      <w:rPr>
        <w:rFonts w:ascii="宋体" w:hAnsi="宋体" w:cs="宋体"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 w15:restartNumberingAfterBreak="0">
    <w:nsid w:val="162A1094"/>
    <w:multiLevelType w:val="multilevel"/>
    <w:tmpl w:val="162A1094"/>
    <w:lvl w:ilvl="0">
      <w:start w:val="1"/>
      <w:numFmt w:val="decimalEnclosedCircle"/>
      <w:lvlText w:val="%1"/>
      <w:lvlJc w:val="left"/>
      <w:pPr>
        <w:ind w:left="360" w:hanging="360"/>
      </w:pPr>
      <w:rPr>
        <w:rFonts w:ascii="宋体" w:hAnsi="宋体" w:cs="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1B3B49E9"/>
    <w:multiLevelType w:val="multilevel"/>
    <w:tmpl w:val="1B3B49E9"/>
    <w:lvl w:ilvl="0">
      <w:start w:val="1"/>
      <w:numFmt w:val="decimalEnclosedCircle"/>
      <w:lvlText w:val="%1"/>
      <w:lvlJc w:val="left"/>
      <w:pPr>
        <w:ind w:left="360" w:hanging="360"/>
      </w:pPr>
      <w:rPr>
        <w:rFonts w:ascii="宋体" w:hAnsi="宋体" w:cs="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1D852171"/>
    <w:multiLevelType w:val="multilevel"/>
    <w:tmpl w:val="1D852171"/>
    <w:lvl w:ilvl="0">
      <w:start w:val="1"/>
      <w:numFmt w:val="decimalEnclosedCircle"/>
      <w:lvlText w:val="%1"/>
      <w:lvlJc w:val="left"/>
      <w:pPr>
        <w:ind w:left="360" w:hanging="360"/>
      </w:pPr>
      <w:rPr>
        <w:rFonts w:ascii="宋体" w:hAnsi="宋体" w:cs="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20B74507"/>
    <w:multiLevelType w:val="multilevel"/>
    <w:tmpl w:val="20B74507"/>
    <w:lvl w:ilvl="0">
      <w:start w:val="1"/>
      <w:numFmt w:val="decimalEnclosedCircle"/>
      <w:lvlText w:val="%1"/>
      <w:lvlJc w:val="left"/>
      <w:pPr>
        <w:ind w:left="840" w:hanging="360"/>
      </w:pPr>
      <w:rPr>
        <w:rFonts w:ascii="宋体" w:hAnsi="宋体" w:cs="宋体"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 w15:restartNumberingAfterBreak="0">
    <w:nsid w:val="2A0A0F0B"/>
    <w:multiLevelType w:val="multilevel"/>
    <w:tmpl w:val="2A0A0F0B"/>
    <w:lvl w:ilvl="0">
      <w:start w:val="1"/>
      <w:numFmt w:val="decimalEnclosedCircle"/>
      <w:lvlText w:val="%1"/>
      <w:lvlJc w:val="left"/>
      <w:pPr>
        <w:ind w:left="360" w:hanging="360"/>
      </w:pPr>
      <w:rPr>
        <w:rFonts w:ascii="宋体" w:hAnsi="宋体" w:cs="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3A2978D4"/>
    <w:multiLevelType w:val="multilevel"/>
    <w:tmpl w:val="3A2978D4"/>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3FD05AFE"/>
    <w:multiLevelType w:val="multilevel"/>
    <w:tmpl w:val="3FD05AFE"/>
    <w:lvl w:ilvl="0">
      <w:start w:val="1"/>
      <w:numFmt w:val="decimal"/>
      <w:lvlText w:val="%1）"/>
      <w:lvlJc w:val="left"/>
      <w:pPr>
        <w:ind w:left="1068" w:hanging="360"/>
      </w:pPr>
      <w:rPr>
        <w:rFonts w:hint="default"/>
      </w:rPr>
    </w:lvl>
    <w:lvl w:ilvl="1">
      <w:start w:val="1"/>
      <w:numFmt w:val="decimalEnclosedCircle"/>
      <w:lvlText w:val="%2"/>
      <w:lvlJc w:val="left"/>
      <w:pPr>
        <w:ind w:left="1225" w:hanging="360"/>
      </w:pPr>
      <w:rPr>
        <w:rFonts w:ascii="宋体" w:hAnsi="宋体" w:cs="宋体" w:hint="default"/>
      </w:rPr>
    </w:lvl>
    <w:lvl w:ilvl="2">
      <w:start w:val="1"/>
      <w:numFmt w:val="lowerRoman"/>
      <w:lvlText w:val="%3."/>
      <w:lvlJc w:val="right"/>
      <w:pPr>
        <w:ind w:left="1745" w:hanging="440"/>
      </w:pPr>
    </w:lvl>
    <w:lvl w:ilvl="3">
      <w:start w:val="1"/>
      <w:numFmt w:val="decimal"/>
      <w:lvlText w:val="%4."/>
      <w:lvlJc w:val="left"/>
      <w:pPr>
        <w:ind w:left="2185" w:hanging="440"/>
      </w:pPr>
    </w:lvl>
    <w:lvl w:ilvl="4">
      <w:start w:val="1"/>
      <w:numFmt w:val="lowerLetter"/>
      <w:lvlText w:val="%5)"/>
      <w:lvlJc w:val="left"/>
      <w:pPr>
        <w:ind w:left="2625" w:hanging="440"/>
      </w:pPr>
    </w:lvl>
    <w:lvl w:ilvl="5">
      <w:start w:val="1"/>
      <w:numFmt w:val="lowerRoman"/>
      <w:lvlText w:val="%6."/>
      <w:lvlJc w:val="right"/>
      <w:pPr>
        <w:ind w:left="3065" w:hanging="440"/>
      </w:pPr>
    </w:lvl>
    <w:lvl w:ilvl="6">
      <w:start w:val="1"/>
      <w:numFmt w:val="decimal"/>
      <w:lvlText w:val="%7."/>
      <w:lvlJc w:val="left"/>
      <w:pPr>
        <w:ind w:left="3505" w:hanging="440"/>
      </w:pPr>
    </w:lvl>
    <w:lvl w:ilvl="7">
      <w:start w:val="1"/>
      <w:numFmt w:val="lowerLetter"/>
      <w:lvlText w:val="%8)"/>
      <w:lvlJc w:val="left"/>
      <w:pPr>
        <w:ind w:left="3945" w:hanging="440"/>
      </w:pPr>
    </w:lvl>
    <w:lvl w:ilvl="8">
      <w:start w:val="1"/>
      <w:numFmt w:val="lowerRoman"/>
      <w:lvlText w:val="%9."/>
      <w:lvlJc w:val="right"/>
      <w:pPr>
        <w:ind w:left="4385" w:hanging="440"/>
      </w:pPr>
    </w:lvl>
  </w:abstractNum>
  <w:abstractNum w:abstractNumId="10" w15:restartNumberingAfterBreak="0">
    <w:nsid w:val="4E9623DC"/>
    <w:multiLevelType w:val="multilevel"/>
    <w:tmpl w:val="4E9623DC"/>
    <w:lvl w:ilvl="0">
      <w:start w:val="1"/>
      <w:numFmt w:val="decimalEnclosedCircle"/>
      <w:lvlText w:val="%1"/>
      <w:lvlJc w:val="left"/>
      <w:pPr>
        <w:ind w:left="840" w:hanging="360"/>
      </w:pPr>
      <w:rPr>
        <w:rFonts w:ascii="宋体" w:hAnsi="宋体" w:cs="宋体"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1" w15:restartNumberingAfterBreak="0">
    <w:nsid w:val="589761BD"/>
    <w:multiLevelType w:val="multilevel"/>
    <w:tmpl w:val="589761BD"/>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2" w15:restartNumberingAfterBreak="0">
    <w:nsid w:val="62092F96"/>
    <w:multiLevelType w:val="multilevel"/>
    <w:tmpl w:val="62092F96"/>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3" w15:restartNumberingAfterBreak="0">
    <w:nsid w:val="707636D5"/>
    <w:multiLevelType w:val="multilevel"/>
    <w:tmpl w:val="707636D5"/>
    <w:lvl w:ilvl="0">
      <w:start w:val="1"/>
      <w:numFmt w:val="decimalEnclosedCircle"/>
      <w:lvlText w:val="%1"/>
      <w:lvlJc w:val="left"/>
      <w:pPr>
        <w:ind w:left="560" w:hanging="360"/>
      </w:pPr>
      <w:rPr>
        <w:rFonts w:hint="default"/>
      </w:rPr>
    </w:lvl>
    <w:lvl w:ilvl="1">
      <w:start w:val="1"/>
      <w:numFmt w:val="decimalEnclosedCircle"/>
      <w:lvlText w:val="%2"/>
      <w:lvlJc w:val="left"/>
      <w:pPr>
        <w:ind w:left="1000" w:hanging="360"/>
      </w:pPr>
      <w:rPr>
        <w:rFonts w:hint="default"/>
      </w:rPr>
    </w:lvl>
    <w:lvl w:ilvl="2">
      <w:start w:val="1"/>
      <w:numFmt w:val="lowerRoman"/>
      <w:lvlText w:val="%3."/>
      <w:lvlJc w:val="right"/>
      <w:pPr>
        <w:ind w:left="1520" w:hanging="440"/>
      </w:pPr>
    </w:lvl>
    <w:lvl w:ilvl="3">
      <w:start w:val="1"/>
      <w:numFmt w:val="decimal"/>
      <w:lvlText w:val="%4."/>
      <w:lvlJc w:val="left"/>
      <w:pPr>
        <w:ind w:left="1960" w:hanging="440"/>
      </w:pPr>
    </w:lvl>
    <w:lvl w:ilvl="4">
      <w:start w:val="1"/>
      <w:numFmt w:val="lowerLetter"/>
      <w:lvlText w:val="%5)"/>
      <w:lvlJc w:val="left"/>
      <w:pPr>
        <w:ind w:left="2400" w:hanging="440"/>
      </w:pPr>
    </w:lvl>
    <w:lvl w:ilvl="5">
      <w:start w:val="1"/>
      <w:numFmt w:val="lowerRoman"/>
      <w:lvlText w:val="%6."/>
      <w:lvlJc w:val="right"/>
      <w:pPr>
        <w:ind w:left="2840" w:hanging="440"/>
      </w:pPr>
    </w:lvl>
    <w:lvl w:ilvl="6">
      <w:start w:val="1"/>
      <w:numFmt w:val="decimal"/>
      <w:lvlText w:val="%7."/>
      <w:lvlJc w:val="left"/>
      <w:pPr>
        <w:ind w:left="3280" w:hanging="440"/>
      </w:pPr>
    </w:lvl>
    <w:lvl w:ilvl="7">
      <w:start w:val="1"/>
      <w:numFmt w:val="lowerLetter"/>
      <w:lvlText w:val="%8)"/>
      <w:lvlJc w:val="left"/>
      <w:pPr>
        <w:ind w:left="3720" w:hanging="440"/>
      </w:pPr>
    </w:lvl>
    <w:lvl w:ilvl="8">
      <w:start w:val="1"/>
      <w:numFmt w:val="lowerRoman"/>
      <w:lvlText w:val="%9."/>
      <w:lvlJc w:val="right"/>
      <w:pPr>
        <w:ind w:left="4160" w:hanging="440"/>
      </w:pPr>
    </w:lvl>
  </w:abstractNum>
  <w:abstractNum w:abstractNumId="14" w15:restartNumberingAfterBreak="0">
    <w:nsid w:val="76D81A5A"/>
    <w:multiLevelType w:val="multilevel"/>
    <w:tmpl w:val="76D81A5A"/>
    <w:lvl w:ilvl="0">
      <w:start w:val="1"/>
      <w:numFmt w:val="decimalEnclosedCircle"/>
      <w:lvlText w:val="%1"/>
      <w:lvlJc w:val="left"/>
      <w:pPr>
        <w:ind w:left="360" w:hanging="360"/>
      </w:pPr>
      <w:rPr>
        <w:rFonts w:ascii="宋体" w:hAnsi="宋体" w:cs="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87391397">
    <w:abstractNumId w:val="2"/>
  </w:num>
  <w:num w:numId="2" w16cid:durableId="1251114397">
    <w:abstractNumId w:val="10"/>
  </w:num>
  <w:num w:numId="3" w16cid:durableId="146671368">
    <w:abstractNumId w:val="6"/>
  </w:num>
  <w:num w:numId="4" w16cid:durableId="1457531021">
    <w:abstractNumId w:val="13"/>
  </w:num>
  <w:num w:numId="5" w16cid:durableId="1080297906">
    <w:abstractNumId w:val="9"/>
  </w:num>
  <w:num w:numId="6" w16cid:durableId="1672872416">
    <w:abstractNumId w:val="11"/>
  </w:num>
  <w:num w:numId="7" w16cid:durableId="1677153436">
    <w:abstractNumId w:val="12"/>
  </w:num>
  <w:num w:numId="8" w16cid:durableId="1930431585">
    <w:abstractNumId w:val="3"/>
  </w:num>
  <w:num w:numId="9" w16cid:durableId="1732077536">
    <w:abstractNumId w:val="5"/>
  </w:num>
  <w:num w:numId="10" w16cid:durableId="1568029863">
    <w:abstractNumId w:val="14"/>
  </w:num>
  <w:num w:numId="11" w16cid:durableId="324669627">
    <w:abstractNumId w:val="4"/>
  </w:num>
  <w:num w:numId="12" w16cid:durableId="985858799">
    <w:abstractNumId w:val="7"/>
  </w:num>
  <w:num w:numId="13" w16cid:durableId="2012367129">
    <w:abstractNumId w:val="0"/>
  </w:num>
  <w:num w:numId="14" w16cid:durableId="879561074">
    <w:abstractNumId w:val="1"/>
  </w:num>
  <w:num w:numId="15" w16cid:durableId="15067001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0"/>
  <w:evenAndOddHeaders/>
  <w:drawingGridHorizontalSpacing w:val="105"/>
  <w:drawingGridVerticalSpacing w:val="319"/>
  <w:displayHorizont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02E"/>
    <w:rsid w:val="BFFD8463"/>
    <w:rsid w:val="CEDDE286"/>
    <w:rsid w:val="DBEFB061"/>
    <w:rsid w:val="DBFFF9BB"/>
    <w:rsid w:val="DD56FE13"/>
    <w:rsid w:val="DE697780"/>
    <w:rsid w:val="DFE1ACC8"/>
    <w:rsid w:val="EC6F6E70"/>
    <w:rsid w:val="EEFF99B3"/>
    <w:rsid w:val="EFBF56B2"/>
    <w:rsid w:val="F3B4DD72"/>
    <w:rsid w:val="F7FFE644"/>
    <w:rsid w:val="FBE9D920"/>
    <w:rsid w:val="FC9BC009"/>
    <w:rsid w:val="FEC7A5B0"/>
    <w:rsid w:val="FFDFF6DB"/>
    <w:rsid w:val="00001D7C"/>
    <w:rsid w:val="00002400"/>
    <w:rsid w:val="00003388"/>
    <w:rsid w:val="00003851"/>
    <w:rsid w:val="00004290"/>
    <w:rsid w:val="00004B13"/>
    <w:rsid w:val="000061C8"/>
    <w:rsid w:val="00006FD7"/>
    <w:rsid w:val="00010478"/>
    <w:rsid w:val="00010677"/>
    <w:rsid w:val="00010A68"/>
    <w:rsid w:val="000129AA"/>
    <w:rsid w:val="000141D9"/>
    <w:rsid w:val="000143AA"/>
    <w:rsid w:val="000162A7"/>
    <w:rsid w:val="0001772C"/>
    <w:rsid w:val="0002180E"/>
    <w:rsid w:val="00022FA2"/>
    <w:rsid w:val="00025854"/>
    <w:rsid w:val="000266EF"/>
    <w:rsid w:val="00027252"/>
    <w:rsid w:val="000272CC"/>
    <w:rsid w:val="000274B0"/>
    <w:rsid w:val="00027D70"/>
    <w:rsid w:val="00030121"/>
    <w:rsid w:val="000316E5"/>
    <w:rsid w:val="00032AAE"/>
    <w:rsid w:val="00032B5C"/>
    <w:rsid w:val="00034DC5"/>
    <w:rsid w:val="0004080B"/>
    <w:rsid w:val="000410D6"/>
    <w:rsid w:val="00041C3B"/>
    <w:rsid w:val="000427A7"/>
    <w:rsid w:val="00042C09"/>
    <w:rsid w:val="00042D12"/>
    <w:rsid w:val="00043684"/>
    <w:rsid w:val="00043F6D"/>
    <w:rsid w:val="0004635E"/>
    <w:rsid w:val="000476B9"/>
    <w:rsid w:val="00047892"/>
    <w:rsid w:val="00047E55"/>
    <w:rsid w:val="00050535"/>
    <w:rsid w:val="00050960"/>
    <w:rsid w:val="00050D77"/>
    <w:rsid w:val="0005163A"/>
    <w:rsid w:val="00051EA2"/>
    <w:rsid w:val="00053C52"/>
    <w:rsid w:val="00053C94"/>
    <w:rsid w:val="00054419"/>
    <w:rsid w:val="0005729F"/>
    <w:rsid w:val="00060850"/>
    <w:rsid w:val="00061581"/>
    <w:rsid w:val="000624CD"/>
    <w:rsid w:val="00062B86"/>
    <w:rsid w:val="00063376"/>
    <w:rsid w:val="00064147"/>
    <w:rsid w:val="000656A5"/>
    <w:rsid w:val="000674B9"/>
    <w:rsid w:val="00067A00"/>
    <w:rsid w:val="00071383"/>
    <w:rsid w:val="00071870"/>
    <w:rsid w:val="00071E1C"/>
    <w:rsid w:val="000724DD"/>
    <w:rsid w:val="00073421"/>
    <w:rsid w:val="000741D0"/>
    <w:rsid w:val="00074E56"/>
    <w:rsid w:val="00074E57"/>
    <w:rsid w:val="00075F0D"/>
    <w:rsid w:val="000760E8"/>
    <w:rsid w:val="00076FA1"/>
    <w:rsid w:val="00077124"/>
    <w:rsid w:val="0008073C"/>
    <w:rsid w:val="00080D84"/>
    <w:rsid w:val="00081AF5"/>
    <w:rsid w:val="00081F75"/>
    <w:rsid w:val="00082878"/>
    <w:rsid w:val="00083812"/>
    <w:rsid w:val="00083893"/>
    <w:rsid w:val="0008441D"/>
    <w:rsid w:val="000867EF"/>
    <w:rsid w:val="00087FD8"/>
    <w:rsid w:val="00090380"/>
    <w:rsid w:val="00090943"/>
    <w:rsid w:val="000914AA"/>
    <w:rsid w:val="00093CBB"/>
    <w:rsid w:val="00095741"/>
    <w:rsid w:val="000957BE"/>
    <w:rsid w:val="00095975"/>
    <w:rsid w:val="00096172"/>
    <w:rsid w:val="0009736E"/>
    <w:rsid w:val="0009794C"/>
    <w:rsid w:val="000979B0"/>
    <w:rsid w:val="00097B81"/>
    <w:rsid w:val="00097D60"/>
    <w:rsid w:val="000A0703"/>
    <w:rsid w:val="000A31CD"/>
    <w:rsid w:val="000A3502"/>
    <w:rsid w:val="000A38FF"/>
    <w:rsid w:val="000A4511"/>
    <w:rsid w:val="000A4DF6"/>
    <w:rsid w:val="000A601D"/>
    <w:rsid w:val="000B01F9"/>
    <w:rsid w:val="000B02C9"/>
    <w:rsid w:val="000B17AF"/>
    <w:rsid w:val="000B1F0C"/>
    <w:rsid w:val="000B1F3D"/>
    <w:rsid w:val="000B2970"/>
    <w:rsid w:val="000B3378"/>
    <w:rsid w:val="000B543A"/>
    <w:rsid w:val="000B72BC"/>
    <w:rsid w:val="000B7BE8"/>
    <w:rsid w:val="000B7C90"/>
    <w:rsid w:val="000C0707"/>
    <w:rsid w:val="000C3143"/>
    <w:rsid w:val="000C3CE0"/>
    <w:rsid w:val="000C523F"/>
    <w:rsid w:val="000C707A"/>
    <w:rsid w:val="000C739C"/>
    <w:rsid w:val="000D059F"/>
    <w:rsid w:val="000D0F53"/>
    <w:rsid w:val="000D2FBF"/>
    <w:rsid w:val="000D308F"/>
    <w:rsid w:val="000D3A41"/>
    <w:rsid w:val="000D3BFF"/>
    <w:rsid w:val="000D42F7"/>
    <w:rsid w:val="000D567E"/>
    <w:rsid w:val="000D578D"/>
    <w:rsid w:val="000D5B82"/>
    <w:rsid w:val="000D77A6"/>
    <w:rsid w:val="000D7BD5"/>
    <w:rsid w:val="000E010A"/>
    <w:rsid w:val="000E024D"/>
    <w:rsid w:val="000E0574"/>
    <w:rsid w:val="000E1327"/>
    <w:rsid w:val="000E23A7"/>
    <w:rsid w:val="000E3303"/>
    <w:rsid w:val="000E3650"/>
    <w:rsid w:val="000E386B"/>
    <w:rsid w:val="000E3D7C"/>
    <w:rsid w:val="000E4BC5"/>
    <w:rsid w:val="000E542B"/>
    <w:rsid w:val="000F0191"/>
    <w:rsid w:val="000F0D09"/>
    <w:rsid w:val="000F23F6"/>
    <w:rsid w:val="000F3A1C"/>
    <w:rsid w:val="000F3DC0"/>
    <w:rsid w:val="000F40D3"/>
    <w:rsid w:val="000F4589"/>
    <w:rsid w:val="000F4C65"/>
    <w:rsid w:val="000F59F4"/>
    <w:rsid w:val="000F5ABA"/>
    <w:rsid w:val="000F6320"/>
    <w:rsid w:val="000F6E78"/>
    <w:rsid w:val="000F7666"/>
    <w:rsid w:val="0010063D"/>
    <w:rsid w:val="00100A3C"/>
    <w:rsid w:val="00100E90"/>
    <w:rsid w:val="001015A1"/>
    <w:rsid w:val="001015D4"/>
    <w:rsid w:val="00101D86"/>
    <w:rsid w:val="00102217"/>
    <w:rsid w:val="00106B4E"/>
    <w:rsid w:val="001118E4"/>
    <w:rsid w:val="00113041"/>
    <w:rsid w:val="0011338F"/>
    <w:rsid w:val="00114266"/>
    <w:rsid w:val="001168CF"/>
    <w:rsid w:val="001173C6"/>
    <w:rsid w:val="00120046"/>
    <w:rsid w:val="0012070F"/>
    <w:rsid w:val="0012073A"/>
    <w:rsid w:val="00120906"/>
    <w:rsid w:val="0012097E"/>
    <w:rsid w:val="00120FF8"/>
    <w:rsid w:val="0012129B"/>
    <w:rsid w:val="0012290D"/>
    <w:rsid w:val="0012394C"/>
    <w:rsid w:val="00125773"/>
    <w:rsid w:val="00125C45"/>
    <w:rsid w:val="0012629E"/>
    <w:rsid w:val="00127797"/>
    <w:rsid w:val="001313DD"/>
    <w:rsid w:val="00131C41"/>
    <w:rsid w:val="0013245B"/>
    <w:rsid w:val="00132907"/>
    <w:rsid w:val="00132E0D"/>
    <w:rsid w:val="00133A50"/>
    <w:rsid w:val="001344AB"/>
    <w:rsid w:val="00134938"/>
    <w:rsid w:val="00134A7E"/>
    <w:rsid w:val="00134F02"/>
    <w:rsid w:val="00137D87"/>
    <w:rsid w:val="0014000E"/>
    <w:rsid w:val="001403DD"/>
    <w:rsid w:val="00140AB4"/>
    <w:rsid w:val="001415E0"/>
    <w:rsid w:val="001416A8"/>
    <w:rsid w:val="00142049"/>
    <w:rsid w:val="001435C2"/>
    <w:rsid w:val="0014390B"/>
    <w:rsid w:val="00143DCE"/>
    <w:rsid w:val="00143E1E"/>
    <w:rsid w:val="00151F97"/>
    <w:rsid w:val="00153695"/>
    <w:rsid w:val="00155C5B"/>
    <w:rsid w:val="00156938"/>
    <w:rsid w:val="001572D0"/>
    <w:rsid w:val="001577B5"/>
    <w:rsid w:val="0016138D"/>
    <w:rsid w:val="0016157D"/>
    <w:rsid w:val="00162782"/>
    <w:rsid w:val="00162939"/>
    <w:rsid w:val="00162A3A"/>
    <w:rsid w:val="0016369D"/>
    <w:rsid w:val="0016387A"/>
    <w:rsid w:val="00166D8D"/>
    <w:rsid w:val="00166F14"/>
    <w:rsid w:val="001717E9"/>
    <w:rsid w:val="001721DC"/>
    <w:rsid w:val="00172848"/>
    <w:rsid w:val="00172EEE"/>
    <w:rsid w:val="00172F0A"/>
    <w:rsid w:val="00173428"/>
    <w:rsid w:val="001736F5"/>
    <w:rsid w:val="00174706"/>
    <w:rsid w:val="0017491D"/>
    <w:rsid w:val="00175CF0"/>
    <w:rsid w:val="00176770"/>
    <w:rsid w:val="0017718E"/>
    <w:rsid w:val="0018132D"/>
    <w:rsid w:val="0018143F"/>
    <w:rsid w:val="00181E7F"/>
    <w:rsid w:val="001835D3"/>
    <w:rsid w:val="00184573"/>
    <w:rsid w:val="00184E0C"/>
    <w:rsid w:val="00185389"/>
    <w:rsid w:val="00187384"/>
    <w:rsid w:val="001907F6"/>
    <w:rsid w:val="00190D5F"/>
    <w:rsid w:val="00193407"/>
    <w:rsid w:val="00193CEB"/>
    <w:rsid w:val="00194073"/>
    <w:rsid w:val="00194EB5"/>
    <w:rsid w:val="001961DD"/>
    <w:rsid w:val="001966B8"/>
    <w:rsid w:val="001A1BF3"/>
    <w:rsid w:val="001A29BA"/>
    <w:rsid w:val="001A441E"/>
    <w:rsid w:val="001A4685"/>
    <w:rsid w:val="001A4809"/>
    <w:rsid w:val="001A4EC1"/>
    <w:rsid w:val="001A510C"/>
    <w:rsid w:val="001A55B8"/>
    <w:rsid w:val="001A5860"/>
    <w:rsid w:val="001A629F"/>
    <w:rsid w:val="001A7225"/>
    <w:rsid w:val="001A7CFE"/>
    <w:rsid w:val="001B0F74"/>
    <w:rsid w:val="001B231B"/>
    <w:rsid w:val="001B2685"/>
    <w:rsid w:val="001B26A4"/>
    <w:rsid w:val="001B2EC2"/>
    <w:rsid w:val="001B3EA3"/>
    <w:rsid w:val="001B4D76"/>
    <w:rsid w:val="001B749F"/>
    <w:rsid w:val="001C0949"/>
    <w:rsid w:val="001C14D6"/>
    <w:rsid w:val="001C1A33"/>
    <w:rsid w:val="001C1B62"/>
    <w:rsid w:val="001C2038"/>
    <w:rsid w:val="001C22DC"/>
    <w:rsid w:val="001C36DF"/>
    <w:rsid w:val="001C4651"/>
    <w:rsid w:val="001C4C72"/>
    <w:rsid w:val="001C5AEC"/>
    <w:rsid w:val="001C6648"/>
    <w:rsid w:val="001C69B9"/>
    <w:rsid w:val="001C72ED"/>
    <w:rsid w:val="001C7BE3"/>
    <w:rsid w:val="001D2C50"/>
    <w:rsid w:val="001D3366"/>
    <w:rsid w:val="001D366F"/>
    <w:rsid w:val="001D3CF9"/>
    <w:rsid w:val="001D5204"/>
    <w:rsid w:val="001D598D"/>
    <w:rsid w:val="001D5C39"/>
    <w:rsid w:val="001D5C7B"/>
    <w:rsid w:val="001D5E82"/>
    <w:rsid w:val="001D6B96"/>
    <w:rsid w:val="001D7F95"/>
    <w:rsid w:val="001E0041"/>
    <w:rsid w:val="001E3071"/>
    <w:rsid w:val="001E338F"/>
    <w:rsid w:val="001E50B4"/>
    <w:rsid w:val="001E675D"/>
    <w:rsid w:val="001F309D"/>
    <w:rsid w:val="001F4A28"/>
    <w:rsid w:val="001F5423"/>
    <w:rsid w:val="001F5481"/>
    <w:rsid w:val="001F59FB"/>
    <w:rsid w:val="001F5B5E"/>
    <w:rsid w:val="001F6D35"/>
    <w:rsid w:val="001F794F"/>
    <w:rsid w:val="001F79FD"/>
    <w:rsid w:val="00200C84"/>
    <w:rsid w:val="00200F1D"/>
    <w:rsid w:val="00201A0D"/>
    <w:rsid w:val="002029BE"/>
    <w:rsid w:val="002030F1"/>
    <w:rsid w:val="0020365B"/>
    <w:rsid w:val="00203CC8"/>
    <w:rsid w:val="00204592"/>
    <w:rsid w:val="00204753"/>
    <w:rsid w:val="00206036"/>
    <w:rsid w:val="00210098"/>
    <w:rsid w:val="00211E3B"/>
    <w:rsid w:val="002128A3"/>
    <w:rsid w:val="00216EF5"/>
    <w:rsid w:val="00217711"/>
    <w:rsid w:val="0021792A"/>
    <w:rsid w:val="00220282"/>
    <w:rsid w:val="00220840"/>
    <w:rsid w:val="002215BD"/>
    <w:rsid w:val="0022186D"/>
    <w:rsid w:val="002234EE"/>
    <w:rsid w:val="00224CE7"/>
    <w:rsid w:val="00227C79"/>
    <w:rsid w:val="00227CA0"/>
    <w:rsid w:val="00232257"/>
    <w:rsid w:val="002322D6"/>
    <w:rsid w:val="0023357F"/>
    <w:rsid w:val="00233C4A"/>
    <w:rsid w:val="00234D0A"/>
    <w:rsid w:val="00236BDF"/>
    <w:rsid w:val="002403DF"/>
    <w:rsid w:val="00240538"/>
    <w:rsid w:val="00241BDE"/>
    <w:rsid w:val="00241FB3"/>
    <w:rsid w:val="00242CAA"/>
    <w:rsid w:val="0024353B"/>
    <w:rsid w:val="002440B9"/>
    <w:rsid w:val="00244735"/>
    <w:rsid w:val="0024596C"/>
    <w:rsid w:val="00246CB1"/>
    <w:rsid w:val="00246DC4"/>
    <w:rsid w:val="002472B8"/>
    <w:rsid w:val="00247A77"/>
    <w:rsid w:val="002515C5"/>
    <w:rsid w:val="002540FC"/>
    <w:rsid w:val="00254858"/>
    <w:rsid w:val="00254DD6"/>
    <w:rsid w:val="00255666"/>
    <w:rsid w:val="00260C55"/>
    <w:rsid w:val="00260F8F"/>
    <w:rsid w:val="00261D89"/>
    <w:rsid w:val="00263397"/>
    <w:rsid w:val="0026424E"/>
    <w:rsid w:val="00265617"/>
    <w:rsid w:val="00267BB2"/>
    <w:rsid w:val="00267DD2"/>
    <w:rsid w:val="00270413"/>
    <w:rsid w:val="00271128"/>
    <w:rsid w:val="002724E9"/>
    <w:rsid w:val="002725AE"/>
    <w:rsid w:val="0027288E"/>
    <w:rsid w:val="00272D7E"/>
    <w:rsid w:val="00273020"/>
    <w:rsid w:val="0027317F"/>
    <w:rsid w:val="002747B7"/>
    <w:rsid w:val="00275972"/>
    <w:rsid w:val="00275BA3"/>
    <w:rsid w:val="00277224"/>
    <w:rsid w:val="0028036D"/>
    <w:rsid w:val="00281568"/>
    <w:rsid w:val="002819F4"/>
    <w:rsid w:val="00284C6D"/>
    <w:rsid w:val="00285677"/>
    <w:rsid w:val="002866F4"/>
    <w:rsid w:val="002870DB"/>
    <w:rsid w:val="00287187"/>
    <w:rsid w:val="00291B1B"/>
    <w:rsid w:val="0029297A"/>
    <w:rsid w:val="00293344"/>
    <w:rsid w:val="002955C0"/>
    <w:rsid w:val="00297479"/>
    <w:rsid w:val="00297902"/>
    <w:rsid w:val="002A0D63"/>
    <w:rsid w:val="002A0EF3"/>
    <w:rsid w:val="002A11D6"/>
    <w:rsid w:val="002A1251"/>
    <w:rsid w:val="002A26C9"/>
    <w:rsid w:val="002A2AB6"/>
    <w:rsid w:val="002A4B5D"/>
    <w:rsid w:val="002A5025"/>
    <w:rsid w:val="002A5FF3"/>
    <w:rsid w:val="002A614C"/>
    <w:rsid w:val="002B12AB"/>
    <w:rsid w:val="002B32D1"/>
    <w:rsid w:val="002B34A1"/>
    <w:rsid w:val="002B41EF"/>
    <w:rsid w:val="002B5D1A"/>
    <w:rsid w:val="002B6A89"/>
    <w:rsid w:val="002B72CE"/>
    <w:rsid w:val="002C00F5"/>
    <w:rsid w:val="002C0573"/>
    <w:rsid w:val="002C19BC"/>
    <w:rsid w:val="002C2237"/>
    <w:rsid w:val="002C25F1"/>
    <w:rsid w:val="002C3E09"/>
    <w:rsid w:val="002C584E"/>
    <w:rsid w:val="002C6202"/>
    <w:rsid w:val="002C63D6"/>
    <w:rsid w:val="002C6B4F"/>
    <w:rsid w:val="002C7C0E"/>
    <w:rsid w:val="002D1899"/>
    <w:rsid w:val="002D1C98"/>
    <w:rsid w:val="002D2DD3"/>
    <w:rsid w:val="002D3984"/>
    <w:rsid w:val="002D483B"/>
    <w:rsid w:val="002D52E9"/>
    <w:rsid w:val="002D6475"/>
    <w:rsid w:val="002D70C1"/>
    <w:rsid w:val="002E040D"/>
    <w:rsid w:val="002E11FA"/>
    <w:rsid w:val="002E2561"/>
    <w:rsid w:val="002E3949"/>
    <w:rsid w:val="002F1518"/>
    <w:rsid w:val="002F1929"/>
    <w:rsid w:val="002F2576"/>
    <w:rsid w:val="002F2A35"/>
    <w:rsid w:val="002F3A2D"/>
    <w:rsid w:val="002F6E53"/>
    <w:rsid w:val="002F7012"/>
    <w:rsid w:val="002F7358"/>
    <w:rsid w:val="002F7E50"/>
    <w:rsid w:val="00301489"/>
    <w:rsid w:val="003016A5"/>
    <w:rsid w:val="00305BEF"/>
    <w:rsid w:val="0030680E"/>
    <w:rsid w:val="00306E58"/>
    <w:rsid w:val="003073C4"/>
    <w:rsid w:val="00307756"/>
    <w:rsid w:val="0031053F"/>
    <w:rsid w:val="0031066F"/>
    <w:rsid w:val="00311621"/>
    <w:rsid w:val="00312038"/>
    <w:rsid w:val="00312C83"/>
    <w:rsid w:val="003130D7"/>
    <w:rsid w:val="0031453D"/>
    <w:rsid w:val="00314908"/>
    <w:rsid w:val="00314C26"/>
    <w:rsid w:val="00315CF6"/>
    <w:rsid w:val="00316064"/>
    <w:rsid w:val="0031708D"/>
    <w:rsid w:val="003170F4"/>
    <w:rsid w:val="0031713F"/>
    <w:rsid w:val="00317717"/>
    <w:rsid w:val="00317B43"/>
    <w:rsid w:val="0032386A"/>
    <w:rsid w:val="00323A2B"/>
    <w:rsid w:val="003240AF"/>
    <w:rsid w:val="00325FCD"/>
    <w:rsid w:val="003261B7"/>
    <w:rsid w:val="00331F81"/>
    <w:rsid w:val="00332E34"/>
    <w:rsid w:val="00333469"/>
    <w:rsid w:val="00333C39"/>
    <w:rsid w:val="00337409"/>
    <w:rsid w:val="003375A0"/>
    <w:rsid w:val="003376DE"/>
    <w:rsid w:val="0034249D"/>
    <w:rsid w:val="00343027"/>
    <w:rsid w:val="003432A0"/>
    <w:rsid w:val="0034551B"/>
    <w:rsid w:val="003459A3"/>
    <w:rsid w:val="00346801"/>
    <w:rsid w:val="003468E6"/>
    <w:rsid w:val="00346F85"/>
    <w:rsid w:val="00351010"/>
    <w:rsid w:val="00352713"/>
    <w:rsid w:val="0035344D"/>
    <w:rsid w:val="00355DF9"/>
    <w:rsid w:val="00356E6E"/>
    <w:rsid w:val="00361DB4"/>
    <w:rsid w:val="003625EC"/>
    <w:rsid w:val="003633D8"/>
    <w:rsid w:val="003636C6"/>
    <w:rsid w:val="00365120"/>
    <w:rsid w:val="00365BE3"/>
    <w:rsid w:val="00367070"/>
    <w:rsid w:val="00367777"/>
    <w:rsid w:val="00367AF6"/>
    <w:rsid w:val="00370313"/>
    <w:rsid w:val="003711E9"/>
    <w:rsid w:val="00371545"/>
    <w:rsid w:val="00371F15"/>
    <w:rsid w:val="00371FFC"/>
    <w:rsid w:val="0037207D"/>
    <w:rsid w:val="0037245D"/>
    <w:rsid w:val="0037419A"/>
    <w:rsid w:val="0037576D"/>
    <w:rsid w:val="00375EE7"/>
    <w:rsid w:val="0037693E"/>
    <w:rsid w:val="00376EF2"/>
    <w:rsid w:val="00380498"/>
    <w:rsid w:val="00380AD9"/>
    <w:rsid w:val="00380C02"/>
    <w:rsid w:val="00381812"/>
    <w:rsid w:val="003818B7"/>
    <w:rsid w:val="00381A37"/>
    <w:rsid w:val="00384DF5"/>
    <w:rsid w:val="0038530F"/>
    <w:rsid w:val="003861C0"/>
    <w:rsid w:val="0038625A"/>
    <w:rsid w:val="00386F63"/>
    <w:rsid w:val="003876C0"/>
    <w:rsid w:val="00387EFC"/>
    <w:rsid w:val="00387FE4"/>
    <w:rsid w:val="003901E0"/>
    <w:rsid w:val="003902A5"/>
    <w:rsid w:val="00390A3B"/>
    <w:rsid w:val="00391C72"/>
    <w:rsid w:val="003920F4"/>
    <w:rsid w:val="0039234A"/>
    <w:rsid w:val="00392952"/>
    <w:rsid w:val="00392D29"/>
    <w:rsid w:val="00392EBD"/>
    <w:rsid w:val="003935D9"/>
    <w:rsid w:val="00394690"/>
    <w:rsid w:val="00394A78"/>
    <w:rsid w:val="00396FAA"/>
    <w:rsid w:val="00397713"/>
    <w:rsid w:val="00397847"/>
    <w:rsid w:val="003A32FB"/>
    <w:rsid w:val="003A33D7"/>
    <w:rsid w:val="003A3A38"/>
    <w:rsid w:val="003A3E9D"/>
    <w:rsid w:val="003A40FF"/>
    <w:rsid w:val="003A54F8"/>
    <w:rsid w:val="003A5758"/>
    <w:rsid w:val="003A5DAB"/>
    <w:rsid w:val="003B1CB2"/>
    <w:rsid w:val="003B2EF3"/>
    <w:rsid w:val="003B3675"/>
    <w:rsid w:val="003B3F21"/>
    <w:rsid w:val="003B469E"/>
    <w:rsid w:val="003B4880"/>
    <w:rsid w:val="003B56AB"/>
    <w:rsid w:val="003B5C91"/>
    <w:rsid w:val="003B63F0"/>
    <w:rsid w:val="003B6B06"/>
    <w:rsid w:val="003B7C20"/>
    <w:rsid w:val="003C01EE"/>
    <w:rsid w:val="003C0A73"/>
    <w:rsid w:val="003C0B8E"/>
    <w:rsid w:val="003C40B7"/>
    <w:rsid w:val="003C630F"/>
    <w:rsid w:val="003C6D48"/>
    <w:rsid w:val="003C742A"/>
    <w:rsid w:val="003D475E"/>
    <w:rsid w:val="003D4D24"/>
    <w:rsid w:val="003D6E1E"/>
    <w:rsid w:val="003D6F67"/>
    <w:rsid w:val="003E0FD2"/>
    <w:rsid w:val="003E2B2D"/>
    <w:rsid w:val="003E4B39"/>
    <w:rsid w:val="003E5574"/>
    <w:rsid w:val="003E61B8"/>
    <w:rsid w:val="003F035E"/>
    <w:rsid w:val="003F106C"/>
    <w:rsid w:val="003F36B8"/>
    <w:rsid w:val="003F5319"/>
    <w:rsid w:val="003F53C1"/>
    <w:rsid w:val="003F5794"/>
    <w:rsid w:val="003F5C31"/>
    <w:rsid w:val="003F630C"/>
    <w:rsid w:val="00400B83"/>
    <w:rsid w:val="00400CE7"/>
    <w:rsid w:val="00402CE3"/>
    <w:rsid w:val="00403322"/>
    <w:rsid w:val="00403E4B"/>
    <w:rsid w:val="0040444A"/>
    <w:rsid w:val="00405622"/>
    <w:rsid w:val="0040588A"/>
    <w:rsid w:val="00405EC6"/>
    <w:rsid w:val="00406AA8"/>
    <w:rsid w:val="00407D53"/>
    <w:rsid w:val="0041071E"/>
    <w:rsid w:val="00411D25"/>
    <w:rsid w:val="004123D0"/>
    <w:rsid w:val="00412889"/>
    <w:rsid w:val="00412CE2"/>
    <w:rsid w:val="00416EBF"/>
    <w:rsid w:val="00420ED8"/>
    <w:rsid w:val="004217F4"/>
    <w:rsid w:val="004222B5"/>
    <w:rsid w:val="00423450"/>
    <w:rsid w:val="00425DE9"/>
    <w:rsid w:val="00426C5C"/>
    <w:rsid w:val="00427E68"/>
    <w:rsid w:val="004311E4"/>
    <w:rsid w:val="00432326"/>
    <w:rsid w:val="004333A0"/>
    <w:rsid w:val="004342E3"/>
    <w:rsid w:val="00434D0D"/>
    <w:rsid w:val="004371A5"/>
    <w:rsid w:val="00437750"/>
    <w:rsid w:val="004379A9"/>
    <w:rsid w:val="004415B7"/>
    <w:rsid w:val="00443859"/>
    <w:rsid w:val="004441D7"/>
    <w:rsid w:val="00445C4A"/>
    <w:rsid w:val="0044660F"/>
    <w:rsid w:val="0044668B"/>
    <w:rsid w:val="00450D9C"/>
    <w:rsid w:val="00451E21"/>
    <w:rsid w:val="004536FF"/>
    <w:rsid w:val="00455701"/>
    <w:rsid w:val="00456507"/>
    <w:rsid w:val="004568B4"/>
    <w:rsid w:val="0045761E"/>
    <w:rsid w:val="0046111C"/>
    <w:rsid w:val="00464340"/>
    <w:rsid w:val="00464659"/>
    <w:rsid w:val="004665C9"/>
    <w:rsid w:val="00466771"/>
    <w:rsid w:val="004715CF"/>
    <w:rsid w:val="00471BD1"/>
    <w:rsid w:val="0047218F"/>
    <w:rsid w:val="00475615"/>
    <w:rsid w:val="0047601E"/>
    <w:rsid w:val="004767C3"/>
    <w:rsid w:val="00477EBB"/>
    <w:rsid w:val="00480AAE"/>
    <w:rsid w:val="004816E5"/>
    <w:rsid w:val="00481A3B"/>
    <w:rsid w:val="00482089"/>
    <w:rsid w:val="0048316C"/>
    <w:rsid w:val="00484426"/>
    <w:rsid w:val="00486C47"/>
    <w:rsid w:val="004900DC"/>
    <w:rsid w:val="004913A9"/>
    <w:rsid w:val="00492773"/>
    <w:rsid w:val="004929C4"/>
    <w:rsid w:val="004929D1"/>
    <w:rsid w:val="00492D42"/>
    <w:rsid w:val="00493D22"/>
    <w:rsid w:val="0049448C"/>
    <w:rsid w:val="00494737"/>
    <w:rsid w:val="00494757"/>
    <w:rsid w:val="00494821"/>
    <w:rsid w:val="00494969"/>
    <w:rsid w:val="00494AB8"/>
    <w:rsid w:val="00496ECD"/>
    <w:rsid w:val="004A1270"/>
    <w:rsid w:val="004A1598"/>
    <w:rsid w:val="004A4410"/>
    <w:rsid w:val="004A4CBC"/>
    <w:rsid w:val="004A4CE0"/>
    <w:rsid w:val="004A5C8C"/>
    <w:rsid w:val="004A5CCF"/>
    <w:rsid w:val="004A71EA"/>
    <w:rsid w:val="004A7E97"/>
    <w:rsid w:val="004A7F33"/>
    <w:rsid w:val="004B1A17"/>
    <w:rsid w:val="004B323E"/>
    <w:rsid w:val="004B34AE"/>
    <w:rsid w:val="004B524D"/>
    <w:rsid w:val="004B542F"/>
    <w:rsid w:val="004B656A"/>
    <w:rsid w:val="004C2988"/>
    <w:rsid w:val="004C3E60"/>
    <w:rsid w:val="004C4781"/>
    <w:rsid w:val="004C4D54"/>
    <w:rsid w:val="004C5F86"/>
    <w:rsid w:val="004D0506"/>
    <w:rsid w:val="004D059C"/>
    <w:rsid w:val="004D21B3"/>
    <w:rsid w:val="004D29BF"/>
    <w:rsid w:val="004D428F"/>
    <w:rsid w:val="004D4610"/>
    <w:rsid w:val="004D4A19"/>
    <w:rsid w:val="004D4BBF"/>
    <w:rsid w:val="004D7872"/>
    <w:rsid w:val="004E0A75"/>
    <w:rsid w:val="004E2BB6"/>
    <w:rsid w:val="004E3161"/>
    <w:rsid w:val="004E5C8D"/>
    <w:rsid w:val="004E64A3"/>
    <w:rsid w:val="004E6B93"/>
    <w:rsid w:val="004E6CD3"/>
    <w:rsid w:val="004E716A"/>
    <w:rsid w:val="004E71E2"/>
    <w:rsid w:val="004E78AD"/>
    <w:rsid w:val="004E7A9A"/>
    <w:rsid w:val="004F0072"/>
    <w:rsid w:val="004F00EF"/>
    <w:rsid w:val="004F23DB"/>
    <w:rsid w:val="004F3AD7"/>
    <w:rsid w:val="004F4891"/>
    <w:rsid w:val="004F532F"/>
    <w:rsid w:val="004F5794"/>
    <w:rsid w:val="004F6D5F"/>
    <w:rsid w:val="004F746D"/>
    <w:rsid w:val="004F7AB6"/>
    <w:rsid w:val="00501D49"/>
    <w:rsid w:val="00505BEA"/>
    <w:rsid w:val="0050610F"/>
    <w:rsid w:val="005071A4"/>
    <w:rsid w:val="00510086"/>
    <w:rsid w:val="005111E8"/>
    <w:rsid w:val="005114EE"/>
    <w:rsid w:val="0051187F"/>
    <w:rsid w:val="00511B29"/>
    <w:rsid w:val="00511F96"/>
    <w:rsid w:val="00511FB6"/>
    <w:rsid w:val="00512AB5"/>
    <w:rsid w:val="005135B9"/>
    <w:rsid w:val="00514824"/>
    <w:rsid w:val="00514B4F"/>
    <w:rsid w:val="00515ADE"/>
    <w:rsid w:val="0051776D"/>
    <w:rsid w:val="00520D0A"/>
    <w:rsid w:val="005210C6"/>
    <w:rsid w:val="005218F4"/>
    <w:rsid w:val="0052196A"/>
    <w:rsid w:val="00521C9B"/>
    <w:rsid w:val="005221BE"/>
    <w:rsid w:val="00523595"/>
    <w:rsid w:val="0052517F"/>
    <w:rsid w:val="00525A24"/>
    <w:rsid w:val="005274A0"/>
    <w:rsid w:val="00527958"/>
    <w:rsid w:val="005311C9"/>
    <w:rsid w:val="00531232"/>
    <w:rsid w:val="00531A31"/>
    <w:rsid w:val="00532C8E"/>
    <w:rsid w:val="005345C2"/>
    <w:rsid w:val="00534CD4"/>
    <w:rsid w:val="005350F2"/>
    <w:rsid w:val="005351BB"/>
    <w:rsid w:val="00536050"/>
    <w:rsid w:val="00536461"/>
    <w:rsid w:val="00536D26"/>
    <w:rsid w:val="00536E81"/>
    <w:rsid w:val="00537438"/>
    <w:rsid w:val="005378D8"/>
    <w:rsid w:val="005379DA"/>
    <w:rsid w:val="00540BC5"/>
    <w:rsid w:val="00540DC1"/>
    <w:rsid w:val="00540E6B"/>
    <w:rsid w:val="005438D7"/>
    <w:rsid w:val="005452A3"/>
    <w:rsid w:val="005455C9"/>
    <w:rsid w:val="00545808"/>
    <w:rsid w:val="005464E0"/>
    <w:rsid w:val="00547A30"/>
    <w:rsid w:val="00551E1C"/>
    <w:rsid w:val="00555BC1"/>
    <w:rsid w:val="0055624F"/>
    <w:rsid w:val="00557053"/>
    <w:rsid w:val="00561C0B"/>
    <w:rsid w:val="005625E3"/>
    <w:rsid w:val="00563DAE"/>
    <w:rsid w:val="00565B38"/>
    <w:rsid w:val="0056785A"/>
    <w:rsid w:val="005700F1"/>
    <w:rsid w:val="005705CE"/>
    <w:rsid w:val="00570614"/>
    <w:rsid w:val="00570F72"/>
    <w:rsid w:val="00572710"/>
    <w:rsid w:val="00573FF0"/>
    <w:rsid w:val="00574206"/>
    <w:rsid w:val="00575977"/>
    <w:rsid w:val="00577B20"/>
    <w:rsid w:val="0058226B"/>
    <w:rsid w:val="005826AA"/>
    <w:rsid w:val="005829BB"/>
    <w:rsid w:val="00582ED3"/>
    <w:rsid w:val="0058352C"/>
    <w:rsid w:val="00583796"/>
    <w:rsid w:val="00585F7E"/>
    <w:rsid w:val="00586DE7"/>
    <w:rsid w:val="00587E29"/>
    <w:rsid w:val="00587EF8"/>
    <w:rsid w:val="005905C1"/>
    <w:rsid w:val="00590C44"/>
    <w:rsid w:val="00590D20"/>
    <w:rsid w:val="00591815"/>
    <w:rsid w:val="005920D8"/>
    <w:rsid w:val="00592235"/>
    <w:rsid w:val="0059341F"/>
    <w:rsid w:val="00594F5A"/>
    <w:rsid w:val="00595601"/>
    <w:rsid w:val="005962D1"/>
    <w:rsid w:val="005971F3"/>
    <w:rsid w:val="00597426"/>
    <w:rsid w:val="00597A14"/>
    <w:rsid w:val="005A224A"/>
    <w:rsid w:val="005A292D"/>
    <w:rsid w:val="005A2AFD"/>
    <w:rsid w:val="005A4172"/>
    <w:rsid w:val="005A5698"/>
    <w:rsid w:val="005A7E64"/>
    <w:rsid w:val="005B0F49"/>
    <w:rsid w:val="005B1F97"/>
    <w:rsid w:val="005B26B4"/>
    <w:rsid w:val="005B3A0D"/>
    <w:rsid w:val="005B4559"/>
    <w:rsid w:val="005B4C4C"/>
    <w:rsid w:val="005B4F93"/>
    <w:rsid w:val="005B6621"/>
    <w:rsid w:val="005B7099"/>
    <w:rsid w:val="005B74F1"/>
    <w:rsid w:val="005B7835"/>
    <w:rsid w:val="005B7D79"/>
    <w:rsid w:val="005B7E41"/>
    <w:rsid w:val="005C02E0"/>
    <w:rsid w:val="005C2B28"/>
    <w:rsid w:val="005C39E9"/>
    <w:rsid w:val="005C61A8"/>
    <w:rsid w:val="005C63F3"/>
    <w:rsid w:val="005C64D3"/>
    <w:rsid w:val="005C657A"/>
    <w:rsid w:val="005C6813"/>
    <w:rsid w:val="005C6BB4"/>
    <w:rsid w:val="005C720F"/>
    <w:rsid w:val="005C7E41"/>
    <w:rsid w:val="005D0A0B"/>
    <w:rsid w:val="005D19D9"/>
    <w:rsid w:val="005D2B4C"/>
    <w:rsid w:val="005D5F97"/>
    <w:rsid w:val="005D635B"/>
    <w:rsid w:val="005D74BA"/>
    <w:rsid w:val="005E045E"/>
    <w:rsid w:val="005E3886"/>
    <w:rsid w:val="005E6269"/>
    <w:rsid w:val="005F154B"/>
    <w:rsid w:val="005F1EE3"/>
    <w:rsid w:val="005F26C0"/>
    <w:rsid w:val="005F278D"/>
    <w:rsid w:val="005F2ED5"/>
    <w:rsid w:val="005F2F3B"/>
    <w:rsid w:val="005F318C"/>
    <w:rsid w:val="005F4D5B"/>
    <w:rsid w:val="005F4DA4"/>
    <w:rsid w:val="005F5ED9"/>
    <w:rsid w:val="005F621E"/>
    <w:rsid w:val="005F6660"/>
    <w:rsid w:val="005F6DF8"/>
    <w:rsid w:val="005F76D3"/>
    <w:rsid w:val="005F7DB1"/>
    <w:rsid w:val="0060003C"/>
    <w:rsid w:val="006015F1"/>
    <w:rsid w:val="00601E77"/>
    <w:rsid w:val="0060457D"/>
    <w:rsid w:val="006053C8"/>
    <w:rsid w:val="006060D6"/>
    <w:rsid w:val="00613552"/>
    <w:rsid w:val="00613B2B"/>
    <w:rsid w:val="00613F20"/>
    <w:rsid w:val="00614CF3"/>
    <w:rsid w:val="00614DE9"/>
    <w:rsid w:val="00615237"/>
    <w:rsid w:val="00616504"/>
    <w:rsid w:val="0061663F"/>
    <w:rsid w:val="0062069B"/>
    <w:rsid w:val="006208C2"/>
    <w:rsid w:val="006212C5"/>
    <w:rsid w:val="006241C5"/>
    <w:rsid w:val="00625D0C"/>
    <w:rsid w:val="00626302"/>
    <w:rsid w:val="0062707E"/>
    <w:rsid w:val="0063132C"/>
    <w:rsid w:val="00632FF0"/>
    <w:rsid w:val="00633443"/>
    <w:rsid w:val="00635006"/>
    <w:rsid w:val="0063539A"/>
    <w:rsid w:val="006356BD"/>
    <w:rsid w:val="00635AF7"/>
    <w:rsid w:val="00635D22"/>
    <w:rsid w:val="00636A92"/>
    <w:rsid w:val="006371AA"/>
    <w:rsid w:val="00637D8C"/>
    <w:rsid w:val="0064001D"/>
    <w:rsid w:val="0064172C"/>
    <w:rsid w:val="0064193D"/>
    <w:rsid w:val="00641A64"/>
    <w:rsid w:val="00641A71"/>
    <w:rsid w:val="00642850"/>
    <w:rsid w:val="0064291C"/>
    <w:rsid w:val="00642D2F"/>
    <w:rsid w:val="006433FB"/>
    <w:rsid w:val="00643DE8"/>
    <w:rsid w:val="00643E1E"/>
    <w:rsid w:val="00643FAE"/>
    <w:rsid w:val="00644329"/>
    <w:rsid w:val="00644C76"/>
    <w:rsid w:val="00645B04"/>
    <w:rsid w:val="00645E1A"/>
    <w:rsid w:val="00647258"/>
    <w:rsid w:val="00647D33"/>
    <w:rsid w:val="00650FEC"/>
    <w:rsid w:val="00651970"/>
    <w:rsid w:val="0065225E"/>
    <w:rsid w:val="0065347A"/>
    <w:rsid w:val="006536F5"/>
    <w:rsid w:val="006539F5"/>
    <w:rsid w:val="006549C5"/>
    <w:rsid w:val="0065607D"/>
    <w:rsid w:val="00656233"/>
    <w:rsid w:val="006610F5"/>
    <w:rsid w:val="00662461"/>
    <w:rsid w:val="00663B83"/>
    <w:rsid w:val="00663F1E"/>
    <w:rsid w:val="0066438A"/>
    <w:rsid w:val="006643C0"/>
    <w:rsid w:val="00664743"/>
    <w:rsid w:val="00664A86"/>
    <w:rsid w:val="00667098"/>
    <w:rsid w:val="00667EE8"/>
    <w:rsid w:val="00670246"/>
    <w:rsid w:val="006706F9"/>
    <w:rsid w:val="006707B6"/>
    <w:rsid w:val="00671645"/>
    <w:rsid w:val="0067173E"/>
    <w:rsid w:val="00671A91"/>
    <w:rsid w:val="00672D15"/>
    <w:rsid w:val="0067305C"/>
    <w:rsid w:val="00673409"/>
    <w:rsid w:val="00674FC7"/>
    <w:rsid w:val="00675968"/>
    <w:rsid w:val="00676213"/>
    <w:rsid w:val="00676F43"/>
    <w:rsid w:val="00676F8E"/>
    <w:rsid w:val="00677256"/>
    <w:rsid w:val="006810E5"/>
    <w:rsid w:val="006810FB"/>
    <w:rsid w:val="00682B05"/>
    <w:rsid w:val="0068395C"/>
    <w:rsid w:val="0068453F"/>
    <w:rsid w:val="00685349"/>
    <w:rsid w:val="0068758D"/>
    <w:rsid w:val="00690538"/>
    <w:rsid w:val="00695391"/>
    <w:rsid w:val="006954EA"/>
    <w:rsid w:val="00695501"/>
    <w:rsid w:val="00695842"/>
    <w:rsid w:val="00696C76"/>
    <w:rsid w:val="006971B9"/>
    <w:rsid w:val="00697967"/>
    <w:rsid w:val="006A1482"/>
    <w:rsid w:val="006A178B"/>
    <w:rsid w:val="006A230B"/>
    <w:rsid w:val="006A329A"/>
    <w:rsid w:val="006A5846"/>
    <w:rsid w:val="006A5DD3"/>
    <w:rsid w:val="006A75DF"/>
    <w:rsid w:val="006B05E9"/>
    <w:rsid w:val="006B2623"/>
    <w:rsid w:val="006B286E"/>
    <w:rsid w:val="006B28AD"/>
    <w:rsid w:val="006B35CE"/>
    <w:rsid w:val="006B39FA"/>
    <w:rsid w:val="006B3A2D"/>
    <w:rsid w:val="006B4214"/>
    <w:rsid w:val="006B47D3"/>
    <w:rsid w:val="006B5191"/>
    <w:rsid w:val="006B5B73"/>
    <w:rsid w:val="006C0833"/>
    <w:rsid w:val="006C25DB"/>
    <w:rsid w:val="006C2B64"/>
    <w:rsid w:val="006C2CDE"/>
    <w:rsid w:val="006C352B"/>
    <w:rsid w:val="006C3999"/>
    <w:rsid w:val="006C54A5"/>
    <w:rsid w:val="006C583E"/>
    <w:rsid w:val="006C5CE8"/>
    <w:rsid w:val="006C77D7"/>
    <w:rsid w:val="006C7EF5"/>
    <w:rsid w:val="006D05B6"/>
    <w:rsid w:val="006D2B67"/>
    <w:rsid w:val="006D35BB"/>
    <w:rsid w:val="006D77A3"/>
    <w:rsid w:val="006E0ADD"/>
    <w:rsid w:val="006E1AFB"/>
    <w:rsid w:val="006E31DE"/>
    <w:rsid w:val="006E3333"/>
    <w:rsid w:val="006E38BE"/>
    <w:rsid w:val="006E3FBB"/>
    <w:rsid w:val="006E47FA"/>
    <w:rsid w:val="006E4D8C"/>
    <w:rsid w:val="006E6843"/>
    <w:rsid w:val="006E685E"/>
    <w:rsid w:val="006E6BBA"/>
    <w:rsid w:val="006E6FF9"/>
    <w:rsid w:val="006F0504"/>
    <w:rsid w:val="006F0883"/>
    <w:rsid w:val="006F0E30"/>
    <w:rsid w:val="006F158A"/>
    <w:rsid w:val="006F1621"/>
    <w:rsid w:val="006F1A61"/>
    <w:rsid w:val="006F32D0"/>
    <w:rsid w:val="006F3AE8"/>
    <w:rsid w:val="006F44B8"/>
    <w:rsid w:val="006F58B4"/>
    <w:rsid w:val="006F6BD1"/>
    <w:rsid w:val="00700DF6"/>
    <w:rsid w:val="00701A3C"/>
    <w:rsid w:val="00703198"/>
    <w:rsid w:val="007038EE"/>
    <w:rsid w:val="00704093"/>
    <w:rsid w:val="00704977"/>
    <w:rsid w:val="00705818"/>
    <w:rsid w:val="00705FA1"/>
    <w:rsid w:val="00706A1D"/>
    <w:rsid w:val="0070722B"/>
    <w:rsid w:val="00707787"/>
    <w:rsid w:val="00712268"/>
    <w:rsid w:val="00713794"/>
    <w:rsid w:val="007140D1"/>
    <w:rsid w:val="0071463E"/>
    <w:rsid w:val="0071576D"/>
    <w:rsid w:val="00716120"/>
    <w:rsid w:val="007166A4"/>
    <w:rsid w:val="00717458"/>
    <w:rsid w:val="0072046E"/>
    <w:rsid w:val="00721061"/>
    <w:rsid w:val="00721315"/>
    <w:rsid w:val="0072341A"/>
    <w:rsid w:val="007239DA"/>
    <w:rsid w:val="007243C8"/>
    <w:rsid w:val="00726F30"/>
    <w:rsid w:val="00727F4E"/>
    <w:rsid w:val="00730301"/>
    <w:rsid w:val="00730D4C"/>
    <w:rsid w:val="007314DF"/>
    <w:rsid w:val="00731D20"/>
    <w:rsid w:val="00731D8B"/>
    <w:rsid w:val="00732AE1"/>
    <w:rsid w:val="00735275"/>
    <w:rsid w:val="00735846"/>
    <w:rsid w:val="00735BB0"/>
    <w:rsid w:val="007364B9"/>
    <w:rsid w:val="00737763"/>
    <w:rsid w:val="00737887"/>
    <w:rsid w:val="00740D91"/>
    <w:rsid w:val="00741415"/>
    <w:rsid w:val="00742A64"/>
    <w:rsid w:val="007444B6"/>
    <w:rsid w:val="007448C3"/>
    <w:rsid w:val="00745C60"/>
    <w:rsid w:val="00746B76"/>
    <w:rsid w:val="00747B84"/>
    <w:rsid w:val="00747C55"/>
    <w:rsid w:val="00747E8D"/>
    <w:rsid w:val="007525A8"/>
    <w:rsid w:val="007556DC"/>
    <w:rsid w:val="00760A37"/>
    <w:rsid w:val="007625C9"/>
    <w:rsid w:val="0076279E"/>
    <w:rsid w:val="00764441"/>
    <w:rsid w:val="007644D1"/>
    <w:rsid w:val="00765306"/>
    <w:rsid w:val="00767B92"/>
    <w:rsid w:val="007708C5"/>
    <w:rsid w:val="007719FE"/>
    <w:rsid w:val="007729A9"/>
    <w:rsid w:val="00775A5E"/>
    <w:rsid w:val="007766EF"/>
    <w:rsid w:val="00776D8B"/>
    <w:rsid w:val="00781218"/>
    <w:rsid w:val="00782B35"/>
    <w:rsid w:val="007832EE"/>
    <w:rsid w:val="00784E5C"/>
    <w:rsid w:val="007860A2"/>
    <w:rsid w:val="00787290"/>
    <w:rsid w:val="00790DEE"/>
    <w:rsid w:val="00790F41"/>
    <w:rsid w:val="00793D83"/>
    <w:rsid w:val="0079520D"/>
    <w:rsid w:val="007966BC"/>
    <w:rsid w:val="00796B27"/>
    <w:rsid w:val="00797AF3"/>
    <w:rsid w:val="00797C53"/>
    <w:rsid w:val="007A0559"/>
    <w:rsid w:val="007A0B46"/>
    <w:rsid w:val="007A2CEC"/>
    <w:rsid w:val="007A4D29"/>
    <w:rsid w:val="007A5769"/>
    <w:rsid w:val="007A5D4B"/>
    <w:rsid w:val="007A725D"/>
    <w:rsid w:val="007B05E0"/>
    <w:rsid w:val="007B168C"/>
    <w:rsid w:val="007B1AFF"/>
    <w:rsid w:val="007B35C0"/>
    <w:rsid w:val="007B4381"/>
    <w:rsid w:val="007B4E2C"/>
    <w:rsid w:val="007B535F"/>
    <w:rsid w:val="007C07FE"/>
    <w:rsid w:val="007C15AD"/>
    <w:rsid w:val="007C31B1"/>
    <w:rsid w:val="007C39EE"/>
    <w:rsid w:val="007C3D32"/>
    <w:rsid w:val="007C3F44"/>
    <w:rsid w:val="007C4AA1"/>
    <w:rsid w:val="007C5B3C"/>
    <w:rsid w:val="007C6442"/>
    <w:rsid w:val="007C6D41"/>
    <w:rsid w:val="007C702E"/>
    <w:rsid w:val="007C7E43"/>
    <w:rsid w:val="007D12D4"/>
    <w:rsid w:val="007D1DB3"/>
    <w:rsid w:val="007D202F"/>
    <w:rsid w:val="007D244F"/>
    <w:rsid w:val="007D277F"/>
    <w:rsid w:val="007D27BD"/>
    <w:rsid w:val="007D2849"/>
    <w:rsid w:val="007D35BD"/>
    <w:rsid w:val="007D3958"/>
    <w:rsid w:val="007D3FC9"/>
    <w:rsid w:val="007D3FCB"/>
    <w:rsid w:val="007D4A68"/>
    <w:rsid w:val="007D4FE7"/>
    <w:rsid w:val="007D5058"/>
    <w:rsid w:val="007D515D"/>
    <w:rsid w:val="007D6FA4"/>
    <w:rsid w:val="007D74D4"/>
    <w:rsid w:val="007D77E0"/>
    <w:rsid w:val="007D7A05"/>
    <w:rsid w:val="007E0723"/>
    <w:rsid w:val="007E0F12"/>
    <w:rsid w:val="007E20FA"/>
    <w:rsid w:val="007E4D0F"/>
    <w:rsid w:val="007E5177"/>
    <w:rsid w:val="007E5C60"/>
    <w:rsid w:val="007E699E"/>
    <w:rsid w:val="007E763A"/>
    <w:rsid w:val="007E7811"/>
    <w:rsid w:val="007E7CF5"/>
    <w:rsid w:val="007F2166"/>
    <w:rsid w:val="007F247F"/>
    <w:rsid w:val="007F4AAB"/>
    <w:rsid w:val="007F4BC9"/>
    <w:rsid w:val="007F5FB9"/>
    <w:rsid w:val="007F7754"/>
    <w:rsid w:val="007F7D41"/>
    <w:rsid w:val="007F7FF8"/>
    <w:rsid w:val="008001CA"/>
    <w:rsid w:val="0080253F"/>
    <w:rsid w:val="0080259D"/>
    <w:rsid w:val="00802639"/>
    <w:rsid w:val="00802F3C"/>
    <w:rsid w:val="00803A2B"/>
    <w:rsid w:val="00803C1E"/>
    <w:rsid w:val="00803D9B"/>
    <w:rsid w:val="00807D80"/>
    <w:rsid w:val="00810E24"/>
    <w:rsid w:val="00813EE6"/>
    <w:rsid w:val="0081503A"/>
    <w:rsid w:val="00815062"/>
    <w:rsid w:val="00815B8A"/>
    <w:rsid w:val="00816F2A"/>
    <w:rsid w:val="00817974"/>
    <w:rsid w:val="00820723"/>
    <w:rsid w:val="00821CE2"/>
    <w:rsid w:val="00825002"/>
    <w:rsid w:val="00825D83"/>
    <w:rsid w:val="00830FBB"/>
    <w:rsid w:val="00831F6F"/>
    <w:rsid w:val="00832034"/>
    <w:rsid w:val="00833D6D"/>
    <w:rsid w:val="008359F8"/>
    <w:rsid w:val="00836C8E"/>
    <w:rsid w:val="0084107E"/>
    <w:rsid w:val="00844D85"/>
    <w:rsid w:val="00845AEF"/>
    <w:rsid w:val="008465DE"/>
    <w:rsid w:val="0084663F"/>
    <w:rsid w:val="00850A32"/>
    <w:rsid w:val="00851410"/>
    <w:rsid w:val="00852777"/>
    <w:rsid w:val="00853276"/>
    <w:rsid w:val="00854141"/>
    <w:rsid w:val="00854E8B"/>
    <w:rsid w:val="00854EF8"/>
    <w:rsid w:val="00854FB7"/>
    <w:rsid w:val="00855D2C"/>
    <w:rsid w:val="008563AF"/>
    <w:rsid w:val="00857C09"/>
    <w:rsid w:val="00857E47"/>
    <w:rsid w:val="008604BA"/>
    <w:rsid w:val="008604ED"/>
    <w:rsid w:val="0086083F"/>
    <w:rsid w:val="00860991"/>
    <w:rsid w:val="0086143A"/>
    <w:rsid w:val="00861CCD"/>
    <w:rsid w:val="00862F3A"/>
    <w:rsid w:val="00863AA2"/>
    <w:rsid w:val="00864982"/>
    <w:rsid w:val="00864D21"/>
    <w:rsid w:val="0086535D"/>
    <w:rsid w:val="008653DD"/>
    <w:rsid w:val="00865D24"/>
    <w:rsid w:val="00865EAA"/>
    <w:rsid w:val="008660D7"/>
    <w:rsid w:val="0086664D"/>
    <w:rsid w:val="0086756C"/>
    <w:rsid w:val="0087071B"/>
    <w:rsid w:val="00871388"/>
    <w:rsid w:val="00871A8D"/>
    <w:rsid w:val="008729A0"/>
    <w:rsid w:val="00873599"/>
    <w:rsid w:val="00876EDF"/>
    <w:rsid w:val="00877809"/>
    <w:rsid w:val="00881259"/>
    <w:rsid w:val="00882407"/>
    <w:rsid w:val="00882DC8"/>
    <w:rsid w:val="00883895"/>
    <w:rsid w:val="008838B1"/>
    <w:rsid w:val="00883C6A"/>
    <w:rsid w:val="00883E59"/>
    <w:rsid w:val="00884EA9"/>
    <w:rsid w:val="008854C4"/>
    <w:rsid w:val="008876B7"/>
    <w:rsid w:val="00887B2A"/>
    <w:rsid w:val="008911AC"/>
    <w:rsid w:val="0089128B"/>
    <w:rsid w:val="0089195A"/>
    <w:rsid w:val="00892177"/>
    <w:rsid w:val="00893D03"/>
    <w:rsid w:val="00895CBF"/>
    <w:rsid w:val="008969B5"/>
    <w:rsid w:val="008A0F79"/>
    <w:rsid w:val="008A414A"/>
    <w:rsid w:val="008A4903"/>
    <w:rsid w:val="008A65E0"/>
    <w:rsid w:val="008A6669"/>
    <w:rsid w:val="008B0015"/>
    <w:rsid w:val="008B05C5"/>
    <w:rsid w:val="008B06EF"/>
    <w:rsid w:val="008B1C69"/>
    <w:rsid w:val="008B4F5E"/>
    <w:rsid w:val="008B4F64"/>
    <w:rsid w:val="008B5653"/>
    <w:rsid w:val="008C051D"/>
    <w:rsid w:val="008C0564"/>
    <w:rsid w:val="008C1B64"/>
    <w:rsid w:val="008C1DBC"/>
    <w:rsid w:val="008C3178"/>
    <w:rsid w:val="008C4033"/>
    <w:rsid w:val="008C46DC"/>
    <w:rsid w:val="008C512A"/>
    <w:rsid w:val="008C55D2"/>
    <w:rsid w:val="008C60CD"/>
    <w:rsid w:val="008C64D3"/>
    <w:rsid w:val="008C6B57"/>
    <w:rsid w:val="008C6E3E"/>
    <w:rsid w:val="008D2B21"/>
    <w:rsid w:val="008D42AC"/>
    <w:rsid w:val="008D5FC2"/>
    <w:rsid w:val="008D61FE"/>
    <w:rsid w:val="008E0648"/>
    <w:rsid w:val="008E08A8"/>
    <w:rsid w:val="008E0EF1"/>
    <w:rsid w:val="008E1C4D"/>
    <w:rsid w:val="008E21D7"/>
    <w:rsid w:val="008E35FD"/>
    <w:rsid w:val="008E5110"/>
    <w:rsid w:val="008E68E3"/>
    <w:rsid w:val="008F1A46"/>
    <w:rsid w:val="008F39FA"/>
    <w:rsid w:val="008F49FE"/>
    <w:rsid w:val="008F57C4"/>
    <w:rsid w:val="008F64C4"/>
    <w:rsid w:val="00901C6E"/>
    <w:rsid w:val="0090307D"/>
    <w:rsid w:val="009031DF"/>
    <w:rsid w:val="00903624"/>
    <w:rsid w:val="00903B69"/>
    <w:rsid w:val="00906981"/>
    <w:rsid w:val="00907BE8"/>
    <w:rsid w:val="00907C3D"/>
    <w:rsid w:val="0091061E"/>
    <w:rsid w:val="00910B1B"/>
    <w:rsid w:val="00910F7D"/>
    <w:rsid w:val="0091175B"/>
    <w:rsid w:val="00911862"/>
    <w:rsid w:val="00913F12"/>
    <w:rsid w:val="00914A76"/>
    <w:rsid w:val="00914C5A"/>
    <w:rsid w:val="00916898"/>
    <w:rsid w:val="00916A71"/>
    <w:rsid w:val="00917154"/>
    <w:rsid w:val="00921E73"/>
    <w:rsid w:val="009224AB"/>
    <w:rsid w:val="0092267F"/>
    <w:rsid w:val="009227C3"/>
    <w:rsid w:val="00923FD2"/>
    <w:rsid w:val="009262C9"/>
    <w:rsid w:val="009273EC"/>
    <w:rsid w:val="0092774D"/>
    <w:rsid w:val="00927E02"/>
    <w:rsid w:val="00931AD7"/>
    <w:rsid w:val="009324DB"/>
    <w:rsid w:val="0093408C"/>
    <w:rsid w:val="00934F0E"/>
    <w:rsid w:val="00935A8B"/>
    <w:rsid w:val="00936559"/>
    <w:rsid w:val="0093741F"/>
    <w:rsid w:val="009378B5"/>
    <w:rsid w:val="00940858"/>
    <w:rsid w:val="009423B9"/>
    <w:rsid w:val="00943F34"/>
    <w:rsid w:val="009451B4"/>
    <w:rsid w:val="00945E30"/>
    <w:rsid w:val="00947C13"/>
    <w:rsid w:val="00947D61"/>
    <w:rsid w:val="00950BF3"/>
    <w:rsid w:val="00951FBA"/>
    <w:rsid w:val="00951FC8"/>
    <w:rsid w:val="009532A4"/>
    <w:rsid w:val="00954247"/>
    <w:rsid w:val="00955665"/>
    <w:rsid w:val="00955E9F"/>
    <w:rsid w:val="00956A13"/>
    <w:rsid w:val="00956D63"/>
    <w:rsid w:val="00961486"/>
    <w:rsid w:val="00961B1E"/>
    <w:rsid w:val="00962FFC"/>
    <w:rsid w:val="009630FD"/>
    <w:rsid w:val="00964B00"/>
    <w:rsid w:val="00965DAF"/>
    <w:rsid w:val="00966781"/>
    <w:rsid w:val="00966DCE"/>
    <w:rsid w:val="00966FE9"/>
    <w:rsid w:val="009672F5"/>
    <w:rsid w:val="00972F36"/>
    <w:rsid w:val="00974C19"/>
    <w:rsid w:val="009751B6"/>
    <w:rsid w:val="009752C6"/>
    <w:rsid w:val="009757E9"/>
    <w:rsid w:val="00976634"/>
    <w:rsid w:val="00982403"/>
    <w:rsid w:val="009836E6"/>
    <w:rsid w:val="00983B89"/>
    <w:rsid w:val="00983DA6"/>
    <w:rsid w:val="009845D5"/>
    <w:rsid w:val="00984FDF"/>
    <w:rsid w:val="009856C6"/>
    <w:rsid w:val="00986B0C"/>
    <w:rsid w:val="00990328"/>
    <w:rsid w:val="0099131F"/>
    <w:rsid w:val="00991654"/>
    <w:rsid w:val="00992A0C"/>
    <w:rsid w:val="00992C71"/>
    <w:rsid w:val="00993105"/>
    <w:rsid w:val="009940A5"/>
    <w:rsid w:val="00994B02"/>
    <w:rsid w:val="009957EF"/>
    <w:rsid w:val="00995D28"/>
    <w:rsid w:val="00997437"/>
    <w:rsid w:val="009A029B"/>
    <w:rsid w:val="009A137C"/>
    <w:rsid w:val="009A25E0"/>
    <w:rsid w:val="009A3326"/>
    <w:rsid w:val="009A34EE"/>
    <w:rsid w:val="009A360A"/>
    <w:rsid w:val="009A3DD3"/>
    <w:rsid w:val="009A5FDA"/>
    <w:rsid w:val="009A6943"/>
    <w:rsid w:val="009A7B80"/>
    <w:rsid w:val="009B21A2"/>
    <w:rsid w:val="009B2A9C"/>
    <w:rsid w:val="009B2DFD"/>
    <w:rsid w:val="009B367D"/>
    <w:rsid w:val="009B3767"/>
    <w:rsid w:val="009B4400"/>
    <w:rsid w:val="009B4A5A"/>
    <w:rsid w:val="009B4B58"/>
    <w:rsid w:val="009B548F"/>
    <w:rsid w:val="009B57D1"/>
    <w:rsid w:val="009B5A94"/>
    <w:rsid w:val="009B5BC7"/>
    <w:rsid w:val="009B682E"/>
    <w:rsid w:val="009B7013"/>
    <w:rsid w:val="009C021C"/>
    <w:rsid w:val="009C0743"/>
    <w:rsid w:val="009C0F7F"/>
    <w:rsid w:val="009C13FB"/>
    <w:rsid w:val="009C17BF"/>
    <w:rsid w:val="009C1AA8"/>
    <w:rsid w:val="009C3AE5"/>
    <w:rsid w:val="009C51F6"/>
    <w:rsid w:val="009C5314"/>
    <w:rsid w:val="009C602B"/>
    <w:rsid w:val="009C6EB6"/>
    <w:rsid w:val="009C7DA5"/>
    <w:rsid w:val="009D13FF"/>
    <w:rsid w:val="009D3F16"/>
    <w:rsid w:val="009D4F28"/>
    <w:rsid w:val="009D7025"/>
    <w:rsid w:val="009D73F3"/>
    <w:rsid w:val="009E07E8"/>
    <w:rsid w:val="009E0BBF"/>
    <w:rsid w:val="009E0C0E"/>
    <w:rsid w:val="009E0F5B"/>
    <w:rsid w:val="009E195C"/>
    <w:rsid w:val="009E2B9A"/>
    <w:rsid w:val="009E3066"/>
    <w:rsid w:val="009E40AC"/>
    <w:rsid w:val="009E4E18"/>
    <w:rsid w:val="009E53FD"/>
    <w:rsid w:val="009E5516"/>
    <w:rsid w:val="009E64DD"/>
    <w:rsid w:val="009E68EE"/>
    <w:rsid w:val="009E6E1F"/>
    <w:rsid w:val="009E6F32"/>
    <w:rsid w:val="009E7E05"/>
    <w:rsid w:val="009E7E31"/>
    <w:rsid w:val="009F133E"/>
    <w:rsid w:val="009F1923"/>
    <w:rsid w:val="009F238A"/>
    <w:rsid w:val="009F3267"/>
    <w:rsid w:val="009F4AAB"/>
    <w:rsid w:val="009F67E2"/>
    <w:rsid w:val="00A00081"/>
    <w:rsid w:val="00A001BA"/>
    <w:rsid w:val="00A002FC"/>
    <w:rsid w:val="00A00793"/>
    <w:rsid w:val="00A00D2E"/>
    <w:rsid w:val="00A01FFD"/>
    <w:rsid w:val="00A040A3"/>
    <w:rsid w:val="00A05265"/>
    <w:rsid w:val="00A0534E"/>
    <w:rsid w:val="00A0544F"/>
    <w:rsid w:val="00A05F29"/>
    <w:rsid w:val="00A064DE"/>
    <w:rsid w:val="00A06A54"/>
    <w:rsid w:val="00A07508"/>
    <w:rsid w:val="00A07626"/>
    <w:rsid w:val="00A1034D"/>
    <w:rsid w:val="00A10C13"/>
    <w:rsid w:val="00A110D7"/>
    <w:rsid w:val="00A1130F"/>
    <w:rsid w:val="00A152F0"/>
    <w:rsid w:val="00A156A0"/>
    <w:rsid w:val="00A1639D"/>
    <w:rsid w:val="00A16804"/>
    <w:rsid w:val="00A177FA"/>
    <w:rsid w:val="00A2058C"/>
    <w:rsid w:val="00A213E4"/>
    <w:rsid w:val="00A2158F"/>
    <w:rsid w:val="00A216EC"/>
    <w:rsid w:val="00A21A41"/>
    <w:rsid w:val="00A22C58"/>
    <w:rsid w:val="00A24319"/>
    <w:rsid w:val="00A24522"/>
    <w:rsid w:val="00A24B5D"/>
    <w:rsid w:val="00A26B34"/>
    <w:rsid w:val="00A27FAC"/>
    <w:rsid w:val="00A30BAF"/>
    <w:rsid w:val="00A32188"/>
    <w:rsid w:val="00A321D5"/>
    <w:rsid w:val="00A3296F"/>
    <w:rsid w:val="00A32C62"/>
    <w:rsid w:val="00A345AC"/>
    <w:rsid w:val="00A34C63"/>
    <w:rsid w:val="00A35A24"/>
    <w:rsid w:val="00A35BEA"/>
    <w:rsid w:val="00A36B28"/>
    <w:rsid w:val="00A378CB"/>
    <w:rsid w:val="00A37B24"/>
    <w:rsid w:val="00A37C9B"/>
    <w:rsid w:val="00A40AA7"/>
    <w:rsid w:val="00A4384C"/>
    <w:rsid w:val="00A441DE"/>
    <w:rsid w:val="00A47698"/>
    <w:rsid w:val="00A504F1"/>
    <w:rsid w:val="00A5076A"/>
    <w:rsid w:val="00A51333"/>
    <w:rsid w:val="00A52A68"/>
    <w:rsid w:val="00A54A52"/>
    <w:rsid w:val="00A55BAC"/>
    <w:rsid w:val="00A55CB8"/>
    <w:rsid w:val="00A57F17"/>
    <w:rsid w:val="00A60006"/>
    <w:rsid w:val="00A609DB"/>
    <w:rsid w:val="00A60CA1"/>
    <w:rsid w:val="00A60E30"/>
    <w:rsid w:val="00A613A6"/>
    <w:rsid w:val="00A6179F"/>
    <w:rsid w:val="00A618BA"/>
    <w:rsid w:val="00A63789"/>
    <w:rsid w:val="00A63D7F"/>
    <w:rsid w:val="00A641B6"/>
    <w:rsid w:val="00A648C5"/>
    <w:rsid w:val="00A64D6D"/>
    <w:rsid w:val="00A66298"/>
    <w:rsid w:val="00A670BC"/>
    <w:rsid w:val="00A6741F"/>
    <w:rsid w:val="00A678AE"/>
    <w:rsid w:val="00A70853"/>
    <w:rsid w:val="00A70B3C"/>
    <w:rsid w:val="00A7217F"/>
    <w:rsid w:val="00A72B0F"/>
    <w:rsid w:val="00A72F0D"/>
    <w:rsid w:val="00A73568"/>
    <w:rsid w:val="00A749F6"/>
    <w:rsid w:val="00A75241"/>
    <w:rsid w:val="00A76A56"/>
    <w:rsid w:val="00A76B63"/>
    <w:rsid w:val="00A76C33"/>
    <w:rsid w:val="00A80295"/>
    <w:rsid w:val="00A80E35"/>
    <w:rsid w:val="00A81C40"/>
    <w:rsid w:val="00A82113"/>
    <w:rsid w:val="00A83369"/>
    <w:rsid w:val="00A83579"/>
    <w:rsid w:val="00A83B51"/>
    <w:rsid w:val="00A83D4B"/>
    <w:rsid w:val="00A83FE0"/>
    <w:rsid w:val="00A86DCD"/>
    <w:rsid w:val="00A931AE"/>
    <w:rsid w:val="00A94E74"/>
    <w:rsid w:val="00A95D35"/>
    <w:rsid w:val="00A966A6"/>
    <w:rsid w:val="00A9670A"/>
    <w:rsid w:val="00A97EC1"/>
    <w:rsid w:val="00AA0364"/>
    <w:rsid w:val="00AA046B"/>
    <w:rsid w:val="00AA0F8A"/>
    <w:rsid w:val="00AA4C50"/>
    <w:rsid w:val="00AB0660"/>
    <w:rsid w:val="00AB0DA0"/>
    <w:rsid w:val="00AB41EA"/>
    <w:rsid w:val="00AB42ED"/>
    <w:rsid w:val="00AB535A"/>
    <w:rsid w:val="00AB79EF"/>
    <w:rsid w:val="00AB7ECF"/>
    <w:rsid w:val="00AC1E55"/>
    <w:rsid w:val="00AC1EBD"/>
    <w:rsid w:val="00AC2D9E"/>
    <w:rsid w:val="00AC5803"/>
    <w:rsid w:val="00AC64DA"/>
    <w:rsid w:val="00AC7493"/>
    <w:rsid w:val="00AC7BFB"/>
    <w:rsid w:val="00AD17EB"/>
    <w:rsid w:val="00AD1961"/>
    <w:rsid w:val="00AD42F2"/>
    <w:rsid w:val="00AD634D"/>
    <w:rsid w:val="00AD63AB"/>
    <w:rsid w:val="00AE0C92"/>
    <w:rsid w:val="00AE286A"/>
    <w:rsid w:val="00AE2AC8"/>
    <w:rsid w:val="00AE3952"/>
    <w:rsid w:val="00AE6E3A"/>
    <w:rsid w:val="00AF04B0"/>
    <w:rsid w:val="00AF05A8"/>
    <w:rsid w:val="00AF1CEF"/>
    <w:rsid w:val="00AF2CA8"/>
    <w:rsid w:val="00AF357B"/>
    <w:rsid w:val="00AF3BFC"/>
    <w:rsid w:val="00AF5245"/>
    <w:rsid w:val="00AF6EAE"/>
    <w:rsid w:val="00AF77C2"/>
    <w:rsid w:val="00AF798C"/>
    <w:rsid w:val="00B00D9F"/>
    <w:rsid w:val="00B01130"/>
    <w:rsid w:val="00B01CD6"/>
    <w:rsid w:val="00B01D0D"/>
    <w:rsid w:val="00B0205C"/>
    <w:rsid w:val="00B025A4"/>
    <w:rsid w:val="00B04672"/>
    <w:rsid w:val="00B06642"/>
    <w:rsid w:val="00B07483"/>
    <w:rsid w:val="00B07A26"/>
    <w:rsid w:val="00B07F76"/>
    <w:rsid w:val="00B10622"/>
    <w:rsid w:val="00B11E9F"/>
    <w:rsid w:val="00B13131"/>
    <w:rsid w:val="00B13ADF"/>
    <w:rsid w:val="00B15926"/>
    <w:rsid w:val="00B15B2B"/>
    <w:rsid w:val="00B1689D"/>
    <w:rsid w:val="00B16E3B"/>
    <w:rsid w:val="00B16FA7"/>
    <w:rsid w:val="00B20740"/>
    <w:rsid w:val="00B23C87"/>
    <w:rsid w:val="00B24256"/>
    <w:rsid w:val="00B2442F"/>
    <w:rsid w:val="00B26AE8"/>
    <w:rsid w:val="00B26E64"/>
    <w:rsid w:val="00B271D3"/>
    <w:rsid w:val="00B27D26"/>
    <w:rsid w:val="00B30650"/>
    <w:rsid w:val="00B30A62"/>
    <w:rsid w:val="00B30DA5"/>
    <w:rsid w:val="00B31287"/>
    <w:rsid w:val="00B32392"/>
    <w:rsid w:val="00B32AB0"/>
    <w:rsid w:val="00B33363"/>
    <w:rsid w:val="00B33411"/>
    <w:rsid w:val="00B33CE5"/>
    <w:rsid w:val="00B345B9"/>
    <w:rsid w:val="00B34E2C"/>
    <w:rsid w:val="00B36825"/>
    <w:rsid w:val="00B36B1C"/>
    <w:rsid w:val="00B36B3F"/>
    <w:rsid w:val="00B40B32"/>
    <w:rsid w:val="00B41D30"/>
    <w:rsid w:val="00B42AEB"/>
    <w:rsid w:val="00B43259"/>
    <w:rsid w:val="00B44630"/>
    <w:rsid w:val="00B44AB5"/>
    <w:rsid w:val="00B45E4F"/>
    <w:rsid w:val="00B4691D"/>
    <w:rsid w:val="00B47181"/>
    <w:rsid w:val="00B47561"/>
    <w:rsid w:val="00B475D9"/>
    <w:rsid w:val="00B513A7"/>
    <w:rsid w:val="00B519B1"/>
    <w:rsid w:val="00B521DB"/>
    <w:rsid w:val="00B524E9"/>
    <w:rsid w:val="00B540DB"/>
    <w:rsid w:val="00B54D97"/>
    <w:rsid w:val="00B5534A"/>
    <w:rsid w:val="00B57AF3"/>
    <w:rsid w:val="00B60127"/>
    <w:rsid w:val="00B60A9B"/>
    <w:rsid w:val="00B61FD1"/>
    <w:rsid w:val="00B629DA"/>
    <w:rsid w:val="00B631A5"/>
    <w:rsid w:val="00B6348D"/>
    <w:rsid w:val="00B64143"/>
    <w:rsid w:val="00B6524C"/>
    <w:rsid w:val="00B659B7"/>
    <w:rsid w:val="00B661CE"/>
    <w:rsid w:val="00B6681A"/>
    <w:rsid w:val="00B7176E"/>
    <w:rsid w:val="00B718D7"/>
    <w:rsid w:val="00B71B90"/>
    <w:rsid w:val="00B75183"/>
    <w:rsid w:val="00B75BCF"/>
    <w:rsid w:val="00B76043"/>
    <w:rsid w:val="00B77038"/>
    <w:rsid w:val="00B77FEB"/>
    <w:rsid w:val="00B80A72"/>
    <w:rsid w:val="00B82304"/>
    <w:rsid w:val="00B825AA"/>
    <w:rsid w:val="00B82918"/>
    <w:rsid w:val="00B83283"/>
    <w:rsid w:val="00B83C32"/>
    <w:rsid w:val="00B84F8E"/>
    <w:rsid w:val="00B85C88"/>
    <w:rsid w:val="00B85D17"/>
    <w:rsid w:val="00B8662F"/>
    <w:rsid w:val="00B87303"/>
    <w:rsid w:val="00B90384"/>
    <w:rsid w:val="00B924BE"/>
    <w:rsid w:val="00B94B81"/>
    <w:rsid w:val="00B955EC"/>
    <w:rsid w:val="00B96043"/>
    <w:rsid w:val="00BA4F85"/>
    <w:rsid w:val="00BA7306"/>
    <w:rsid w:val="00BA736C"/>
    <w:rsid w:val="00BA76C6"/>
    <w:rsid w:val="00BB0B39"/>
    <w:rsid w:val="00BB0BF2"/>
    <w:rsid w:val="00BB15FF"/>
    <w:rsid w:val="00BB20C7"/>
    <w:rsid w:val="00BB21B2"/>
    <w:rsid w:val="00BB22A3"/>
    <w:rsid w:val="00BB29DC"/>
    <w:rsid w:val="00BB37D5"/>
    <w:rsid w:val="00BB3ACB"/>
    <w:rsid w:val="00BB3F46"/>
    <w:rsid w:val="00BB60E5"/>
    <w:rsid w:val="00BB79FE"/>
    <w:rsid w:val="00BB7D2B"/>
    <w:rsid w:val="00BC1A92"/>
    <w:rsid w:val="00BC3DA7"/>
    <w:rsid w:val="00BC41F7"/>
    <w:rsid w:val="00BC5333"/>
    <w:rsid w:val="00BC61F8"/>
    <w:rsid w:val="00BC7292"/>
    <w:rsid w:val="00BC7F27"/>
    <w:rsid w:val="00BD1C8A"/>
    <w:rsid w:val="00BD228E"/>
    <w:rsid w:val="00BD2AC4"/>
    <w:rsid w:val="00BD42D0"/>
    <w:rsid w:val="00BD48F3"/>
    <w:rsid w:val="00BD494B"/>
    <w:rsid w:val="00BD5B89"/>
    <w:rsid w:val="00BE0E34"/>
    <w:rsid w:val="00BE0FF4"/>
    <w:rsid w:val="00BE1326"/>
    <w:rsid w:val="00BE24D2"/>
    <w:rsid w:val="00BE2D00"/>
    <w:rsid w:val="00BE2D25"/>
    <w:rsid w:val="00BE3849"/>
    <w:rsid w:val="00BE6F79"/>
    <w:rsid w:val="00BE7125"/>
    <w:rsid w:val="00BE71E0"/>
    <w:rsid w:val="00BE731F"/>
    <w:rsid w:val="00BE7897"/>
    <w:rsid w:val="00BF05E9"/>
    <w:rsid w:val="00BF17DD"/>
    <w:rsid w:val="00BF227B"/>
    <w:rsid w:val="00BF3E8C"/>
    <w:rsid w:val="00BF46BF"/>
    <w:rsid w:val="00BF496C"/>
    <w:rsid w:val="00BF5326"/>
    <w:rsid w:val="00BF5E72"/>
    <w:rsid w:val="00BF70BC"/>
    <w:rsid w:val="00C00620"/>
    <w:rsid w:val="00C00AB9"/>
    <w:rsid w:val="00C00EB8"/>
    <w:rsid w:val="00C01083"/>
    <w:rsid w:val="00C034F0"/>
    <w:rsid w:val="00C03EE9"/>
    <w:rsid w:val="00C0477A"/>
    <w:rsid w:val="00C05FD9"/>
    <w:rsid w:val="00C06DE8"/>
    <w:rsid w:val="00C07D76"/>
    <w:rsid w:val="00C10181"/>
    <w:rsid w:val="00C11819"/>
    <w:rsid w:val="00C119D8"/>
    <w:rsid w:val="00C11D2A"/>
    <w:rsid w:val="00C132F2"/>
    <w:rsid w:val="00C14369"/>
    <w:rsid w:val="00C156E6"/>
    <w:rsid w:val="00C176D5"/>
    <w:rsid w:val="00C17D82"/>
    <w:rsid w:val="00C21255"/>
    <w:rsid w:val="00C21BF1"/>
    <w:rsid w:val="00C2229C"/>
    <w:rsid w:val="00C23DCA"/>
    <w:rsid w:val="00C2519E"/>
    <w:rsid w:val="00C266C0"/>
    <w:rsid w:val="00C27916"/>
    <w:rsid w:val="00C33AC4"/>
    <w:rsid w:val="00C34AA7"/>
    <w:rsid w:val="00C358DC"/>
    <w:rsid w:val="00C35DE6"/>
    <w:rsid w:val="00C36124"/>
    <w:rsid w:val="00C36DA7"/>
    <w:rsid w:val="00C36E80"/>
    <w:rsid w:val="00C36FAA"/>
    <w:rsid w:val="00C37E60"/>
    <w:rsid w:val="00C41031"/>
    <w:rsid w:val="00C4177F"/>
    <w:rsid w:val="00C41813"/>
    <w:rsid w:val="00C420BF"/>
    <w:rsid w:val="00C45E52"/>
    <w:rsid w:val="00C45FE7"/>
    <w:rsid w:val="00C463A9"/>
    <w:rsid w:val="00C46C75"/>
    <w:rsid w:val="00C47885"/>
    <w:rsid w:val="00C51C50"/>
    <w:rsid w:val="00C529FE"/>
    <w:rsid w:val="00C5361A"/>
    <w:rsid w:val="00C55693"/>
    <w:rsid w:val="00C556FA"/>
    <w:rsid w:val="00C5625A"/>
    <w:rsid w:val="00C56B40"/>
    <w:rsid w:val="00C56E25"/>
    <w:rsid w:val="00C57504"/>
    <w:rsid w:val="00C578FD"/>
    <w:rsid w:val="00C57B6D"/>
    <w:rsid w:val="00C62BA3"/>
    <w:rsid w:val="00C644D4"/>
    <w:rsid w:val="00C66D56"/>
    <w:rsid w:val="00C6730F"/>
    <w:rsid w:val="00C712B3"/>
    <w:rsid w:val="00C718D8"/>
    <w:rsid w:val="00C71EC4"/>
    <w:rsid w:val="00C72BE9"/>
    <w:rsid w:val="00C730EF"/>
    <w:rsid w:val="00C73725"/>
    <w:rsid w:val="00C7375D"/>
    <w:rsid w:val="00C73A24"/>
    <w:rsid w:val="00C73A73"/>
    <w:rsid w:val="00C74520"/>
    <w:rsid w:val="00C74A55"/>
    <w:rsid w:val="00C75D10"/>
    <w:rsid w:val="00C75D6F"/>
    <w:rsid w:val="00C76AAE"/>
    <w:rsid w:val="00C7702C"/>
    <w:rsid w:val="00C778DD"/>
    <w:rsid w:val="00C804A9"/>
    <w:rsid w:val="00C8051F"/>
    <w:rsid w:val="00C807B5"/>
    <w:rsid w:val="00C8194C"/>
    <w:rsid w:val="00C82241"/>
    <w:rsid w:val="00C83AEA"/>
    <w:rsid w:val="00C84963"/>
    <w:rsid w:val="00C85389"/>
    <w:rsid w:val="00C86BD9"/>
    <w:rsid w:val="00C86D2F"/>
    <w:rsid w:val="00C87243"/>
    <w:rsid w:val="00C87A54"/>
    <w:rsid w:val="00C91630"/>
    <w:rsid w:val="00C91D9F"/>
    <w:rsid w:val="00C948F0"/>
    <w:rsid w:val="00C95FFB"/>
    <w:rsid w:val="00C96982"/>
    <w:rsid w:val="00CA0A07"/>
    <w:rsid w:val="00CA1D0A"/>
    <w:rsid w:val="00CA2652"/>
    <w:rsid w:val="00CA2C5E"/>
    <w:rsid w:val="00CA2CDC"/>
    <w:rsid w:val="00CA31B4"/>
    <w:rsid w:val="00CA3996"/>
    <w:rsid w:val="00CA58F8"/>
    <w:rsid w:val="00CA6B00"/>
    <w:rsid w:val="00CB0215"/>
    <w:rsid w:val="00CB25CF"/>
    <w:rsid w:val="00CB2FD8"/>
    <w:rsid w:val="00CB35C4"/>
    <w:rsid w:val="00CB3BCE"/>
    <w:rsid w:val="00CB3CEB"/>
    <w:rsid w:val="00CB409B"/>
    <w:rsid w:val="00CB553F"/>
    <w:rsid w:val="00CB5855"/>
    <w:rsid w:val="00CB6CE3"/>
    <w:rsid w:val="00CC0B14"/>
    <w:rsid w:val="00CC0EF5"/>
    <w:rsid w:val="00CC11C0"/>
    <w:rsid w:val="00CC1E12"/>
    <w:rsid w:val="00CC2BF0"/>
    <w:rsid w:val="00CC4063"/>
    <w:rsid w:val="00CC4193"/>
    <w:rsid w:val="00CC5CFE"/>
    <w:rsid w:val="00CC7503"/>
    <w:rsid w:val="00CC7966"/>
    <w:rsid w:val="00CC7AB3"/>
    <w:rsid w:val="00CD1577"/>
    <w:rsid w:val="00CD2798"/>
    <w:rsid w:val="00CD3629"/>
    <w:rsid w:val="00CD4F05"/>
    <w:rsid w:val="00CD5DDD"/>
    <w:rsid w:val="00CD679C"/>
    <w:rsid w:val="00CD6ADD"/>
    <w:rsid w:val="00CD6C40"/>
    <w:rsid w:val="00CD6DD4"/>
    <w:rsid w:val="00CE0075"/>
    <w:rsid w:val="00CE00FA"/>
    <w:rsid w:val="00CE22B9"/>
    <w:rsid w:val="00CE248B"/>
    <w:rsid w:val="00CE4AC0"/>
    <w:rsid w:val="00CE4C77"/>
    <w:rsid w:val="00CE5E15"/>
    <w:rsid w:val="00CE619D"/>
    <w:rsid w:val="00CE6DAC"/>
    <w:rsid w:val="00CE77B6"/>
    <w:rsid w:val="00CE7ABC"/>
    <w:rsid w:val="00CF17F4"/>
    <w:rsid w:val="00CF2DA3"/>
    <w:rsid w:val="00CF337F"/>
    <w:rsid w:val="00CF3554"/>
    <w:rsid w:val="00CF3616"/>
    <w:rsid w:val="00CF5C57"/>
    <w:rsid w:val="00CF6141"/>
    <w:rsid w:val="00CF618F"/>
    <w:rsid w:val="00CF62D9"/>
    <w:rsid w:val="00D002F6"/>
    <w:rsid w:val="00D005CD"/>
    <w:rsid w:val="00D00925"/>
    <w:rsid w:val="00D00D87"/>
    <w:rsid w:val="00D01E8A"/>
    <w:rsid w:val="00D022DA"/>
    <w:rsid w:val="00D02821"/>
    <w:rsid w:val="00D04172"/>
    <w:rsid w:val="00D0430A"/>
    <w:rsid w:val="00D048BA"/>
    <w:rsid w:val="00D04F52"/>
    <w:rsid w:val="00D07A92"/>
    <w:rsid w:val="00D12722"/>
    <w:rsid w:val="00D132EB"/>
    <w:rsid w:val="00D13611"/>
    <w:rsid w:val="00D1366F"/>
    <w:rsid w:val="00D141D1"/>
    <w:rsid w:val="00D210A1"/>
    <w:rsid w:val="00D21ACA"/>
    <w:rsid w:val="00D22014"/>
    <w:rsid w:val="00D224C6"/>
    <w:rsid w:val="00D2298D"/>
    <w:rsid w:val="00D2367A"/>
    <w:rsid w:val="00D23AF8"/>
    <w:rsid w:val="00D23AFB"/>
    <w:rsid w:val="00D23CBB"/>
    <w:rsid w:val="00D253D7"/>
    <w:rsid w:val="00D269CE"/>
    <w:rsid w:val="00D27886"/>
    <w:rsid w:val="00D31BA3"/>
    <w:rsid w:val="00D3230A"/>
    <w:rsid w:val="00D3257E"/>
    <w:rsid w:val="00D32CA8"/>
    <w:rsid w:val="00D3468A"/>
    <w:rsid w:val="00D357E0"/>
    <w:rsid w:val="00D35F0F"/>
    <w:rsid w:val="00D43E66"/>
    <w:rsid w:val="00D4513B"/>
    <w:rsid w:val="00D45825"/>
    <w:rsid w:val="00D47CA7"/>
    <w:rsid w:val="00D51FBF"/>
    <w:rsid w:val="00D5257A"/>
    <w:rsid w:val="00D5273B"/>
    <w:rsid w:val="00D52ACA"/>
    <w:rsid w:val="00D52FA9"/>
    <w:rsid w:val="00D534EA"/>
    <w:rsid w:val="00D542B9"/>
    <w:rsid w:val="00D56E0E"/>
    <w:rsid w:val="00D579D9"/>
    <w:rsid w:val="00D616EA"/>
    <w:rsid w:val="00D62537"/>
    <w:rsid w:val="00D640D8"/>
    <w:rsid w:val="00D642C6"/>
    <w:rsid w:val="00D666F2"/>
    <w:rsid w:val="00D66DD0"/>
    <w:rsid w:val="00D66E82"/>
    <w:rsid w:val="00D6751D"/>
    <w:rsid w:val="00D67549"/>
    <w:rsid w:val="00D676E3"/>
    <w:rsid w:val="00D67AC1"/>
    <w:rsid w:val="00D718A8"/>
    <w:rsid w:val="00D71912"/>
    <w:rsid w:val="00D72188"/>
    <w:rsid w:val="00D72241"/>
    <w:rsid w:val="00D72991"/>
    <w:rsid w:val="00D7317A"/>
    <w:rsid w:val="00D732D2"/>
    <w:rsid w:val="00D73382"/>
    <w:rsid w:val="00D73EBD"/>
    <w:rsid w:val="00D745C6"/>
    <w:rsid w:val="00D7600D"/>
    <w:rsid w:val="00D763C8"/>
    <w:rsid w:val="00D80DAE"/>
    <w:rsid w:val="00D81319"/>
    <w:rsid w:val="00D81723"/>
    <w:rsid w:val="00D81CFA"/>
    <w:rsid w:val="00D83588"/>
    <w:rsid w:val="00D837BA"/>
    <w:rsid w:val="00D84AFE"/>
    <w:rsid w:val="00D857BB"/>
    <w:rsid w:val="00D87592"/>
    <w:rsid w:val="00D917C5"/>
    <w:rsid w:val="00D93020"/>
    <w:rsid w:val="00D9611A"/>
    <w:rsid w:val="00DA00B9"/>
    <w:rsid w:val="00DA0315"/>
    <w:rsid w:val="00DA0834"/>
    <w:rsid w:val="00DA1693"/>
    <w:rsid w:val="00DA20B7"/>
    <w:rsid w:val="00DA4A50"/>
    <w:rsid w:val="00DA4DE8"/>
    <w:rsid w:val="00DA64B9"/>
    <w:rsid w:val="00DA7BDA"/>
    <w:rsid w:val="00DB0285"/>
    <w:rsid w:val="00DB05C9"/>
    <w:rsid w:val="00DB1212"/>
    <w:rsid w:val="00DB2475"/>
    <w:rsid w:val="00DB27A3"/>
    <w:rsid w:val="00DB2AF4"/>
    <w:rsid w:val="00DB3EC8"/>
    <w:rsid w:val="00DB4056"/>
    <w:rsid w:val="00DB4075"/>
    <w:rsid w:val="00DB616B"/>
    <w:rsid w:val="00DB759F"/>
    <w:rsid w:val="00DC0800"/>
    <w:rsid w:val="00DC24AD"/>
    <w:rsid w:val="00DC2569"/>
    <w:rsid w:val="00DC26B6"/>
    <w:rsid w:val="00DC36B9"/>
    <w:rsid w:val="00DC4ED8"/>
    <w:rsid w:val="00DC705C"/>
    <w:rsid w:val="00DC747C"/>
    <w:rsid w:val="00DC7D3B"/>
    <w:rsid w:val="00DD111D"/>
    <w:rsid w:val="00DD26E6"/>
    <w:rsid w:val="00DD38E8"/>
    <w:rsid w:val="00DD51AE"/>
    <w:rsid w:val="00DD5C12"/>
    <w:rsid w:val="00DD6F0D"/>
    <w:rsid w:val="00DD7908"/>
    <w:rsid w:val="00DE060C"/>
    <w:rsid w:val="00DE0CED"/>
    <w:rsid w:val="00DE0EEC"/>
    <w:rsid w:val="00DE1650"/>
    <w:rsid w:val="00DE1673"/>
    <w:rsid w:val="00DE16E3"/>
    <w:rsid w:val="00DE200B"/>
    <w:rsid w:val="00DE3DA3"/>
    <w:rsid w:val="00DE5EF2"/>
    <w:rsid w:val="00DE6740"/>
    <w:rsid w:val="00DE796F"/>
    <w:rsid w:val="00DF008F"/>
    <w:rsid w:val="00DF0260"/>
    <w:rsid w:val="00DF0903"/>
    <w:rsid w:val="00DF0B46"/>
    <w:rsid w:val="00DF22C9"/>
    <w:rsid w:val="00DF3945"/>
    <w:rsid w:val="00DF4DA7"/>
    <w:rsid w:val="00DF538C"/>
    <w:rsid w:val="00DF65CD"/>
    <w:rsid w:val="00DF7476"/>
    <w:rsid w:val="00E00CED"/>
    <w:rsid w:val="00E00FA7"/>
    <w:rsid w:val="00E034AC"/>
    <w:rsid w:val="00E036A8"/>
    <w:rsid w:val="00E10060"/>
    <w:rsid w:val="00E117A9"/>
    <w:rsid w:val="00E140BF"/>
    <w:rsid w:val="00E14571"/>
    <w:rsid w:val="00E15006"/>
    <w:rsid w:val="00E15A60"/>
    <w:rsid w:val="00E16A87"/>
    <w:rsid w:val="00E20531"/>
    <w:rsid w:val="00E2119F"/>
    <w:rsid w:val="00E21DF6"/>
    <w:rsid w:val="00E21EE7"/>
    <w:rsid w:val="00E2334C"/>
    <w:rsid w:val="00E235A1"/>
    <w:rsid w:val="00E23AB1"/>
    <w:rsid w:val="00E24E81"/>
    <w:rsid w:val="00E253DD"/>
    <w:rsid w:val="00E25E9C"/>
    <w:rsid w:val="00E30AA7"/>
    <w:rsid w:val="00E331E3"/>
    <w:rsid w:val="00E33377"/>
    <w:rsid w:val="00E341B1"/>
    <w:rsid w:val="00E349B4"/>
    <w:rsid w:val="00E35A73"/>
    <w:rsid w:val="00E35DCB"/>
    <w:rsid w:val="00E360BA"/>
    <w:rsid w:val="00E37A02"/>
    <w:rsid w:val="00E41488"/>
    <w:rsid w:val="00E42EBE"/>
    <w:rsid w:val="00E435C4"/>
    <w:rsid w:val="00E43D4E"/>
    <w:rsid w:val="00E440CF"/>
    <w:rsid w:val="00E458C5"/>
    <w:rsid w:val="00E46358"/>
    <w:rsid w:val="00E5177B"/>
    <w:rsid w:val="00E51BB6"/>
    <w:rsid w:val="00E53BEA"/>
    <w:rsid w:val="00E55881"/>
    <w:rsid w:val="00E56C8F"/>
    <w:rsid w:val="00E57175"/>
    <w:rsid w:val="00E61501"/>
    <w:rsid w:val="00E62949"/>
    <w:rsid w:val="00E62E87"/>
    <w:rsid w:val="00E63393"/>
    <w:rsid w:val="00E634A7"/>
    <w:rsid w:val="00E63643"/>
    <w:rsid w:val="00E64F98"/>
    <w:rsid w:val="00E650F2"/>
    <w:rsid w:val="00E66507"/>
    <w:rsid w:val="00E66D59"/>
    <w:rsid w:val="00E70559"/>
    <w:rsid w:val="00E7291D"/>
    <w:rsid w:val="00E73837"/>
    <w:rsid w:val="00E74FD5"/>
    <w:rsid w:val="00E75E96"/>
    <w:rsid w:val="00E765CE"/>
    <w:rsid w:val="00E76611"/>
    <w:rsid w:val="00E773DB"/>
    <w:rsid w:val="00E7756C"/>
    <w:rsid w:val="00E818B9"/>
    <w:rsid w:val="00E83F0C"/>
    <w:rsid w:val="00E8538B"/>
    <w:rsid w:val="00E864A7"/>
    <w:rsid w:val="00E86FF0"/>
    <w:rsid w:val="00E87F25"/>
    <w:rsid w:val="00E9005A"/>
    <w:rsid w:val="00E9093A"/>
    <w:rsid w:val="00E92640"/>
    <w:rsid w:val="00E93748"/>
    <w:rsid w:val="00E96880"/>
    <w:rsid w:val="00E974A8"/>
    <w:rsid w:val="00EA0007"/>
    <w:rsid w:val="00EA1F8C"/>
    <w:rsid w:val="00EA25BC"/>
    <w:rsid w:val="00EA2961"/>
    <w:rsid w:val="00EA51EA"/>
    <w:rsid w:val="00EA65C6"/>
    <w:rsid w:val="00EB0434"/>
    <w:rsid w:val="00EB6146"/>
    <w:rsid w:val="00EC03F7"/>
    <w:rsid w:val="00EC0BE1"/>
    <w:rsid w:val="00EC2439"/>
    <w:rsid w:val="00EC2C53"/>
    <w:rsid w:val="00EC3C0F"/>
    <w:rsid w:val="00EC3DC8"/>
    <w:rsid w:val="00EC602F"/>
    <w:rsid w:val="00EC6661"/>
    <w:rsid w:val="00EC7906"/>
    <w:rsid w:val="00ED1E37"/>
    <w:rsid w:val="00ED24E0"/>
    <w:rsid w:val="00ED28FD"/>
    <w:rsid w:val="00ED2CD1"/>
    <w:rsid w:val="00ED3965"/>
    <w:rsid w:val="00ED4C15"/>
    <w:rsid w:val="00ED6593"/>
    <w:rsid w:val="00EE2158"/>
    <w:rsid w:val="00EE26A3"/>
    <w:rsid w:val="00EE2F71"/>
    <w:rsid w:val="00EE3266"/>
    <w:rsid w:val="00EE513D"/>
    <w:rsid w:val="00EE57AC"/>
    <w:rsid w:val="00EE5855"/>
    <w:rsid w:val="00EE62E1"/>
    <w:rsid w:val="00EE63AB"/>
    <w:rsid w:val="00EE7453"/>
    <w:rsid w:val="00EE7643"/>
    <w:rsid w:val="00EE7C69"/>
    <w:rsid w:val="00EF064B"/>
    <w:rsid w:val="00EF2A5A"/>
    <w:rsid w:val="00EF3F93"/>
    <w:rsid w:val="00EF42E7"/>
    <w:rsid w:val="00EF5D2D"/>
    <w:rsid w:val="00EF6919"/>
    <w:rsid w:val="00EF70F5"/>
    <w:rsid w:val="00EF722D"/>
    <w:rsid w:val="00EF7638"/>
    <w:rsid w:val="00F009CE"/>
    <w:rsid w:val="00F013F5"/>
    <w:rsid w:val="00F01CA0"/>
    <w:rsid w:val="00F02FB7"/>
    <w:rsid w:val="00F05211"/>
    <w:rsid w:val="00F05405"/>
    <w:rsid w:val="00F1132A"/>
    <w:rsid w:val="00F12C22"/>
    <w:rsid w:val="00F13305"/>
    <w:rsid w:val="00F14B1C"/>
    <w:rsid w:val="00F14E7C"/>
    <w:rsid w:val="00F15350"/>
    <w:rsid w:val="00F1575F"/>
    <w:rsid w:val="00F15911"/>
    <w:rsid w:val="00F164B3"/>
    <w:rsid w:val="00F171DF"/>
    <w:rsid w:val="00F174E8"/>
    <w:rsid w:val="00F17C29"/>
    <w:rsid w:val="00F2006E"/>
    <w:rsid w:val="00F215BC"/>
    <w:rsid w:val="00F21625"/>
    <w:rsid w:val="00F23F76"/>
    <w:rsid w:val="00F24C5E"/>
    <w:rsid w:val="00F24E1E"/>
    <w:rsid w:val="00F24F4E"/>
    <w:rsid w:val="00F250E5"/>
    <w:rsid w:val="00F25D27"/>
    <w:rsid w:val="00F25D73"/>
    <w:rsid w:val="00F25F1F"/>
    <w:rsid w:val="00F267C2"/>
    <w:rsid w:val="00F274AF"/>
    <w:rsid w:val="00F30AA6"/>
    <w:rsid w:val="00F32DCE"/>
    <w:rsid w:val="00F338E5"/>
    <w:rsid w:val="00F34E53"/>
    <w:rsid w:val="00F34F82"/>
    <w:rsid w:val="00F352A6"/>
    <w:rsid w:val="00F3626C"/>
    <w:rsid w:val="00F3634C"/>
    <w:rsid w:val="00F36604"/>
    <w:rsid w:val="00F36F99"/>
    <w:rsid w:val="00F371C9"/>
    <w:rsid w:val="00F40FA2"/>
    <w:rsid w:val="00F4359F"/>
    <w:rsid w:val="00F43A2C"/>
    <w:rsid w:val="00F443AE"/>
    <w:rsid w:val="00F4440E"/>
    <w:rsid w:val="00F45590"/>
    <w:rsid w:val="00F471AB"/>
    <w:rsid w:val="00F47782"/>
    <w:rsid w:val="00F479A8"/>
    <w:rsid w:val="00F50D0E"/>
    <w:rsid w:val="00F50ED7"/>
    <w:rsid w:val="00F513EA"/>
    <w:rsid w:val="00F52B9B"/>
    <w:rsid w:val="00F53493"/>
    <w:rsid w:val="00F534E8"/>
    <w:rsid w:val="00F5406F"/>
    <w:rsid w:val="00F540B3"/>
    <w:rsid w:val="00F540E1"/>
    <w:rsid w:val="00F54BA0"/>
    <w:rsid w:val="00F55737"/>
    <w:rsid w:val="00F57BAD"/>
    <w:rsid w:val="00F609BE"/>
    <w:rsid w:val="00F60B66"/>
    <w:rsid w:val="00F619DD"/>
    <w:rsid w:val="00F61CD5"/>
    <w:rsid w:val="00F626D9"/>
    <w:rsid w:val="00F63909"/>
    <w:rsid w:val="00F6482F"/>
    <w:rsid w:val="00F65F0D"/>
    <w:rsid w:val="00F6691A"/>
    <w:rsid w:val="00F66B12"/>
    <w:rsid w:val="00F7095F"/>
    <w:rsid w:val="00F70BB1"/>
    <w:rsid w:val="00F70DF9"/>
    <w:rsid w:val="00F73D99"/>
    <w:rsid w:val="00F74A74"/>
    <w:rsid w:val="00F74E70"/>
    <w:rsid w:val="00F75657"/>
    <w:rsid w:val="00F764AE"/>
    <w:rsid w:val="00F77DF4"/>
    <w:rsid w:val="00F8029A"/>
    <w:rsid w:val="00F8061B"/>
    <w:rsid w:val="00F813F7"/>
    <w:rsid w:val="00F81D3C"/>
    <w:rsid w:val="00F82D98"/>
    <w:rsid w:val="00F831BB"/>
    <w:rsid w:val="00F8347F"/>
    <w:rsid w:val="00F83722"/>
    <w:rsid w:val="00F849FA"/>
    <w:rsid w:val="00F84DCB"/>
    <w:rsid w:val="00F85DC7"/>
    <w:rsid w:val="00F8661E"/>
    <w:rsid w:val="00F86F5A"/>
    <w:rsid w:val="00F87AF5"/>
    <w:rsid w:val="00F87C8A"/>
    <w:rsid w:val="00F87EF7"/>
    <w:rsid w:val="00F90B98"/>
    <w:rsid w:val="00F9178D"/>
    <w:rsid w:val="00F91D34"/>
    <w:rsid w:val="00F91DE1"/>
    <w:rsid w:val="00F92694"/>
    <w:rsid w:val="00F937CC"/>
    <w:rsid w:val="00F9640E"/>
    <w:rsid w:val="00F96783"/>
    <w:rsid w:val="00F9707D"/>
    <w:rsid w:val="00FA06E2"/>
    <w:rsid w:val="00FA092F"/>
    <w:rsid w:val="00FA2369"/>
    <w:rsid w:val="00FA4549"/>
    <w:rsid w:val="00FA4EED"/>
    <w:rsid w:val="00FA53DE"/>
    <w:rsid w:val="00FA58F5"/>
    <w:rsid w:val="00FA5B83"/>
    <w:rsid w:val="00FA697B"/>
    <w:rsid w:val="00FA6D1A"/>
    <w:rsid w:val="00FA6F58"/>
    <w:rsid w:val="00FA751C"/>
    <w:rsid w:val="00FB059B"/>
    <w:rsid w:val="00FB065B"/>
    <w:rsid w:val="00FB0A1C"/>
    <w:rsid w:val="00FB0E4A"/>
    <w:rsid w:val="00FB13B2"/>
    <w:rsid w:val="00FB2849"/>
    <w:rsid w:val="00FB3311"/>
    <w:rsid w:val="00FB6302"/>
    <w:rsid w:val="00FB7883"/>
    <w:rsid w:val="00FB79F1"/>
    <w:rsid w:val="00FC0173"/>
    <w:rsid w:val="00FC021F"/>
    <w:rsid w:val="00FC0984"/>
    <w:rsid w:val="00FC0D2D"/>
    <w:rsid w:val="00FC0FBC"/>
    <w:rsid w:val="00FC10D9"/>
    <w:rsid w:val="00FC1770"/>
    <w:rsid w:val="00FC1C39"/>
    <w:rsid w:val="00FC2AE7"/>
    <w:rsid w:val="00FD0F1E"/>
    <w:rsid w:val="00FD0FCC"/>
    <w:rsid w:val="00FD10D4"/>
    <w:rsid w:val="00FD139D"/>
    <w:rsid w:val="00FD14FC"/>
    <w:rsid w:val="00FD16A6"/>
    <w:rsid w:val="00FD1D8D"/>
    <w:rsid w:val="00FD28C3"/>
    <w:rsid w:val="00FD4919"/>
    <w:rsid w:val="00FD49F1"/>
    <w:rsid w:val="00FD52D2"/>
    <w:rsid w:val="00FD6571"/>
    <w:rsid w:val="00FD72CB"/>
    <w:rsid w:val="00FD7ED8"/>
    <w:rsid w:val="00FD7F71"/>
    <w:rsid w:val="00FE0CD6"/>
    <w:rsid w:val="00FE3BE5"/>
    <w:rsid w:val="00FE3DF2"/>
    <w:rsid w:val="00FE45A6"/>
    <w:rsid w:val="00FE5E3A"/>
    <w:rsid w:val="00FE6244"/>
    <w:rsid w:val="00FE71E9"/>
    <w:rsid w:val="00FE7E86"/>
    <w:rsid w:val="00FE7FDE"/>
    <w:rsid w:val="00FF090E"/>
    <w:rsid w:val="00FF1243"/>
    <w:rsid w:val="00FF13DD"/>
    <w:rsid w:val="00FF19F0"/>
    <w:rsid w:val="00FF25EF"/>
    <w:rsid w:val="00FF29C6"/>
    <w:rsid w:val="00FF2B2B"/>
    <w:rsid w:val="00FF4E2B"/>
    <w:rsid w:val="00FF5C5C"/>
    <w:rsid w:val="00FF6D8A"/>
    <w:rsid w:val="00FF6F9A"/>
    <w:rsid w:val="01210A59"/>
    <w:rsid w:val="084D1AED"/>
    <w:rsid w:val="0ABC4879"/>
    <w:rsid w:val="0B103A14"/>
    <w:rsid w:val="0FAC419E"/>
    <w:rsid w:val="14336408"/>
    <w:rsid w:val="14FC493B"/>
    <w:rsid w:val="177B734F"/>
    <w:rsid w:val="185606AA"/>
    <w:rsid w:val="18792B12"/>
    <w:rsid w:val="197F6FDD"/>
    <w:rsid w:val="1A434A22"/>
    <w:rsid w:val="1A61630D"/>
    <w:rsid w:val="1AE744A1"/>
    <w:rsid w:val="1AF04F63"/>
    <w:rsid w:val="1C527431"/>
    <w:rsid w:val="25F11143"/>
    <w:rsid w:val="278064E0"/>
    <w:rsid w:val="27B034B6"/>
    <w:rsid w:val="2B2A33DD"/>
    <w:rsid w:val="2DCB4FB9"/>
    <w:rsid w:val="2EF51C80"/>
    <w:rsid w:val="2FB36CBF"/>
    <w:rsid w:val="340B5D81"/>
    <w:rsid w:val="35672C2D"/>
    <w:rsid w:val="3A53697A"/>
    <w:rsid w:val="3ACC722E"/>
    <w:rsid w:val="3BE65AD1"/>
    <w:rsid w:val="3F0F5554"/>
    <w:rsid w:val="445E78D7"/>
    <w:rsid w:val="44CD4640"/>
    <w:rsid w:val="45000639"/>
    <w:rsid w:val="45491FA7"/>
    <w:rsid w:val="45A21248"/>
    <w:rsid w:val="4D7B4723"/>
    <w:rsid w:val="4F4F80BE"/>
    <w:rsid w:val="501F774C"/>
    <w:rsid w:val="50F53C66"/>
    <w:rsid w:val="54FA7D97"/>
    <w:rsid w:val="55285C7F"/>
    <w:rsid w:val="56CF5A22"/>
    <w:rsid w:val="57699A97"/>
    <w:rsid w:val="59EE78AA"/>
    <w:rsid w:val="5A683C2C"/>
    <w:rsid w:val="5AF632B8"/>
    <w:rsid w:val="5CE354FA"/>
    <w:rsid w:val="5DDF9967"/>
    <w:rsid w:val="5F342969"/>
    <w:rsid w:val="5FFF8AE2"/>
    <w:rsid w:val="62EE5032"/>
    <w:rsid w:val="637F70C1"/>
    <w:rsid w:val="638B670B"/>
    <w:rsid w:val="66BA01DF"/>
    <w:rsid w:val="66D8310C"/>
    <w:rsid w:val="6900361A"/>
    <w:rsid w:val="690A2EA4"/>
    <w:rsid w:val="6EA11A1A"/>
    <w:rsid w:val="6FEB969C"/>
    <w:rsid w:val="6FF58790"/>
    <w:rsid w:val="703438D1"/>
    <w:rsid w:val="71764192"/>
    <w:rsid w:val="73C979D4"/>
    <w:rsid w:val="75885F49"/>
    <w:rsid w:val="76B62C00"/>
    <w:rsid w:val="777EA20E"/>
    <w:rsid w:val="77D7E047"/>
    <w:rsid w:val="79A861AD"/>
    <w:rsid w:val="7D8C24E9"/>
    <w:rsid w:val="7E9B46EE"/>
    <w:rsid w:val="7F6EDDE6"/>
    <w:rsid w:val="7F764B36"/>
    <w:rsid w:val="7F876D34"/>
    <w:rsid w:val="7FBC1B64"/>
    <w:rsid w:val="7FFF1B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6AA46B"/>
  <w15:docId w15:val="{4C816A67-3FDB-456F-B062-714CBB738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qFormat="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rFonts w:eastAsia="黑体"/>
      <w:b/>
      <w:bCs/>
      <w:kern w:val="44"/>
      <w:sz w:val="30"/>
      <w:szCs w:val="44"/>
    </w:rPr>
  </w:style>
  <w:style w:type="paragraph" w:styleId="2">
    <w:name w:val="heading 2"/>
    <w:basedOn w:val="a"/>
    <w:next w:val="a"/>
    <w:link w:val="20"/>
    <w:uiPriority w:val="9"/>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widowControl w:val="0"/>
      <w:ind w:firstLineChars="200" w:firstLine="420"/>
      <w:jc w:val="both"/>
    </w:pPr>
  </w:style>
  <w:style w:type="paragraph" w:styleId="a4">
    <w:name w:val="Document Map"/>
    <w:basedOn w:val="a"/>
    <w:link w:val="a5"/>
    <w:semiHidden/>
    <w:qFormat/>
    <w:pPr>
      <w:shd w:val="clear" w:color="auto" w:fill="000080"/>
    </w:pPr>
  </w:style>
  <w:style w:type="paragraph" w:styleId="a6">
    <w:name w:val="annotation text"/>
    <w:basedOn w:val="a"/>
    <w:link w:val="a7"/>
    <w:unhideWhenUsed/>
    <w:qFormat/>
  </w:style>
  <w:style w:type="paragraph" w:styleId="a8">
    <w:name w:val="Body Text"/>
    <w:basedOn w:val="a"/>
    <w:link w:val="a9"/>
    <w:qFormat/>
    <w:pPr>
      <w:spacing w:after="120"/>
    </w:pPr>
    <w:rPr>
      <w:szCs w:val="22"/>
    </w:rPr>
  </w:style>
  <w:style w:type="paragraph" w:styleId="aa">
    <w:name w:val="Body Text Indent"/>
    <w:basedOn w:val="a"/>
    <w:link w:val="ab"/>
    <w:qFormat/>
    <w:pPr>
      <w:spacing w:after="120"/>
      <w:ind w:leftChars="200" w:left="420"/>
    </w:pPr>
    <w:rPr>
      <w:rFonts w:asciiTheme="minorHAnsi" w:eastAsiaTheme="minorEastAsia" w:hAnsiTheme="minorHAnsi" w:cstheme="minorBidi"/>
    </w:rPr>
  </w:style>
  <w:style w:type="paragraph" w:styleId="TOC3">
    <w:name w:val="toc 3"/>
    <w:basedOn w:val="a"/>
    <w:next w:val="a"/>
    <w:uiPriority w:val="39"/>
    <w:unhideWhenUsed/>
    <w:qFormat/>
    <w:pPr>
      <w:ind w:leftChars="400" w:left="840"/>
    </w:pPr>
  </w:style>
  <w:style w:type="paragraph" w:styleId="ac">
    <w:name w:val="Date"/>
    <w:basedOn w:val="a"/>
    <w:next w:val="a"/>
    <w:link w:val="ad"/>
    <w:qFormat/>
    <w:pPr>
      <w:ind w:leftChars="2500" w:left="100"/>
    </w:pPr>
  </w:style>
  <w:style w:type="paragraph" w:styleId="ae">
    <w:name w:val="Balloon Text"/>
    <w:basedOn w:val="a"/>
    <w:link w:val="af"/>
    <w:qFormat/>
    <w:rPr>
      <w:rFonts w:asciiTheme="minorHAnsi" w:eastAsiaTheme="minorEastAsia" w:hAnsiTheme="minorHAnsi" w:cstheme="minorBidi"/>
      <w:sz w:val="18"/>
      <w:szCs w:val="18"/>
    </w:rPr>
  </w:style>
  <w:style w:type="paragraph" w:styleId="af0">
    <w:name w:val="footer"/>
    <w:basedOn w:val="a"/>
    <w:link w:val="af1"/>
    <w:uiPriority w:val="99"/>
    <w:unhideWhenUsed/>
    <w:qFormat/>
    <w:pPr>
      <w:tabs>
        <w:tab w:val="center" w:pos="4153"/>
        <w:tab w:val="right" w:pos="8306"/>
      </w:tabs>
      <w:snapToGrid w:val="0"/>
    </w:pPr>
    <w:rPr>
      <w:sz w:val="18"/>
      <w:szCs w:val="18"/>
    </w:rPr>
  </w:style>
  <w:style w:type="paragraph" w:styleId="af2">
    <w:name w:val="header"/>
    <w:basedOn w:val="a"/>
    <w:link w:val="af3"/>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Pr>
      <w:b/>
      <w:sz w:val="24"/>
    </w:rPr>
  </w:style>
  <w:style w:type="paragraph" w:styleId="af4">
    <w:name w:val="Subtitle"/>
    <w:basedOn w:val="a"/>
    <w:next w:val="a"/>
    <w:link w:val="af5"/>
    <w:qFormat/>
    <w:pPr>
      <w:spacing w:before="240" w:after="60" w:line="312" w:lineRule="auto"/>
      <w:jc w:val="center"/>
      <w:outlineLvl w:val="1"/>
    </w:pPr>
    <w:rPr>
      <w:rFonts w:ascii="Cambria" w:hAnsi="Cambria"/>
      <w:b/>
      <w:bCs/>
      <w:kern w:val="28"/>
      <w:sz w:val="32"/>
      <w:szCs w:val="32"/>
    </w:rPr>
  </w:style>
  <w:style w:type="paragraph" w:styleId="TOC2">
    <w:name w:val="toc 2"/>
    <w:basedOn w:val="a"/>
    <w:next w:val="a"/>
    <w:uiPriority w:val="39"/>
    <w:qFormat/>
    <w:pPr>
      <w:ind w:leftChars="200" w:left="200"/>
    </w:pPr>
    <w:rPr>
      <w:b/>
    </w:rPr>
  </w:style>
  <w:style w:type="paragraph" w:styleId="21">
    <w:name w:val="Body Text 2"/>
    <w:basedOn w:val="a"/>
    <w:link w:val="22"/>
    <w:qFormat/>
    <w:pPr>
      <w:spacing w:after="120" w:line="480" w:lineRule="auto"/>
    </w:pPr>
  </w:style>
  <w:style w:type="paragraph" w:styleId="HTML">
    <w:name w:val="HTML Preformatted"/>
    <w:basedOn w:val="a"/>
    <w:link w:val="HTML0"/>
    <w:qFormat/>
    <w:rPr>
      <w:rFonts w:ascii="Courier New" w:hAnsi="Courier New" w:cs="Courier New"/>
      <w:sz w:val="20"/>
      <w:szCs w:val="20"/>
    </w:rPr>
  </w:style>
  <w:style w:type="paragraph" w:styleId="af6">
    <w:name w:val="Normal (Web)"/>
    <w:basedOn w:val="a"/>
    <w:link w:val="af7"/>
    <w:qFormat/>
    <w:pPr>
      <w:spacing w:before="100" w:beforeAutospacing="1" w:after="100" w:afterAutospacing="1"/>
    </w:pPr>
    <w:rPr>
      <w:rFonts w:ascii="Arial" w:hAnsi="Arial" w:cs="Arial"/>
      <w:sz w:val="18"/>
      <w:szCs w:val="18"/>
    </w:rPr>
  </w:style>
  <w:style w:type="paragraph" w:styleId="af8">
    <w:name w:val="Title"/>
    <w:basedOn w:val="a"/>
    <w:next w:val="a"/>
    <w:link w:val="af9"/>
    <w:qFormat/>
    <w:pPr>
      <w:spacing w:before="240" w:after="60"/>
      <w:jc w:val="center"/>
      <w:outlineLvl w:val="0"/>
    </w:pPr>
    <w:rPr>
      <w:rFonts w:ascii="Cambria" w:eastAsia="黑体" w:hAnsi="Cambria"/>
      <w:b/>
      <w:bCs/>
      <w:sz w:val="32"/>
      <w:szCs w:val="32"/>
    </w:rPr>
  </w:style>
  <w:style w:type="paragraph" w:styleId="afa">
    <w:name w:val="annotation subject"/>
    <w:basedOn w:val="a6"/>
    <w:next w:val="a6"/>
    <w:link w:val="afb"/>
    <w:qFormat/>
    <w:rPr>
      <w:rFonts w:asciiTheme="minorHAnsi" w:eastAsiaTheme="minorEastAsia" w:hAnsiTheme="minorHAnsi" w:cstheme="minorBidi"/>
      <w:b/>
      <w:bCs/>
    </w:rPr>
  </w:style>
  <w:style w:type="table" w:styleId="af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uiPriority w:val="22"/>
    <w:qFormat/>
    <w:rPr>
      <w:b/>
      <w:bCs/>
    </w:rPr>
  </w:style>
  <w:style w:type="character" w:styleId="afe">
    <w:name w:val="page number"/>
    <w:basedOn w:val="a0"/>
    <w:qFormat/>
  </w:style>
  <w:style w:type="character" w:styleId="aff">
    <w:name w:val="FollowedHyperlink"/>
    <w:qFormat/>
    <w:rPr>
      <w:color w:val="800080"/>
      <w:u w:val="none"/>
    </w:rPr>
  </w:style>
  <w:style w:type="character" w:styleId="aff0">
    <w:name w:val="Hyperlink"/>
    <w:uiPriority w:val="99"/>
    <w:qFormat/>
    <w:rPr>
      <w:color w:val="0022CC"/>
      <w:u w:val="none"/>
    </w:rPr>
  </w:style>
  <w:style w:type="character" w:styleId="HTML1">
    <w:name w:val="HTML Code"/>
    <w:uiPriority w:val="99"/>
    <w:unhideWhenUsed/>
    <w:qFormat/>
    <w:rPr>
      <w:rFonts w:ascii="宋体" w:eastAsia="宋体" w:hAnsi="宋体" w:cs="宋体"/>
      <w:sz w:val="24"/>
      <w:szCs w:val="24"/>
    </w:rPr>
  </w:style>
  <w:style w:type="character" w:styleId="aff1">
    <w:name w:val="annotation reference"/>
    <w:qFormat/>
    <w:rPr>
      <w:sz w:val="21"/>
      <w:szCs w:val="21"/>
    </w:rPr>
  </w:style>
  <w:style w:type="character" w:customStyle="1" w:styleId="af3">
    <w:name w:val="页眉 字符"/>
    <w:basedOn w:val="a0"/>
    <w:link w:val="af2"/>
    <w:uiPriority w:val="99"/>
    <w:qFormat/>
    <w:rPr>
      <w:sz w:val="18"/>
      <w:szCs w:val="18"/>
    </w:rPr>
  </w:style>
  <w:style w:type="character" w:customStyle="1" w:styleId="af1">
    <w:name w:val="页脚 字符"/>
    <w:basedOn w:val="a0"/>
    <w:link w:val="af0"/>
    <w:uiPriority w:val="99"/>
    <w:qFormat/>
    <w:rPr>
      <w:sz w:val="18"/>
      <w:szCs w:val="18"/>
    </w:rPr>
  </w:style>
  <w:style w:type="character" w:customStyle="1" w:styleId="10">
    <w:name w:val="标题 1 字符"/>
    <w:basedOn w:val="a0"/>
    <w:link w:val="1"/>
    <w:uiPriority w:val="9"/>
    <w:qFormat/>
    <w:rPr>
      <w:rFonts w:ascii="Times New Roman" w:eastAsia="黑体" w:hAnsi="Times New Roman" w:cs="Times New Roman"/>
      <w:b/>
      <w:bCs/>
      <w:kern w:val="44"/>
      <w:sz w:val="30"/>
      <w:szCs w:val="44"/>
    </w:rPr>
  </w:style>
  <w:style w:type="character" w:customStyle="1" w:styleId="20">
    <w:name w:val="标题 2 字符"/>
    <w:basedOn w:val="a0"/>
    <w:link w:val="2"/>
    <w:uiPriority w:val="9"/>
    <w:qFormat/>
    <w:rPr>
      <w:rFonts w:ascii="Arial" w:eastAsia="黑体" w:hAnsi="Arial" w:cs="Times New Roman"/>
      <w:b/>
      <w:bCs/>
      <w:sz w:val="32"/>
      <w:szCs w:val="32"/>
    </w:rPr>
  </w:style>
  <w:style w:type="character" w:customStyle="1" w:styleId="30">
    <w:name w:val="标题 3 字符"/>
    <w:basedOn w:val="a0"/>
    <w:link w:val="3"/>
    <w:uiPriority w:val="9"/>
    <w:qFormat/>
    <w:rPr>
      <w:rFonts w:ascii="Times New Roman" w:eastAsia="宋体" w:hAnsi="Times New Roman" w:cs="Times New Roman"/>
      <w:b/>
      <w:bCs/>
      <w:sz w:val="32"/>
      <w:szCs w:val="32"/>
    </w:rPr>
  </w:style>
  <w:style w:type="character" w:customStyle="1" w:styleId="22Char">
    <w:name w:val="样式 样式 样式 首行缩进:  2 字符 + 居中 + 首行缩进:  2 字符 Char"/>
    <w:link w:val="220"/>
    <w:qFormat/>
    <w:rPr>
      <w:rFonts w:eastAsia="宋体" w:cs="宋体"/>
      <w:sz w:val="24"/>
    </w:rPr>
  </w:style>
  <w:style w:type="paragraph" w:customStyle="1" w:styleId="220">
    <w:name w:val="样式 样式 样式 首行缩进:  2 字符 + 居中 + 首行缩进:  2 字符"/>
    <w:basedOn w:val="a"/>
    <w:link w:val="22Char"/>
    <w:qFormat/>
    <w:pPr>
      <w:spacing w:line="360" w:lineRule="auto"/>
      <w:jc w:val="center"/>
    </w:pPr>
    <w:rPr>
      <w:rFonts w:asciiTheme="minorHAnsi" w:hAnsiTheme="minorHAnsi" w:cs="宋体"/>
      <w:sz w:val="24"/>
      <w:szCs w:val="22"/>
    </w:rPr>
  </w:style>
  <w:style w:type="character" w:customStyle="1" w:styleId="Char">
    <w:name w:val="批注文字 Char"/>
    <w:qFormat/>
    <w:rPr>
      <w:kern w:val="2"/>
      <w:sz w:val="21"/>
      <w:szCs w:val="24"/>
    </w:rPr>
  </w:style>
  <w:style w:type="character" w:customStyle="1" w:styleId="description5">
    <w:name w:val="description5"/>
    <w:qFormat/>
  </w:style>
  <w:style w:type="character" w:customStyle="1" w:styleId="headline-content2">
    <w:name w:val="headline-content2"/>
    <w:basedOn w:val="a0"/>
    <w:qFormat/>
  </w:style>
  <w:style w:type="character" w:customStyle="1" w:styleId="ab">
    <w:name w:val="正文文本缩进 字符"/>
    <w:link w:val="aa"/>
    <w:qFormat/>
    <w:rPr>
      <w:szCs w:val="24"/>
    </w:rPr>
  </w:style>
  <w:style w:type="character" w:customStyle="1" w:styleId="af7">
    <w:name w:val="普通(网站) 字符"/>
    <w:link w:val="af6"/>
    <w:qFormat/>
    <w:rPr>
      <w:rFonts w:ascii="Arial" w:eastAsia="宋体" w:hAnsi="Arial" w:cs="Arial"/>
      <w:sz w:val="18"/>
      <w:szCs w:val="18"/>
    </w:rPr>
  </w:style>
  <w:style w:type="character" w:customStyle="1" w:styleId="af">
    <w:name w:val="批注框文本 字符"/>
    <w:link w:val="ae"/>
    <w:qFormat/>
    <w:rPr>
      <w:sz w:val="18"/>
      <w:szCs w:val="18"/>
    </w:rPr>
  </w:style>
  <w:style w:type="character" w:customStyle="1" w:styleId="afb">
    <w:name w:val="批注主题 字符"/>
    <w:link w:val="afa"/>
    <w:qFormat/>
    <w:rPr>
      <w:b/>
      <w:bCs/>
      <w:szCs w:val="24"/>
    </w:rPr>
  </w:style>
  <w:style w:type="paragraph" w:customStyle="1" w:styleId="tgt4">
    <w:name w:val="tgt4"/>
    <w:basedOn w:val="a"/>
    <w:qFormat/>
    <w:pPr>
      <w:spacing w:after="150" w:line="360" w:lineRule="auto"/>
    </w:pPr>
    <w:rPr>
      <w:b/>
      <w:kern w:val="0"/>
      <w:sz w:val="31"/>
      <w:szCs w:val="31"/>
    </w:rPr>
  </w:style>
  <w:style w:type="character" w:customStyle="1" w:styleId="a9">
    <w:name w:val="正文文本 字符"/>
    <w:basedOn w:val="a0"/>
    <w:link w:val="a8"/>
    <w:qFormat/>
    <w:rPr>
      <w:rFonts w:ascii="Times New Roman" w:eastAsia="宋体" w:hAnsi="Times New Roman" w:cs="Times New Roman"/>
    </w:rPr>
  </w:style>
  <w:style w:type="paragraph" w:customStyle="1" w:styleId="aff2">
    <w:name w:val="毕业设计（论文）正文"/>
    <w:basedOn w:val="a"/>
    <w:qFormat/>
    <w:pPr>
      <w:adjustRightInd w:val="0"/>
      <w:snapToGrid w:val="0"/>
      <w:spacing w:line="300" w:lineRule="auto"/>
      <w:ind w:firstLineChars="200" w:firstLine="480"/>
    </w:pPr>
    <w:rPr>
      <w:color w:val="000000"/>
      <w:sz w:val="24"/>
    </w:rPr>
  </w:style>
  <w:style w:type="paragraph" w:customStyle="1" w:styleId="11">
    <w:name w:val="无间隔1"/>
    <w:qFormat/>
    <w:pPr>
      <w:adjustRightInd w:val="0"/>
      <w:snapToGrid w:val="0"/>
    </w:pPr>
    <w:rPr>
      <w:rFonts w:ascii="Tahoma" w:eastAsia="微软雅黑" w:hAnsi="Tahoma"/>
      <w:sz w:val="22"/>
      <w:szCs w:val="22"/>
    </w:rPr>
  </w:style>
  <w:style w:type="character" w:customStyle="1" w:styleId="a5">
    <w:name w:val="文档结构图 字符"/>
    <w:basedOn w:val="a0"/>
    <w:link w:val="a4"/>
    <w:semiHidden/>
    <w:qFormat/>
    <w:rPr>
      <w:rFonts w:ascii="Times New Roman" w:eastAsia="宋体" w:hAnsi="Times New Roman" w:cs="Times New Roman"/>
      <w:szCs w:val="24"/>
      <w:shd w:val="clear" w:color="auto" w:fill="000080"/>
    </w:rPr>
  </w:style>
  <w:style w:type="paragraph" w:customStyle="1" w:styleId="tgt">
    <w:name w:val="tgt"/>
    <w:basedOn w:val="a"/>
    <w:qFormat/>
    <w:pPr>
      <w:spacing w:after="126"/>
    </w:pPr>
    <w:rPr>
      <w:kern w:val="0"/>
    </w:rPr>
  </w:style>
  <w:style w:type="paragraph" w:customStyle="1" w:styleId="p0">
    <w:name w:val="p0"/>
    <w:basedOn w:val="a"/>
    <w:qFormat/>
    <w:rPr>
      <w:kern w:val="0"/>
      <w:szCs w:val="21"/>
    </w:rPr>
  </w:style>
  <w:style w:type="character" w:customStyle="1" w:styleId="a7">
    <w:name w:val="批注文字 字符"/>
    <w:basedOn w:val="a0"/>
    <w:link w:val="a6"/>
    <w:uiPriority w:val="99"/>
    <w:semiHidden/>
    <w:qFormat/>
    <w:rPr>
      <w:rFonts w:ascii="Times New Roman" w:eastAsia="宋体" w:hAnsi="Times New Roman" w:cs="Times New Roman"/>
      <w:szCs w:val="24"/>
    </w:rPr>
  </w:style>
  <w:style w:type="character" w:customStyle="1" w:styleId="Char1">
    <w:name w:val="批注主题 Char1"/>
    <w:basedOn w:val="a7"/>
    <w:uiPriority w:val="99"/>
    <w:semiHidden/>
    <w:qFormat/>
    <w:rPr>
      <w:rFonts w:ascii="Times New Roman" w:eastAsia="宋体" w:hAnsi="Times New Roman" w:cs="Times New Roman"/>
      <w:b/>
      <w:bCs/>
      <w:szCs w:val="24"/>
    </w:rPr>
  </w:style>
  <w:style w:type="paragraph" w:customStyle="1" w:styleId="CharCharCharCharCharCharCharCharCharCharCharCharCharCharCharChar">
    <w:name w:val="Char Char Char Char Char Char Char Char Char Char Char Char Char Char Char Char"/>
    <w:basedOn w:val="a"/>
    <w:qFormat/>
    <w:pPr>
      <w:tabs>
        <w:tab w:val="left" w:pos="360"/>
      </w:tabs>
    </w:pPr>
    <w:rPr>
      <w:sz w:val="24"/>
    </w:rPr>
  </w:style>
  <w:style w:type="character" w:customStyle="1" w:styleId="ad">
    <w:name w:val="日期 字符"/>
    <w:basedOn w:val="a0"/>
    <w:link w:val="ac"/>
    <w:qFormat/>
    <w:rPr>
      <w:rFonts w:ascii="Times New Roman" w:eastAsia="宋体" w:hAnsi="Times New Roman" w:cs="Times New Roman"/>
      <w:szCs w:val="24"/>
    </w:rPr>
  </w:style>
  <w:style w:type="character" w:customStyle="1" w:styleId="Char10">
    <w:name w:val="正文文本缩进 Char1"/>
    <w:basedOn w:val="a0"/>
    <w:uiPriority w:val="99"/>
    <w:semiHidden/>
    <w:qFormat/>
    <w:rPr>
      <w:rFonts w:ascii="Times New Roman" w:eastAsia="宋体" w:hAnsi="Times New Roman" w:cs="Times New Roman"/>
      <w:szCs w:val="24"/>
    </w:rPr>
  </w:style>
  <w:style w:type="paragraph" w:customStyle="1" w:styleId="aff3">
    <w:name w:val="附录"/>
    <w:basedOn w:val="a"/>
    <w:qFormat/>
  </w:style>
  <w:style w:type="character" w:customStyle="1" w:styleId="Char11">
    <w:name w:val="批注框文本 Char1"/>
    <w:basedOn w:val="a0"/>
    <w:uiPriority w:val="99"/>
    <w:semiHidden/>
    <w:qFormat/>
    <w:rPr>
      <w:rFonts w:ascii="Times New Roman" w:eastAsia="宋体" w:hAnsi="Times New Roman" w:cs="Times New Roman"/>
      <w:sz w:val="18"/>
      <w:szCs w:val="18"/>
    </w:rPr>
  </w:style>
  <w:style w:type="paragraph" w:customStyle="1" w:styleId="23">
    <w:name w:val="正文+缩进2"/>
    <w:basedOn w:val="a"/>
    <w:qFormat/>
    <w:pPr>
      <w:ind w:firstLineChars="200" w:firstLine="200"/>
    </w:pPr>
  </w:style>
  <w:style w:type="paragraph" w:customStyle="1" w:styleId="CharCharCharCharCharCharCharCharCharCharCharCharCharCharCharCharCharCharCharCharCharCharCharChar1CharCharChar1CharCharCharCharCharChar">
    <w:name w:val="Char Char Char Char Char Char Char Char Char Char Char Char Char Char Char Char Char Char Char Char Char Char Char Char1 Char Char Char1 Char Char Char Char Char Char"/>
    <w:basedOn w:val="a"/>
    <w:qFormat/>
    <w:pPr>
      <w:spacing w:after="160" w:line="240" w:lineRule="exact"/>
    </w:pPr>
    <w:rPr>
      <w:rFonts w:ascii="Verdana" w:hAnsi="Verdana"/>
      <w:kern w:val="0"/>
      <w:sz w:val="20"/>
      <w:szCs w:val="20"/>
      <w:lang w:eastAsia="en-US"/>
    </w:rPr>
  </w:style>
  <w:style w:type="paragraph" w:customStyle="1" w:styleId="tgt2">
    <w:name w:val="tgt2"/>
    <w:basedOn w:val="a"/>
    <w:qFormat/>
    <w:pPr>
      <w:spacing w:after="84"/>
    </w:pPr>
    <w:rPr>
      <w:kern w:val="0"/>
      <w:szCs w:val="21"/>
    </w:rPr>
  </w:style>
  <w:style w:type="character" w:customStyle="1" w:styleId="22">
    <w:name w:val="正文文本 2 字符"/>
    <w:basedOn w:val="a0"/>
    <w:link w:val="21"/>
    <w:qFormat/>
    <w:rPr>
      <w:rFonts w:ascii="Times New Roman" w:eastAsia="宋体" w:hAnsi="Times New Roman" w:cs="Times New Roman"/>
      <w:szCs w:val="24"/>
    </w:rPr>
  </w:style>
  <w:style w:type="paragraph" w:customStyle="1" w:styleId="tgt0">
    <w:name w:val="_tgt"/>
    <w:basedOn w:val="a"/>
    <w:qFormat/>
    <w:pPr>
      <w:spacing w:before="100" w:beforeAutospacing="1" w:after="100" w:afterAutospacing="1"/>
    </w:pPr>
    <w:rPr>
      <w:rFonts w:ascii="宋体" w:hAnsi="宋体" w:cs="宋体"/>
      <w:kern w:val="0"/>
      <w:sz w:val="24"/>
    </w:rPr>
  </w:style>
  <w:style w:type="paragraph" w:customStyle="1" w:styleId="TOC10">
    <w:name w:val="TOC 标题1"/>
    <w:basedOn w:val="1"/>
    <w:next w:val="a"/>
    <w:uiPriority w:val="39"/>
    <w:unhideWhenUsed/>
    <w:qFormat/>
    <w:pPr>
      <w:spacing w:before="480" w:after="0" w:line="276" w:lineRule="auto"/>
      <w:outlineLvl w:val="9"/>
    </w:pPr>
    <w:rPr>
      <w:rFonts w:ascii="Cambria" w:eastAsia="宋体" w:hAnsi="Cambria"/>
      <w:color w:val="365F91"/>
      <w:kern w:val="0"/>
      <w:sz w:val="28"/>
      <w:szCs w:val="28"/>
    </w:rPr>
  </w:style>
  <w:style w:type="paragraph" w:customStyle="1" w:styleId="0">
    <w:name w:val="0正文"/>
    <w:basedOn w:val="a"/>
    <w:link w:val="00"/>
    <w:qFormat/>
    <w:pPr>
      <w:spacing w:line="400" w:lineRule="exact"/>
      <w:ind w:firstLineChars="200" w:firstLine="200"/>
    </w:pPr>
    <w:rPr>
      <w:rFonts w:ascii="宋体" w:hAnsi="宋体"/>
      <w:sz w:val="24"/>
    </w:rPr>
  </w:style>
  <w:style w:type="paragraph" w:customStyle="1" w:styleId="01">
    <w:name w:val="01"/>
    <w:basedOn w:val="1"/>
    <w:link w:val="01Char"/>
    <w:qFormat/>
    <w:pPr>
      <w:spacing w:before="0" w:after="0" w:line="400" w:lineRule="exact"/>
      <w:jc w:val="center"/>
    </w:pPr>
    <w:rPr>
      <w:rFonts w:ascii="黑体" w:hAnsi="黑体" w:cs="黑体"/>
      <w:b w:val="0"/>
      <w:bCs w:val="0"/>
      <w:sz w:val="32"/>
      <w:szCs w:val="32"/>
    </w:rPr>
  </w:style>
  <w:style w:type="character" w:customStyle="1" w:styleId="00">
    <w:name w:val="0正文 字符"/>
    <w:link w:val="0"/>
    <w:qFormat/>
    <w:rPr>
      <w:rFonts w:ascii="宋体" w:eastAsia="宋体" w:hAnsi="宋体" w:cs="Times New Roman"/>
      <w:sz w:val="24"/>
      <w:szCs w:val="24"/>
    </w:rPr>
  </w:style>
  <w:style w:type="character" w:customStyle="1" w:styleId="HTML0">
    <w:name w:val="HTML 预设格式 字符"/>
    <w:basedOn w:val="a0"/>
    <w:link w:val="HTML"/>
    <w:qFormat/>
    <w:rPr>
      <w:rFonts w:ascii="Courier New" w:eastAsia="宋体" w:hAnsi="Courier New" w:cs="Courier New"/>
      <w:sz w:val="20"/>
      <w:szCs w:val="20"/>
    </w:rPr>
  </w:style>
  <w:style w:type="character" w:customStyle="1" w:styleId="01Char">
    <w:name w:val="01 Char"/>
    <w:link w:val="01"/>
    <w:qFormat/>
    <w:rPr>
      <w:rFonts w:ascii="黑体" w:eastAsia="黑体" w:hAnsi="黑体" w:cs="黑体"/>
      <w:kern w:val="44"/>
      <w:sz w:val="32"/>
      <w:szCs w:val="32"/>
    </w:rPr>
  </w:style>
  <w:style w:type="character" w:customStyle="1" w:styleId="af9">
    <w:name w:val="标题 字符"/>
    <w:basedOn w:val="a0"/>
    <w:link w:val="af8"/>
    <w:qFormat/>
    <w:rPr>
      <w:rFonts w:ascii="Cambria" w:eastAsia="黑体" w:hAnsi="Cambria" w:cs="Times New Roman"/>
      <w:b/>
      <w:bCs/>
      <w:sz w:val="32"/>
      <w:szCs w:val="32"/>
    </w:rPr>
  </w:style>
  <w:style w:type="character" w:customStyle="1" w:styleId="af5">
    <w:name w:val="副标题 字符"/>
    <w:basedOn w:val="a0"/>
    <w:link w:val="af4"/>
    <w:qFormat/>
    <w:rPr>
      <w:rFonts w:ascii="Cambria" w:eastAsia="宋体" w:hAnsi="Cambria" w:cs="Times New Roman"/>
      <w:b/>
      <w:bCs/>
      <w:kern w:val="28"/>
      <w:sz w:val="32"/>
      <w:szCs w:val="32"/>
    </w:rPr>
  </w:style>
  <w:style w:type="character" w:customStyle="1" w:styleId="apple-converted-space">
    <w:name w:val="apple-converted-space"/>
    <w:qFormat/>
  </w:style>
  <w:style w:type="character" w:customStyle="1" w:styleId="12">
    <w:name w:val="未处理的提及1"/>
    <w:uiPriority w:val="99"/>
    <w:unhideWhenUsed/>
    <w:qFormat/>
    <w:rPr>
      <w:color w:val="605E5C"/>
      <w:shd w:val="clear" w:color="auto" w:fill="E1DFDD"/>
    </w:rPr>
  </w:style>
  <w:style w:type="paragraph" w:customStyle="1" w:styleId="13">
    <w:name w:val="标题1"/>
    <w:basedOn w:val="a"/>
    <w:link w:val="14"/>
    <w:qFormat/>
    <w:pPr>
      <w:spacing w:line="400" w:lineRule="exact"/>
    </w:pPr>
    <w:rPr>
      <w:rFonts w:ascii="宋体" w:hAnsi="宋体" w:cs="宋体"/>
      <w:sz w:val="24"/>
    </w:rPr>
  </w:style>
  <w:style w:type="paragraph" w:customStyle="1" w:styleId="000">
    <w:name w:val="00正文"/>
    <w:basedOn w:val="a"/>
    <w:link w:val="001"/>
    <w:qFormat/>
    <w:pPr>
      <w:spacing w:line="400" w:lineRule="exact"/>
      <w:ind w:firstLineChars="200" w:firstLine="200"/>
      <w:jc w:val="both"/>
    </w:pPr>
    <w:rPr>
      <w:rFonts w:cs="宋体"/>
      <w:kern w:val="0"/>
      <w:sz w:val="24"/>
    </w:rPr>
  </w:style>
  <w:style w:type="character" w:customStyle="1" w:styleId="14">
    <w:name w:val="标题1 字符"/>
    <w:link w:val="13"/>
    <w:qFormat/>
    <w:rPr>
      <w:rFonts w:ascii="宋体" w:eastAsia="宋体" w:hAnsi="宋体" w:cs="宋体"/>
      <w:sz w:val="24"/>
      <w:szCs w:val="24"/>
    </w:rPr>
  </w:style>
  <w:style w:type="paragraph" w:customStyle="1" w:styleId="010">
    <w:name w:val="01一级标题"/>
    <w:basedOn w:val="af8"/>
    <w:link w:val="011"/>
    <w:qFormat/>
    <w:pPr>
      <w:spacing w:beforeLines="100" w:before="319" w:afterLines="100" w:after="319" w:line="400" w:lineRule="exact"/>
    </w:pPr>
    <w:rPr>
      <w:rFonts w:ascii="黑体" w:hAnsi="黑体"/>
      <w:b w:val="0"/>
    </w:rPr>
  </w:style>
  <w:style w:type="character" w:customStyle="1" w:styleId="001">
    <w:name w:val="00正文 字符"/>
    <w:link w:val="000"/>
    <w:qFormat/>
    <w:rPr>
      <w:rFonts w:cs="宋体"/>
      <w:sz w:val="24"/>
      <w:szCs w:val="24"/>
    </w:rPr>
  </w:style>
  <w:style w:type="character" w:customStyle="1" w:styleId="011">
    <w:name w:val="01一级标题 字符"/>
    <w:link w:val="010"/>
    <w:qFormat/>
    <w:rPr>
      <w:rFonts w:ascii="黑体" w:eastAsia="黑体" w:hAnsi="黑体"/>
      <w:bCs/>
      <w:kern w:val="2"/>
      <w:sz w:val="32"/>
      <w:szCs w:val="32"/>
    </w:rPr>
  </w:style>
  <w:style w:type="paragraph" w:customStyle="1" w:styleId="02">
    <w:name w:val="02二级标题"/>
    <w:basedOn w:val="2"/>
    <w:link w:val="020"/>
    <w:qFormat/>
    <w:pPr>
      <w:spacing w:beforeLines="100" w:before="319" w:after="0" w:line="400" w:lineRule="exact"/>
    </w:pPr>
    <w:rPr>
      <w:rFonts w:ascii="黑体" w:hAnsi="黑体" w:cs="黑体"/>
      <w:b w:val="0"/>
      <w:bCs w:val="0"/>
      <w:sz w:val="30"/>
      <w:szCs w:val="30"/>
    </w:rPr>
  </w:style>
  <w:style w:type="paragraph" w:customStyle="1" w:styleId="04">
    <w:name w:val="04图注"/>
    <w:basedOn w:val="a"/>
    <w:link w:val="040"/>
    <w:qFormat/>
    <w:pPr>
      <w:jc w:val="center"/>
    </w:pPr>
  </w:style>
  <w:style w:type="character" w:customStyle="1" w:styleId="020">
    <w:name w:val="02二级标题 字符"/>
    <w:basedOn w:val="20"/>
    <w:link w:val="02"/>
    <w:qFormat/>
    <w:rPr>
      <w:rFonts w:ascii="黑体" w:eastAsia="黑体" w:hAnsi="黑体" w:cs="黑体"/>
      <w:b w:val="0"/>
      <w:bCs w:val="0"/>
      <w:kern w:val="2"/>
      <w:sz w:val="30"/>
      <w:szCs w:val="30"/>
    </w:rPr>
  </w:style>
  <w:style w:type="paragraph" w:customStyle="1" w:styleId="05">
    <w:name w:val="05图"/>
    <w:basedOn w:val="a"/>
    <w:link w:val="050"/>
    <w:qFormat/>
    <w:pPr>
      <w:jc w:val="center"/>
    </w:pPr>
  </w:style>
  <w:style w:type="character" w:customStyle="1" w:styleId="040">
    <w:name w:val="04图注 字符"/>
    <w:basedOn w:val="a0"/>
    <w:link w:val="04"/>
    <w:qFormat/>
    <w:rPr>
      <w:rFonts w:ascii="Times New Roman" w:eastAsia="宋体" w:hAnsi="Times New Roman" w:cs="Times New Roman"/>
      <w:szCs w:val="24"/>
    </w:rPr>
  </w:style>
  <w:style w:type="paragraph" w:customStyle="1" w:styleId="03">
    <w:name w:val="03三级标题"/>
    <w:basedOn w:val="3"/>
    <w:link w:val="030"/>
    <w:qFormat/>
    <w:pPr>
      <w:spacing w:before="0" w:after="0" w:line="400" w:lineRule="exact"/>
    </w:pPr>
    <w:rPr>
      <w:rFonts w:ascii="黑体" w:eastAsia="黑体" w:hAnsi="黑体" w:cs="黑体"/>
      <w:b w:val="0"/>
      <w:bCs w:val="0"/>
      <w:sz w:val="28"/>
      <w:szCs w:val="28"/>
    </w:rPr>
  </w:style>
  <w:style w:type="character" w:customStyle="1" w:styleId="050">
    <w:name w:val="05图 字符"/>
    <w:basedOn w:val="a0"/>
    <w:link w:val="05"/>
    <w:qFormat/>
    <w:rPr>
      <w:rFonts w:ascii="Times New Roman" w:eastAsia="宋体" w:hAnsi="Times New Roman" w:cs="Times New Roman"/>
      <w:szCs w:val="24"/>
    </w:rPr>
  </w:style>
  <w:style w:type="paragraph" w:customStyle="1" w:styleId="06">
    <w:name w:val="06代码"/>
    <w:basedOn w:val="000"/>
    <w:link w:val="060"/>
    <w:qFormat/>
  </w:style>
  <w:style w:type="character" w:customStyle="1" w:styleId="030">
    <w:name w:val="03三级标题 字符"/>
    <w:basedOn w:val="30"/>
    <w:link w:val="03"/>
    <w:qFormat/>
    <w:rPr>
      <w:rFonts w:ascii="黑体" w:eastAsia="黑体" w:hAnsi="黑体" w:cs="黑体"/>
      <w:b w:val="0"/>
      <w:bCs w:val="0"/>
      <w:kern w:val="2"/>
      <w:sz w:val="28"/>
      <w:szCs w:val="28"/>
    </w:rPr>
  </w:style>
  <w:style w:type="character" w:customStyle="1" w:styleId="060">
    <w:name w:val="06代码 字符"/>
    <w:basedOn w:val="001"/>
    <w:link w:val="06"/>
    <w:qFormat/>
    <w:rPr>
      <w:rFonts w:ascii="Times New Roman" w:eastAsia="宋体" w:hAnsi="Times New Roman" w:cs="宋体"/>
      <w:kern w:val="0"/>
      <w:sz w:val="24"/>
      <w:szCs w:val="24"/>
    </w:rPr>
  </w:style>
  <w:style w:type="paragraph" w:customStyle="1" w:styleId="aff4">
    <w:name w:val="二级目录"/>
    <w:basedOn w:val="TOC2"/>
    <w:qFormat/>
  </w:style>
  <w:style w:type="paragraph" w:customStyle="1" w:styleId="aff5">
    <w:name w:val="论文正文"/>
    <w:basedOn w:val="000"/>
    <w:link w:val="Char0"/>
    <w:qFormat/>
  </w:style>
  <w:style w:type="character" w:customStyle="1" w:styleId="Char0">
    <w:name w:val="论文正文 Char"/>
    <w:link w:val="aff5"/>
    <w:qFormat/>
  </w:style>
  <w:style w:type="paragraph" w:customStyle="1" w:styleId="aff6">
    <w:name w:val="论文一级标题"/>
    <w:basedOn w:val="010"/>
    <w:link w:val="Char2"/>
    <w:qFormat/>
  </w:style>
  <w:style w:type="paragraph" w:customStyle="1" w:styleId="aff7">
    <w:name w:val="论文二级标题"/>
    <w:basedOn w:val="02"/>
    <w:link w:val="Char3"/>
    <w:qFormat/>
  </w:style>
  <w:style w:type="character" w:customStyle="1" w:styleId="Char3">
    <w:name w:val="论文二级标题 Char"/>
    <w:link w:val="aff7"/>
    <w:qFormat/>
    <w:rPr>
      <w:rFonts w:ascii="黑体" w:hAnsi="黑体"/>
    </w:rPr>
  </w:style>
  <w:style w:type="character" w:customStyle="1" w:styleId="Char2">
    <w:name w:val="论文一级标题 Char"/>
    <w:link w:val="aff6"/>
    <w:qFormat/>
    <w:rPr>
      <w:rFonts w:ascii="黑体" w:hAnsi="黑体"/>
    </w:rPr>
  </w:style>
  <w:style w:type="paragraph" w:customStyle="1" w:styleId="15">
    <w:name w:val="论文正文1"/>
    <w:basedOn w:val="000"/>
    <w:link w:val="16"/>
    <w:qFormat/>
  </w:style>
  <w:style w:type="character" w:customStyle="1" w:styleId="16">
    <w:name w:val="论文正文1 字符"/>
    <w:basedOn w:val="001"/>
    <w:link w:val="15"/>
    <w:qFormat/>
    <w:rPr>
      <w:rFonts w:ascii="Times New Roman" w:eastAsia="宋体" w:hAnsi="Times New Roman" w:cs="宋体"/>
      <w:kern w:val="0"/>
      <w:sz w:val="24"/>
      <w:szCs w:val="24"/>
    </w:rPr>
  </w:style>
  <w:style w:type="paragraph" w:customStyle="1" w:styleId="17">
    <w:name w:val="列表段落1"/>
    <w:basedOn w:val="a"/>
    <w:uiPriority w:val="34"/>
    <w:qFormat/>
    <w:pPr>
      <w:ind w:firstLineChars="200" w:firstLine="420"/>
    </w:pPr>
    <w:rPr>
      <w:rFonts w:asciiTheme="minorHAnsi" w:eastAsiaTheme="minorEastAsia" w:hAnsiTheme="minorHAnsi" w:cstheme="minorBidi"/>
      <w:szCs w:val="22"/>
    </w:rPr>
  </w:style>
  <w:style w:type="paragraph" w:customStyle="1" w:styleId="18">
    <w:name w:val="正文1"/>
    <w:basedOn w:val="000"/>
    <w:qFormat/>
  </w:style>
  <w:style w:type="paragraph" w:customStyle="1" w:styleId="012">
    <w:name w:val="01编号"/>
    <w:basedOn w:val="000"/>
    <w:link w:val="013"/>
    <w:qFormat/>
    <w:rPr>
      <w:rFonts w:cs="Times New Roman"/>
    </w:rPr>
  </w:style>
  <w:style w:type="paragraph" w:customStyle="1" w:styleId="19">
    <w:name w:val="列出段落1"/>
    <w:basedOn w:val="a"/>
    <w:uiPriority w:val="34"/>
    <w:qFormat/>
    <w:pPr>
      <w:ind w:firstLineChars="200" w:firstLine="420"/>
    </w:pPr>
  </w:style>
  <w:style w:type="character" w:customStyle="1" w:styleId="013">
    <w:name w:val="01编号 字符"/>
    <w:basedOn w:val="001"/>
    <w:link w:val="012"/>
    <w:qFormat/>
    <w:rPr>
      <w:rFonts w:ascii="Times New Roman" w:eastAsia="宋体" w:hAnsi="Times New Roman" w:cs="宋体"/>
      <w:kern w:val="0"/>
      <w:sz w:val="24"/>
      <w:szCs w:val="24"/>
    </w:rPr>
  </w:style>
  <w:style w:type="paragraph" w:customStyle="1" w:styleId="aff8">
    <w:name w:val="参考文献"/>
    <w:qFormat/>
    <w:pPr>
      <w:spacing w:line="400" w:lineRule="exact"/>
    </w:pPr>
    <w:rPr>
      <w:kern w:val="2"/>
      <w:sz w:val="21"/>
      <w:szCs w:val="24"/>
    </w:rPr>
  </w:style>
  <w:style w:type="character" w:customStyle="1" w:styleId="24">
    <w:name w:val="未处理的提及2"/>
    <w:basedOn w:val="a0"/>
    <w:uiPriority w:val="99"/>
    <w:unhideWhenUsed/>
    <w:qFormat/>
    <w:rPr>
      <w:color w:val="605E5C"/>
      <w:shd w:val="clear" w:color="auto" w:fill="E1DFDD"/>
    </w:rPr>
  </w:style>
  <w:style w:type="character" w:customStyle="1" w:styleId="md-plain">
    <w:name w:val="md-plain"/>
    <w:basedOn w:val="a0"/>
    <w:qFormat/>
  </w:style>
  <w:style w:type="character" w:customStyle="1" w:styleId="1a">
    <w:name w:val="页脚 字符1"/>
    <w:uiPriority w:val="99"/>
    <w:qFormat/>
    <w:rPr>
      <w:rFonts w:ascii="宋体" w:hAnsi="宋体" w:cs="宋体"/>
      <w:sz w:val="18"/>
      <w:szCs w:val="18"/>
    </w:rPr>
  </w:style>
  <w:style w:type="paragraph" w:customStyle="1" w:styleId="myttt">
    <w:name w:val="myttt"/>
    <w:basedOn w:val="a"/>
    <w:qFormat/>
    <w:pPr>
      <w:ind w:firstLine="480"/>
    </w:pPr>
    <w:rPr>
      <w:rFonts w:ascii="宋体" w:hAnsi="宋体" w:cs="宋体"/>
      <w:kern w:val="0"/>
      <w:sz w:val="24"/>
    </w:rPr>
  </w:style>
  <w:style w:type="paragraph" w:customStyle="1" w:styleId="Shape">
    <w:name w:val="Shape"/>
    <w:autoRedefine/>
    <w:qFormat/>
    <w:pPr>
      <w:spacing w:line="400" w:lineRule="exact"/>
      <w:jc w:val="center"/>
    </w:pPr>
    <w:rPr>
      <w:rFonts w:ascii="Calibri" w:hAnsi="Calibri"/>
      <w:bCs/>
      <w:kern w:val="44"/>
      <w:sz w:val="21"/>
      <w:szCs w:val="44"/>
    </w:rPr>
  </w:style>
  <w:style w:type="character" w:customStyle="1" w:styleId="31">
    <w:name w:val="未处理的提及3"/>
    <w:basedOn w:val="a0"/>
    <w:uiPriority w:val="99"/>
    <w:semiHidden/>
    <w:unhideWhenUsed/>
    <w:qFormat/>
    <w:rPr>
      <w:color w:val="605E5C"/>
      <w:shd w:val="clear" w:color="auto" w:fill="E1DFDD"/>
    </w:rPr>
  </w:style>
  <w:style w:type="paragraph" w:styleId="aff9">
    <w:name w:val="List Paragraph"/>
    <w:basedOn w:val="a"/>
    <w:uiPriority w:val="99"/>
    <w:unhideWhenUsed/>
    <w:qFormat/>
    <w:pPr>
      <w:ind w:firstLineChars="200" w:firstLine="420"/>
    </w:pPr>
  </w:style>
  <w:style w:type="paragraph" w:styleId="affa">
    <w:name w:val="Revision"/>
    <w:hidden/>
    <w:uiPriority w:val="99"/>
    <w:unhideWhenUsed/>
    <w:rsid w:val="00940858"/>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8.emf"/><Relationship Id="rId21" Type="http://schemas.openxmlformats.org/officeDocument/2006/relationships/comments" Target="comments.xml"/><Relationship Id="rId42" Type="http://schemas.openxmlformats.org/officeDocument/2006/relationships/image" Target="media/image6.png"/><Relationship Id="rId63" Type="http://schemas.openxmlformats.org/officeDocument/2006/relationships/package" Target="embeddings/Microsoft_Visio_Drawing9.vsdx"/><Relationship Id="rId84" Type="http://schemas.openxmlformats.org/officeDocument/2006/relationships/header" Target="header15.xml"/><Relationship Id="rId138" Type="http://schemas.openxmlformats.org/officeDocument/2006/relationships/image" Target="media/image65.png"/><Relationship Id="rId159" Type="http://schemas.openxmlformats.org/officeDocument/2006/relationships/image" Target="media/image85.png"/><Relationship Id="rId107" Type="http://schemas.openxmlformats.org/officeDocument/2006/relationships/image" Target="media/image41.emf"/><Relationship Id="rId11" Type="http://schemas.openxmlformats.org/officeDocument/2006/relationships/footer" Target="footer1.xml"/><Relationship Id="rId32" Type="http://schemas.openxmlformats.org/officeDocument/2006/relationships/footer" Target="footer9.xml"/><Relationship Id="rId53" Type="http://schemas.openxmlformats.org/officeDocument/2006/relationships/package" Target="embeddings/Microsoft_Visio_Drawing4.vsdx"/><Relationship Id="rId74" Type="http://schemas.openxmlformats.org/officeDocument/2006/relationships/image" Target="media/image22.emf"/><Relationship Id="rId128" Type="http://schemas.openxmlformats.org/officeDocument/2006/relationships/image" Target="media/image56.png"/><Relationship Id="rId149" Type="http://schemas.openxmlformats.org/officeDocument/2006/relationships/image" Target="media/image75.png"/><Relationship Id="rId5" Type="http://schemas.openxmlformats.org/officeDocument/2006/relationships/webSettings" Target="webSettings.xml"/><Relationship Id="rId95" Type="http://schemas.openxmlformats.org/officeDocument/2006/relationships/image" Target="media/image33.emf"/><Relationship Id="rId160" Type="http://schemas.openxmlformats.org/officeDocument/2006/relationships/image" Target="media/image86.png"/><Relationship Id="rId22" Type="http://schemas.microsoft.com/office/2011/relationships/commentsExtended" Target="commentsExtended.xml"/><Relationship Id="rId43" Type="http://schemas.openxmlformats.org/officeDocument/2006/relationships/header" Target="header14.xml"/><Relationship Id="rId64" Type="http://schemas.openxmlformats.org/officeDocument/2006/relationships/image" Target="media/image17.emf"/><Relationship Id="rId118" Type="http://schemas.openxmlformats.org/officeDocument/2006/relationships/package" Target="embeddings/Microsoft_Visio_Drawing30.vsdx"/><Relationship Id="rId139" Type="http://schemas.openxmlformats.org/officeDocument/2006/relationships/header" Target="header16.xml"/><Relationship Id="rId85" Type="http://schemas.openxmlformats.org/officeDocument/2006/relationships/footer" Target="footer14.xml"/><Relationship Id="rId150" Type="http://schemas.openxmlformats.org/officeDocument/2006/relationships/image" Target="media/image76.png"/><Relationship Id="rId12" Type="http://schemas.openxmlformats.org/officeDocument/2006/relationships/footer" Target="footer2.xml"/><Relationship Id="rId17" Type="http://schemas.openxmlformats.org/officeDocument/2006/relationships/header" Target="header4.xml"/><Relationship Id="rId33" Type="http://schemas.openxmlformats.org/officeDocument/2006/relationships/header" Target="header11.xml"/><Relationship Id="rId38" Type="http://schemas.openxmlformats.org/officeDocument/2006/relationships/header" Target="header13.xml"/><Relationship Id="rId59" Type="http://schemas.openxmlformats.org/officeDocument/2006/relationships/package" Target="embeddings/Microsoft_Visio_Drawing7.vsdx"/><Relationship Id="rId103" Type="http://schemas.openxmlformats.org/officeDocument/2006/relationships/image" Target="media/image38.png"/><Relationship Id="rId108" Type="http://schemas.openxmlformats.org/officeDocument/2006/relationships/package" Target="embeddings/Microsoft_Visio_Drawing27.vsdx"/><Relationship Id="rId124" Type="http://schemas.openxmlformats.org/officeDocument/2006/relationships/image" Target="media/image53.png"/><Relationship Id="rId129" Type="http://schemas.openxmlformats.org/officeDocument/2006/relationships/image" Target="media/image57.png"/><Relationship Id="rId54" Type="http://schemas.openxmlformats.org/officeDocument/2006/relationships/image" Target="media/image12.emf"/><Relationship Id="rId70" Type="http://schemas.openxmlformats.org/officeDocument/2006/relationships/image" Target="media/image20.emf"/><Relationship Id="rId75" Type="http://schemas.openxmlformats.org/officeDocument/2006/relationships/package" Target="embeddings/Microsoft_Visio_Drawing15.vsdx"/><Relationship Id="rId91" Type="http://schemas.openxmlformats.org/officeDocument/2006/relationships/package" Target="embeddings/Microsoft_Visio_Drawing21.vsdx"/><Relationship Id="rId96" Type="http://schemas.openxmlformats.org/officeDocument/2006/relationships/package" Target="embeddings/Microsoft_Visio_Drawing23.vsdx"/><Relationship Id="rId140" Type="http://schemas.openxmlformats.org/officeDocument/2006/relationships/image" Target="media/image66.png"/><Relationship Id="rId145" Type="http://schemas.openxmlformats.org/officeDocument/2006/relationships/image" Target="media/image71.png"/><Relationship Id="rId161" Type="http://schemas.openxmlformats.org/officeDocument/2006/relationships/header" Target="header17.xm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microsoft.com/office/2016/09/relationships/commentsIds" Target="commentsIds.xml"/><Relationship Id="rId28" Type="http://schemas.openxmlformats.org/officeDocument/2006/relationships/header" Target="header9.xml"/><Relationship Id="rId49" Type="http://schemas.openxmlformats.org/officeDocument/2006/relationships/package" Target="embeddings/Microsoft_Visio_Drawing2.vsdx"/><Relationship Id="rId114" Type="http://schemas.openxmlformats.org/officeDocument/2006/relationships/image" Target="media/image46.emf"/><Relationship Id="rId119" Type="http://schemas.openxmlformats.org/officeDocument/2006/relationships/image" Target="media/image49.png"/><Relationship Id="rId44" Type="http://schemas.openxmlformats.org/officeDocument/2006/relationships/image" Target="media/image7.emf"/><Relationship Id="rId60" Type="http://schemas.openxmlformats.org/officeDocument/2006/relationships/image" Target="media/image15.emf"/><Relationship Id="rId65" Type="http://schemas.openxmlformats.org/officeDocument/2006/relationships/package" Target="embeddings/Microsoft_Visio_Drawing10.vsdx"/><Relationship Id="rId81" Type="http://schemas.openxmlformats.org/officeDocument/2006/relationships/package" Target="embeddings/Microsoft_Visio_Drawing18.vsdx"/><Relationship Id="rId86" Type="http://schemas.openxmlformats.org/officeDocument/2006/relationships/image" Target="media/image27.png"/><Relationship Id="rId130" Type="http://schemas.openxmlformats.org/officeDocument/2006/relationships/image" Target="media/image58.png"/><Relationship Id="rId135" Type="http://schemas.openxmlformats.org/officeDocument/2006/relationships/image" Target="media/image62.png"/><Relationship Id="rId151" Type="http://schemas.openxmlformats.org/officeDocument/2006/relationships/image" Target="media/image77.png"/><Relationship Id="rId156" Type="http://schemas.openxmlformats.org/officeDocument/2006/relationships/image" Target="media/image82.png"/><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footer" Target="footer13.xml"/><Relationship Id="rId109" Type="http://schemas.openxmlformats.org/officeDocument/2006/relationships/image" Target="media/image42.png"/><Relationship Id="rId34" Type="http://schemas.openxmlformats.org/officeDocument/2006/relationships/footer" Target="footer10.xml"/><Relationship Id="rId50" Type="http://schemas.openxmlformats.org/officeDocument/2006/relationships/image" Target="media/image10.emf"/><Relationship Id="rId55" Type="http://schemas.openxmlformats.org/officeDocument/2006/relationships/package" Target="embeddings/Microsoft_Visio_Drawing5.vsdx"/><Relationship Id="rId76" Type="http://schemas.openxmlformats.org/officeDocument/2006/relationships/image" Target="media/image23.emf"/><Relationship Id="rId97" Type="http://schemas.openxmlformats.org/officeDocument/2006/relationships/image" Target="media/image34.png"/><Relationship Id="rId104" Type="http://schemas.openxmlformats.org/officeDocument/2006/relationships/image" Target="media/image39.emf"/><Relationship Id="rId120" Type="http://schemas.openxmlformats.org/officeDocument/2006/relationships/image" Target="media/image50.png"/><Relationship Id="rId125" Type="http://schemas.openxmlformats.org/officeDocument/2006/relationships/image" Target="media/image54.emf"/><Relationship Id="rId141" Type="http://schemas.openxmlformats.org/officeDocument/2006/relationships/image" Target="media/image67.png"/><Relationship Id="rId146" Type="http://schemas.openxmlformats.org/officeDocument/2006/relationships/image" Target="media/image72.png"/><Relationship Id="rId16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package" Target="embeddings/Microsoft_Visio_Drawing13.vsdx"/><Relationship Id="rId92" Type="http://schemas.openxmlformats.org/officeDocument/2006/relationships/image" Target="media/image31.emf"/><Relationship Id="rId162" Type="http://schemas.openxmlformats.org/officeDocument/2006/relationships/header" Target="header18.xml"/><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header" Target="header6.xml"/><Relationship Id="rId40" Type="http://schemas.openxmlformats.org/officeDocument/2006/relationships/image" Target="media/image4.png"/><Relationship Id="rId45" Type="http://schemas.openxmlformats.org/officeDocument/2006/relationships/package" Target="embeddings/Microsoft_Visio_Drawing.vsdx"/><Relationship Id="rId66" Type="http://schemas.openxmlformats.org/officeDocument/2006/relationships/image" Target="media/image18.emf"/><Relationship Id="rId87" Type="http://schemas.openxmlformats.org/officeDocument/2006/relationships/image" Target="media/image28.emf"/><Relationship Id="rId110" Type="http://schemas.openxmlformats.org/officeDocument/2006/relationships/image" Target="media/image43.emf"/><Relationship Id="rId115" Type="http://schemas.openxmlformats.org/officeDocument/2006/relationships/package" Target="embeddings/Microsoft_Visio_Drawing29.vsdx"/><Relationship Id="rId131" Type="http://schemas.openxmlformats.org/officeDocument/2006/relationships/image" Target="media/image59.png"/><Relationship Id="rId136" Type="http://schemas.openxmlformats.org/officeDocument/2006/relationships/image" Target="media/image63.png"/><Relationship Id="rId157" Type="http://schemas.openxmlformats.org/officeDocument/2006/relationships/image" Target="media/image83.png"/><Relationship Id="rId61" Type="http://schemas.openxmlformats.org/officeDocument/2006/relationships/package" Target="embeddings/Microsoft_Visio_Drawing8.vsdx"/><Relationship Id="rId82" Type="http://schemas.openxmlformats.org/officeDocument/2006/relationships/image" Target="media/image26.emf"/><Relationship Id="rId152" Type="http://schemas.openxmlformats.org/officeDocument/2006/relationships/image" Target="media/image78.png"/><Relationship Id="rId19" Type="http://schemas.openxmlformats.org/officeDocument/2006/relationships/header" Target="header5.xml"/><Relationship Id="rId14" Type="http://schemas.openxmlformats.org/officeDocument/2006/relationships/footer" Target="footer3.xml"/><Relationship Id="rId30" Type="http://schemas.openxmlformats.org/officeDocument/2006/relationships/header" Target="header10.xml"/><Relationship Id="rId35" Type="http://schemas.openxmlformats.org/officeDocument/2006/relationships/header" Target="header12.xml"/><Relationship Id="rId56" Type="http://schemas.openxmlformats.org/officeDocument/2006/relationships/image" Target="media/image13.emf"/><Relationship Id="rId77" Type="http://schemas.openxmlformats.org/officeDocument/2006/relationships/package" Target="embeddings/Microsoft_Visio_Drawing16.vsdx"/><Relationship Id="rId100" Type="http://schemas.openxmlformats.org/officeDocument/2006/relationships/image" Target="media/image36.png"/><Relationship Id="rId105" Type="http://schemas.openxmlformats.org/officeDocument/2006/relationships/package" Target="embeddings/Microsoft_Visio_Drawing26.vsdx"/><Relationship Id="rId126" Type="http://schemas.openxmlformats.org/officeDocument/2006/relationships/package" Target="embeddings/Microsoft_Visio_Drawing32.vsdx"/><Relationship Id="rId147" Type="http://schemas.openxmlformats.org/officeDocument/2006/relationships/image" Target="media/image73.png"/><Relationship Id="rId8" Type="http://schemas.openxmlformats.org/officeDocument/2006/relationships/image" Target="media/image1.png"/><Relationship Id="rId51" Type="http://schemas.openxmlformats.org/officeDocument/2006/relationships/package" Target="embeddings/Microsoft_Visio_Drawing3.vsdx"/><Relationship Id="rId72" Type="http://schemas.openxmlformats.org/officeDocument/2006/relationships/image" Target="media/image21.emf"/><Relationship Id="rId93" Type="http://schemas.openxmlformats.org/officeDocument/2006/relationships/package" Target="embeddings/Microsoft_Visio_Drawing22.vsdx"/><Relationship Id="rId98" Type="http://schemas.openxmlformats.org/officeDocument/2006/relationships/image" Target="media/image35.emf"/><Relationship Id="rId121" Type="http://schemas.openxmlformats.org/officeDocument/2006/relationships/image" Target="media/image51.emf"/><Relationship Id="rId142" Type="http://schemas.openxmlformats.org/officeDocument/2006/relationships/image" Target="media/image68.png"/><Relationship Id="rId163" Type="http://schemas.openxmlformats.org/officeDocument/2006/relationships/header" Target="header19.xml"/><Relationship Id="rId3" Type="http://schemas.openxmlformats.org/officeDocument/2006/relationships/styles" Target="styles.xml"/><Relationship Id="rId25" Type="http://schemas.openxmlformats.org/officeDocument/2006/relationships/header" Target="header7.xml"/><Relationship Id="rId46" Type="http://schemas.openxmlformats.org/officeDocument/2006/relationships/image" Target="media/image8.emf"/><Relationship Id="rId67" Type="http://schemas.openxmlformats.org/officeDocument/2006/relationships/package" Target="embeddings/Microsoft_Visio_Drawing11.vsdx"/><Relationship Id="rId116" Type="http://schemas.openxmlformats.org/officeDocument/2006/relationships/image" Target="media/image47.png"/><Relationship Id="rId137" Type="http://schemas.openxmlformats.org/officeDocument/2006/relationships/image" Target="media/image64.png"/><Relationship Id="rId158" Type="http://schemas.openxmlformats.org/officeDocument/2006/relationships/image" Target="media/image84.png"/><Relationship Id="rId20" Type="http://schemas.openxmlformats.org/officeDocument/2006/relationships/footer" Target="footer5.xml"/><Relationship Id="rId41" Type="http://schemas.openxmlformats.org/officeDocument/2006/relationships/image" Target="media/image5.png"/><Relationship Id="rId62" Type="http://schemas.openxmlformats.org/officeDocument/2006/relationships/image" Target="media/image16.emf"/><Relationship Id="rId83" Type="http://schemas.openxmlformats.org/officeDocument/2006/relationships/package" Target="embeddings/Microsoft_Visio_Drawing19.vsdx"/><Relationship Id="rId88" Type="http://schemas.openxmlformats.org/officeDocument/2006/relationships/package" Target="embeddings/Microsoft_Visio_Drawing20.vsdx"/><Relationship Id="rId111" Type="http://schemas.openxmlformats.org/officeDocument/2006/relationships/package" Target="embeddings/Microsoft_Visio_Drawing28.vsdx"/><Relationship Id="rId132" Type="http://schemas.openxmlformats.org/officeDocument/2006/relationships/image" Target="media/image60.emf"/><Relationship Id="rId153" Type="http://schemas.openxmlformats.org/officeDocument/2006/relationships/image" Target="media/image79.png"/><Relationship Id="rId15" Type="http://schemas.openxmlformats.org/officeDocument/2006/relationships/image" Target="media/image2.png"/><Relationship Id="rId36" Type="http://schemas.openxmlformats.org/officeDocument/2006/relationships/footer" Target="footer11.xml"/><Relationship Id="rId57" Type="http://schemas.openxmlformats.org/officeDocument/2006/relationships/package" Target="embeddings/Microsoft_Visio_Drawing6.vsdx"/><Relationship Id="rId106" Type="http://schemas.openxmlformats.org/officeDocument/2006/relationships/image" Target="media/image40.png"/><Relationship Id="rId127" Type="http://schemas.openxmlformats.org/officeDocument/2006/relationships/image" Target="media/image55.png"/><Relationship Id="rId10" Type="http://schemas.openxmlformats.org/officeDocument/2006/relationships/header" Target="header2.xml"/><Relationship Id="rId31" Type="http://schemas.openxmlformats.org/officeDocument/2006/relationships/footer" Target="footer8.xml"/><Relationship Id="rId52" Type="http://schemas.openxmlformats.org/officeDocument/2006/relationships/image" Target="media/image11.emf"/><Relationship Id="rId73" Type="http://schemas.openxmlformats.org/officeDocument/2006/relationships/package" Target="embeddings/Microsoft_Visio_Drawing14.vsdx"/><Relationship Id="rId78" Type="http://schemas.openxmlformats.org/officeDocument/2006/relationships/image" Target="media/image24.emf"/><Relationship Id="rId94" Type="http://schemas.openxmlformats.org/officeDocument/2006/relationships/image" Target="media/image32.png"/><Relationship Id="rId99" Type="http://schemas.openxmlformats.org/officeDocument/2006/relationships/package" Target="embeddings/Microsoft_Visio_Drawing24.vsdx"/><Relationship Id="rId101" Type="http://schemas.openxmlformats.org/officeDocument/2006/relationships/image" Target="media/image37.emf"/><Relationship Id="rId122" Type="http://schemas.openxmlformats.org/officeDocument/2006/relationships/package" Target="embeddings/Microsoft_Visio_Drawing31.vsdx"/><Relationship Id="rId143" Type="http://schemas.openxmlformats.org/officeDocument/2006/relationships/image" Target="media/image69.png"/><Relationship Id="rId148" Type="http://schemas.openxmlformats.org/officeDocument/2006/relationships/image" Target="media/image74.png"/><Relationship Id="rId164" Type="http://schemas.openxmlformats.org/officeDocument/2006/relationships/footer" Target="footer15.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header" Target="header8.xml"/><Relationship Id="rId47" Type="http://schemas.openxmlformats.org/officeDocument/2006/relationships/package" Target="embeddings/Microsoft_Visio_Drawing1.vsdx"/><Relationship Id="rId68" Type="http://schemas.openxmlformats.org/officeDocument/2006/relationships/image" Target="media/image19.emf"/><Relationship Id="rId89" Type="http://schemas.openxmlformats.org/officeDocument/2006/relationships/image" Target="media/image29.png"/><Relationship Id="rId112" Type="http://schemas.openxmlformats.org/officeDocument/2006/relationships/image" Target="media/image44.png"/><Relationship Id="rId133" Type="http://schemas.openxmlformats.org/officeDocument/2006/relationships/package" Target="embeddings/Microsoft_Visio_Drawing33.vsdx"/><Relationship Id="rId154" Type="http://schemas.openxmlformats.org/officeDocument/2006/relationships/image" Target="media/image80.png"/><Relationship Id="rId16" Type="http://schemas.openxmlformats.org/officeDocument/2006/relationships/image" Target="media/image3.png"/><Relationship Id="rId37" Type="http://schemas.openxmlformats.org/officeDocument/2006/relationships/footer" Target="footer12.xml"/><Relationship Id="rId58" Type="http://schemas.openxmlformats.org/officeDocument/2006/relationships/image" Target="media/image14.emf"/><Relationship Id="rId79" Type="http://schemas.openxmlformats.org/officeDocument/2006/relationships/package" Target="embeddings/Microsoft_Visio_Drawing17.vsdx"/><Relationship Id="rId102" Type="http://schemas.openxmlformats.org/officeDocument/2006/relationships/package" Target="embeddings/Microsoft_Visio_Drawing25.vsdx"/><Relationship Id="rId123" Type="http://schemas.openxmlformats.org/officeDocument/2006/relationships/image" Target="media/image52.png"/><Relationship Id="rId144" Type="http://schemas.openxmlformats.org/officeDocument/2006/relationships/image" Target="media/image70.png"/><Relationship Id="rId90" Type="http://schemas.openxmlformats.org/officeDocument/2006/relationships/image" Target="media/image30.emf"/><Relationship Id="rId165" Type="http://schemas.openxmlformats.org/officeDocument/2006/relationships/header" Target="header20.xml"/><Relationship Id="rId27" Type="http://schemas.openxmlformats.org/officeDocument/2006/relationships/footer" Target="footer6.xml"/><Relationship Id="rId48" Type="http://schemas.openxmlformats.org/officeDocument/2006/relationships/image" Target="media/image9.emf"/><Relationship Id="rId69" Type="http://schemas.openxmlformats.org/officeDocument/2006/relationships/package" Target="embeddings/Microsoft_Visio_Drawing12.vsdx"/><Relationship Id="rId113" Type="http://schemas.openxmlformats.org/officeDocument/2006/relationships/image" Target="media/image45.png"/><Relationship Id="rId134" Type="http://schemas.openxmlformats.org/officeDocument/2006/relationships/image" Target="media/image61.png"/><Relationship Id="rId80" Type="http://schemas.openxmlformats.org/officeDocument/2006/relationships/image" Target="media/image25.emf"/><Relationship Id="rId155" Type="http://schemas.openxmlformats.org/officeDocument/2006/relationships/image" Target="media/image8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noFill/>
        <a:ln>
          <a:noFill/>
        </a:ln>
      </a:spPr>
      <a:bodyPr rot="0" vert="horz" wrap="none" lIns="0" tIns="0" rIns="0" bIns="0" anchor="t" anchorCtr="0" upright="1">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EF228-47D4-48B1-86AA-41908B90F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86</Pages>
  <Words>21622</Words>
  <Characters>26164</Characters>
  <Application>Microsoft Office Word</Application>
  <DocSecurity>0</DocSecurity>
  <Lines>1868</Lines>
  <Paragraphs>2172</Paragraphs>
  <ScaleCrop>false</ScaleCrop>
  <Company> </Company>
  <LinksUpToDate>false</LinksUpToDate>
  <CharactersWithSpaces>45614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rediaz mannor</cp:lastModifiedBy>
  <cp:revision>744</cp:revision>
  <cp:lastPrinted>2024-06-19T11:58:00Z</cp:lastPrinted>
  <dcterms:created xsi:type="dcterms:W3CDTF">2025-04-14T10:19:00Z</dcterms:created>
  <dcterms:modified xsi:type="dcterms:W3CDTF">2025-05-07T13:27:00Z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7BEA59D6CEC74F55AF973CD5191F56DC</vt:lpwstr>
  </property>
  <property fmtid="{D5CDD505-2E9C-101B-9397-08002B2CF9AE}" pid="4" name="MSIP_Label_defa4170-0d19-0005-0004-bc88714345d2_Enabled">
    <vt:lpwstr>true</vt:lpwstr>
  </property>
  <property fmtid="{D5CDD505-2E9C-101B-9397-08002B2CF9AE}" pid="5" name="MSIP_Label_defa4170-0d19-0005-0004-bc88714345d2_SetDate">
    <vt:lpwstr>2023-07-07T03:38:32Z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fbf940ca-373a-437c-b348-36f6d6fce537</vt:lpwstr>
  </property>
  <property fmtid="{D5CDD505-2E9C-101B-9397-08002B2CF9AE}" pid="9" name="MSIP_Label_defa4170-0d19-0005-0004-bc88714345d2_ActionId">
    <vt:lpwstr>e7da52be-d2b7-4043-a670-0701491ec24d</vt:lpwstr>
  </property>
  <property fmtid="{D5CDD505-2E9C-101B-9397-08002B2CF9AE}" pid="10" name="MSIP_Label_defa4170-0d19-0005-0004-bc88714345d2_ContentBits">
    <vt:lpwstr>0</vt:lpwstr>
  </property>
  <property fmtid="{D5CDD505-2E9C-101B-9397-08002B2CF9AE}" pid="11" name="KSOTemplateDocerSaveRecord">
    <vt:lpwstr>eyJoZGlkIjoiMGUzOWUzNTkzZmRmNDVlN2IzNmM1MTg3OWU3NGEwMTQiLCJ1c2VySWQiOiI5ODU3OTA2In0=</vt:lpwstr>
  </property>
</Properties>
</file>